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153530">
        <w:rPr>
          <w:sz w:val="36"/>
          <w:szCs w:val="36"/>
        </w:rPr>
        <w:t>9</w:t>
      </w:r>
      <w:ins w:id="0" w:author="Sammartano, Marc (BIC USA)" w:date="2019-04-04T02:02:00Z">
        <w:r w:rsidR="00353E47">
          <w:rPr>
            <w:sz w:val="36"/>
            <w:szCs w:val="36"/>
          </w:rPr>
          <w:t>2</w:t>
        </w:r>
      </w:ins>
      <w:del w:id="1" w:author="Sammartano, Marc (BIC USA)" w:date="2019-04-04T02:02:00Z">
        <w:r w:rsidR="00E23749" w:rsidDel="00353E47">
          <w:rPr>
            <w:sz w:val="36"/>
            <w:szCs w:val="36"/>
          </w:rPr>
          <w:delText>1</w:delText>
        </w:r>
      </w:del>
    </w:p>
    <w:p w:rsidR="00C21152" w:rsidRDefault="00315E02" w:rsidP="00935006">
      <w:pPr>
        <w:pStyle w:val="Subtitle"/>
        <w:jc w:val="center"/>
        <w:rPr>
          <w:rStyle w:val="SubtleEmphasis"/>
        </w:rPr>
      </w:pPr>
      <w:del w:id="2" w:author="Sammartano, Marc (BIC USA)" w:date="2019-04-04T02:02:00Z">
        <w:r w:rsidDel="00353E47">
          <w:rPr>
            <w:rStyle w:val="SubtleEmphasis"/>
          </w:rPr>
          <w:delText>M</w:delText>
        </w:r>
        <w:r w:rsidR="00D26379" w:rsidDel="00353E47">
          <w:rPr>
            <w:rStyle w:val="SubtleEmphasis"/>
          </w:rPr>
          <w:delText>ar</w:delText>
        </w:r>
        <w:r w:rsidDel="00353E47">
          <w:rPr>
            <w:rStyle w:val="SubtleEmphasis"/>
          </w:rPr>
          <w:delText>ch</w:delText>
        </w:r>
      </w:del>
      <w:ins w:id="3" w:author="Sammartano, Marc (BIC USA)" w:date="2019-04-04T02:02:00Z">
        <w:r w:rsidR="00353E47">
          <w:rPr>
            <w:rStyle w:val="SubtleEmphasis"/>
          </w:rPr>
          <w:t>April</w:t>
        </w:r>
      </w:ins>
      <w:r w:rsidR="005F6753">
        <w:rPr>
          <w:rStyle w:val="SubtleEmphasis"/>
        </w:rPr>
        <w:t xml:space="preserve"> </w:t>
      </w:r>
      <w:ins w:id="4" w:author="Sammartano, Marc (BIC USA)" w:date="2019-04-04T15:22:00Z">
        <w:r w:rsidR="00390DC2">
          <w:rPr>
            <w:rStyle w:val="SubtleEmphasis"/>
          </w:rPr>
          <w:t>6</w:t>
        </w:r>
      </w:ins>
      <w:del w:id="5" w:author="Sammartano, Marc (BIC USA)" w:date="2019-04-04T02:02:00Z">
        <w:r w:rsidR="00502604" w:rsidDel="00353E47">
          <w:rPr>
            <w:rStyle w:val="SubtleEmphasis"/>
          </w:rPr>
          <w:delText>14</w:delText>
        </w:r>
      </w:del>
      <w:r w:rsidR="00FB0FD3">
        <w:rPr>
          <w:rStyle w:val="SubtleEmphasis"/>
        </w:rPr>
        <w:t>,</w:t>
      </w:r>
      <w:r w:rsidR="00A612E9">
        <w:rPr>
          <w:rStyle w:val="SubtleEmphasis"/>
        </w:rPr>
        <w:t xml:space="preserve"> 201</w:t>
      </w:r>
      <w:ins w:id="6" w:author="Sammartano, Marc (BIC USA)" w:date="2019-04-04T02:02:00Z">
        <w:r w:rsidR="00CA7A41">
          <w:rPr>
            <w:rStyle w:val="SubtleEmphasis"/>
          </w:rPr>
          <w:t>9</w:t>
        </w:r>
      </w:ins>
      <w:del w:id="7" w:author="Sammartano, Marc (BIC USA)" w:date="2019-04-04T02:02:00Z">
        <w:r w:rsidR="00E23749" w:rsidDel="00CA7A41">
          <w:rPr>
            <w:rStyle w:val="SubtleEmphasis"/>
          </w:rPr>
          <w:delText>7</w:delText>
        </w:r>
      </w:del>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353E47"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5235690" w:history="1">
            <w:r w:rsidR="00353E47" w:rsidRPr="00767D8E">
              <w:rPr>
                <w:rStyle w:val="Hyperlink"/>
                <w:noProof/>
              </w:rPr>
              <w:t>Changes in this Version</w:t>
            </w:r>
            <w:r w:rsidR="00353E47">
              <w:rPr>
                <w:noProof/>
                <w:webHidden/>
              </w:rPr>
              <w:tab/>
            </w:r>
            <w:r w:rsidR="00353E47">
              <w:rPr>
                <w:noProof/>
                <w:webHidden/>
              </w:rPr>
              <w:fldChar w:fldCharType="begin"/>
            </w:r>
            <w:r w:rsidR="00353E47">
              <w:rPr>
                <w:noProof/>
                <w:webHidden/>
              </w:rPr>
              <w:instrText xml:space="preserve"> PAGEREF _Toc5235690 \h </w:instrText>
            </w:r>
            <w:r w:rsidR="00353E47">
              <w:rPr>
                <w:noProof/>
                <w:webHidden/>
              </w:rPr>
            </w:r>
            <w:r w:rsidR="00353E47">
              <w:rPr>
                <w:noProof/>
                <w:webHidden/>
              </w:rPr>
              <w:fldChar w:fldCharType="separate"/>
            </w:r>
            <w:r w:rsidR="00CA7A41">
              <w:rPr>
                <w:noProof/>
                <w:webHidden/>
              </w:rPr>
              <w:t>2</w:t>
            </w:r>
            <w:r w:rsidR="00CA7A41">
              <w:rPr>
                <w:noProof/>
                <w:webHidden/>
              </w:rPr>
              <w:t>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1" w:history="1">
            <w:r w:rsidR="00353E47" w:rsidRPr="00767D8E">
              <w:rPr>
                <w:rStyle w:val="Hyperlink"/>
                <w:noProof/>
              </w:rPr>
              <w:t>About the Title, De Re BASIC!</w:t>
            </w:r>
            <w:r w:rsidR="00353E47">
              <w:rPr>
                <w:noProof/>
                <w:webHidden/>
              </w:rPr>
              <w:tab/>
            </w:r>
            <w:r w:rsidR="00353E47">
              <w:rPr>
                <w:noProof/>
                <w:webHidden/>
              </w:rPr>
              <w:fldChar w:fldCharType="begin"/>
            </w:r>
            <w:r w:rsidR="00353E47">
              <w:rPr>
                <w:noProof/>
                <w:webHidden/>
              </w:rPr>
              <w:instrText xml:space="preserve"> PAGEREF _Toc5235691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2" w:history="1">
            <w:r w:rsidR="00353E47" w:rsidRPr="00767D8E">
              <w:rPr>
                <w:rStyle w:val="Hyperlink"/>
                <w:noProof/>
              </w:rPr>
              <w:t>About the Cover Art</w:t>
            </w:r>
            <w:r w:rsidR="00353E47">
              <w:rPr>
                <w:noProof/>
                <w:webHidden/>
              </w:rPr>
              <w:tab/>
            </w:r>
            <w:r w:rsidR="00353E47">
              <w:rPr>
                <w:noProof/>
                <w:webHidden/>
              </w:rPr>
              <w:fldChar w:fldCharType="begin"/>
            </w:r>
            <w:r w:rsidR="00353E47">
              <w:rPr>
                <w:noProof/>
                <w:webHidden/>
              </w:rPr>
              <w:instrText xml:space="preserve"> PAGEREF _Toc5235692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3" w:history="1">
            <w:r w:rsidR="00353E47" w:rsidRPr="00767D8E">
              <w:rPr>
                <w:rStyle w:val="Hyperlink"/>
                <w:noProof/>
              </w:rPr>
              <w:t>Credits</w:t>
            </w:r>
            <w:r w:rsidR="00353E47">
              <w:rPr>
                <w:noProof/>
                <w:webHidden/>
              </w:rPr>
              <w:tab/>
            </w:r>
            <w:r w:rsidR="00353E47">
              <w:rPr>
                <w:noProof/>
                <w:webHidden/>
              </w:rPr>
              <w:fldChar w:fldCharType="begin"/>
            </w:r>
            <w:r w:rsidR="00353E47">
              <w:rPr>
                <w:noProof/>
                <w:webHidden/>
              </w:rPr>
              <w:instrText xml:space="preserve"> PAGEREF _Toc5235693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4" w:history="1">
            <w:r w:rsidR="00353E47" w:rsidRPr="00767D8E">
              <w:rPr>
                <w:rStyle w:val="Hyperlink"/>
                <w:noProof/>
              </w:rPr>
              <w:t>Technical Editor</w:t>
            </w:r>
            <w:r w:rsidR="00353E47">
              <w:rPr>
                <w:noProof/>
                <w:webHidden/>
              </w:rPr>
              <w:tab/>
            </w:r>
            <w:r w:rsidR="00353E47">
              <w:rPr>
                <w:noProof/>
                <w:webHidden/>
              </w:rPr>
              <w:fldChar w:fldCharType="begin"/>
            </w:r>
            <w:r w:rsidR="00353E47">
              <w:rPr>
                <w:noProof/>
                <w:webHidden/>
              </w:rPr>
              <w:instrText xml:space="preserve"> PAGEREF _Toc5235694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5" w:history="1">
            <w:r w:rsidR="00353E47" w:rsidRPr="00767D8E">
              <w:rPr>
                <w:rStyle w:val="Hyperlink"/>
                <w:noProof/>
              </w:rPr>
              <w:t>Getting BASIC!</w:t>
            </w:r>
            <w:r w:rsidR="00353E47">
              <w:rPr>
                <w:noProof/>
                <w:webHidden/>
              </w:rPr>
              <w:tab/>
            </w:r>
            <w:r w:rsidR="00353E47">
              <w:rPr>
                <w:noProof/>
                <w:webHidden/>
              </w:rPr>
              <w:fldChar w:fldCharType="begin"/>
            </w:r>
            <w:r w:rsidR="00353E47">
              <w:rPr>
                <w:noProof/>
                <w:webHidden/>
              </w:rPr>
              <w:instrText xml:space="preserve"> PAGEREF _Toc5235695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6" w:history="1">
            <w:r w:rsidR="00353E47" w:rsidRPr="00767D8E">
              <w:rPr>
                <w:rStyle w:val="Hyperlink"/>
                <w:noProof/>
              </w:rPr>
              <w:t>BASIC! Forum</w:t>
            </w:r>
            <w:r w:rsidR="00353E47">
              <w:rPr>
                <w:noProof/>
                <w:webHidden/>
              </w:rPr>
              <w:tab/>
            </w:r>
            <w:r w:rsidR="00353E47">
              <w:rPr>
                <w:noProof/>
                <w:webHidden/>
              </w:rPr>
              <w:fldChar w:fldCharType="begin"/>
            </w:r>
            <w:r w:rsidR="00353E47">
              <w:rPr>
                <w:noProof/>
                <w:webHidden/>
              </w:rPr>
              <w:instrText xml:space="preserve"> PAGEREF _Toc5235696 \h </w:instrText>
            </w:r>
            <w:r w:rsidR="00353E47">
              <w:rPr>
                <w:noProof/>
                <w:webHidden/>
              </w:rPr>
            </w:r>
            <w:r w:rsidR="00353E47">
              <w:rPr>
                <w:noProof/>
                <w:webHidden/>
              </w:rPr>
              <w:fldChar w:fldCharType="separate"/>
            </w:r>
            <w:r w:rsidR="00CA7A41">
              <w:rPr>
                <w:noProof/>
                <w:webHidden/>
              </w:rPr>
              <w:t>25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7" w:history="1">
            <w:r w:rsidR="00353E47" w:rsidRPr="00767D8E">
              <w:rPr>
                <w:rStyle w:val="Hyperlink"/>
                <w:noProof/>
              </w:rPr>
              <w:t>BASIC! Tutorial</w:t>
            </w:r>
            <w:r w:rsidR="00353E47">
              <w:rPr>
                <w:noProof/>
                <w:webHidden/>
              </w:rPr>
              <w:tab/>
            </w:r>
            <w:r w:rsidR="00353E47">
              <w:rPr>
                <w:noProof/>
                <w:webHidden/>
              </w:rPr>
              <w:fldChar w:fldCharType="begin"/>
            </w:r>
            <w:r w:rsidR="00353E47">
              <w:rPr>
                <w:noProof/>
                <w:webHidden/>
              </w:rPr>
              <w:instrText xml:space="preserve"> PAGEREF _Toc5235697 \h </w:instrText>
            </w:r>
            <w:r w:rsidR="00353E47">
              <w:rPr>
                <w:noProof/>
                <w:webHidden/>
              </w:rPr>
            </w:r>
            <w:r w:rsidR="00353E47">
              <w:rPr>
                <w:noProof/>
                <w:webHidden/>
              </w:rPr>
              <w:fldChar w:fldCharType="separate"/>
            </w:r>
            <w:r w:rsidR="00CA7A41">
              <w:rPr>
                <w:noProof/>
                <w:webHidden/>
              </w:rPr>
              <w:t>26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698" w:history="1">
            <w:r w:rsidR="00353E47" w:rsidRPr="00767D8E">
              <w:rPr>
                <w:rStyle w:val="Hyperlink"/>
                <w:noProof/>
              </w:rPr>
              <w:t>BASIC! Operation</w:t>
            </w:r>
            <w:r w:rsidR="00353E47">
              <w:rPr>
                <w:noProof/>
                <w:webHidden/>
              </w:rPr>
              <w:tab/>
            </w:r>
            <w:r w:rsidR="00353E47">
              <w:rPr>
                <w:noProof/>
                <w:webHidden/>
              </w:rPr>
              <w:fldChar w:fldCharType="begin"/>
            </w:r>
            <w:r w:rsidR="00353E47">
              <w:rPr>
                <w:noProof/>
                <w:webHidden/>
              </w:rPr>
              <w:instrText xml:space="preserve"> PAGEREF _Toc5235698 \h </w:instrText>
            </w:r>
            <w:r w:rsidR="00353E47">
              <w:rPr>
                <w:noProof/>
                <w:webHidden/>
              </w:rPr>
            </w:r>
            <w:r w:rsidR="00353E47">
              <w:rPr>
                <w:noProof/>
                <w:webHidden/>
              </w:rPr>
              <w:fldChar w:fldCharType="separate"/>
            </w:r>
            <w:r w:rsidR="00CA7A41">
              <w:rPr>
                <w:noProof/>
                <w:webHidden/>
              </w:rPr>
              <w:t>26</w:t>
            </w:r>
            <w:r w:rsidR="00353E47">
              <w:rPr>
                <w:noProof/>
                <w:webHidden/>
              </w:rPr>
              <w:fldChar w:fldCharType="end"/>
            </w:r>
          </w:hyperlink>
        </w:p>
        <w:p w:rsidR="00353E47" w:rsidRDefault="00390DC2">
          <w:pPr>
            <w:pStyle w:val="TOC2"/>
            <w:rPr>
              <w:rFonts w:eastAsiaTheme="minorEastAsia"/>
              <w:noProof/>
            </w:rPr>
          </w:pPr>
          <w:hyperlink w:anchor="_Toc5235699" w:history="1">
            <w:r w:rsidR="00353E47" w:rsidRPr="00767D8E">
              <w:rPr>
                <w:rStyle w:val="Hyperlink"/>
                <w:noProof/>
              </w:rPr>
              <w:t>Permissions</w:t>
            </w:r>
            <w:r w:rsidR="00353E47">
              <w:rPr>
                <w:noProof/>
                <w:webHidden/>
              </w:rPr>
              <w:tab/>
            </w:r>
            <w:r w:rsidR="00353E47">
              <w:rPr>
                <w:noProof/>
                <w:webHidden/>
              </w:rPr>
              <w:fldChar w:fldCharType="begin"/>
            </w:r>
            <w:r w:rsidR="00353E47">
              <w:rPr>
                <w:noProof/>
                <w:webHidden/>
              </w:rPr>
              <w:instrText xml:space="preserve"> PAGEREF _Toc5235699 \h </w:instrText>
            </w:r>
            <w:r w:rsidR="00353E47">
              <w:rPr>
                <w:noProof/>
                <w:webHidden/>
              </w:rPr>
            </w:r>
            <w:r w:rsidR="00353E47">
              <w:rPr>
                <w:noProof/>
                <w:webHidden/>
              </w:rPr>
              <w:fldChar w:fldCharType="separate"/>
            </w:r>
            <w:r w:rsidR="00CA7A41">
              <w:rPr>
                <w:noProof/>
                <w:webHidden/>
              </w:rPr>
              <w:t>26</w:t>
            </w:r>
            <w:r w:rsidR="00353E47">
              <w:rPr>
                <w:noProof/>
                <w:webHidden/>
              </w:rPr>
              <w:fldChar w:fldCharType="end"/>
            </w:r>
          </w:hyperlink>
        </w:p>
        <w:p w:rsidR="00353E47" w:rsidRDefault="00390DC2">
          <w:pPr>
            <w:pStyle w:val="TOC2"/>
            <w:rPr>
              <w:rFonts w:eastAsiaTheme="minorEastAsia"/>
              <w:noProof/>
            </w:rPr>
          </w:pPr>
          <w:hyperlink w:anchor="_Toc5235700" w:history="1">
            <w:r w:rsidR="00353E47" w:rsidRPr="00767D8E">
              <w:rPr>
                <w:rStyle w:val="Hyperlink"/>
                <w:noProof/>
              </w:rPr>
              <w:t>Editor</w:t>
            </w:r>
            <w:r w:rsidR="00353E47">
              <w:rPr>
                <w:noProof/>
                <w:webHidden/>
              </w:rPr>
              <w:tab/>
            </w:r>
            <w:r w:rsidR="00353E47">
              <w:rPr>
                <w:noProof/>
                <w:webHidden/>
              </w:rPr>
              <w:fldChar w:fldCharType="begin"/>
            </w:r>
            <w:r w:rsidR="00353E47">
              <w:rPr>
                <w:noProof/>
                <w:webHidden/>
              </w:rPr>
              <w:instrText xml:space="preserve"> PAGEREF _Toc5235700 \h </w:instrText>
            </w:r>
            <w:r w:rsidR="00353E47">
              <w:rPr>
                <w:noProof/>
                <w:webHidden/>
              </w:rPr>
            </w:r>
            <w:r w:rsidR="00353E47">
              <w:rPr>
                <w:noProof/>
                <w:webHidden/>
              </w:rPr>
              <w:fldChar w:fldCharType="separate"/>
            </w:r>
            <w:r w:rsidR="00CA7A41">
              <w:rPr>
                <w:noProof/>
                <w:webHidden/>
              </w:rPr>
              <w:t>27</w:t>
            </w:r>
            <w:r w:rsidR="00353E47">
              <w:rPr>
                <w:noProof/>
                <w:webHidden/>
              </w:rPr>
              <w:fldChar w:fldCharType="end"/>
            </w:r>
          </w:hyperlink>
        </w:p>
        <w:p w:rsidR="00353E47" w:rsidRDefault="00390DC2">
          <w:pPr>
            <w:pStyle w:val="TOC3"/>
            <w:rPr>
              <w:rFonts w:eastAsiaTheme="minorEastAsia"/>
              <w:noProof/>
            </w:rPr>
          </w:pPr>
          <w:hyperlink w:anchor="_Toc5235701" w:history="1">
            <w:r w:rsidR="00353E47" w:rsidRPr="00767D8E">
              <w:rPr>
                <w:rStyle w:val="Hyperlink"/>
                <w:noProof/>
              </w:rPr>
              <w:t>Editing the Program</w:t>
            </w:r>
            <w:r w:rsidR="00353E47">
              <w:rPr>
                <w:noProof/>
                <w:webHidden/>
              </w:rPr>
              <w:tab/>
            </w:r>
            <w:r w:rsidR="00353E47">
              <w:rPr>
                <w:noProof/>
                <w:webHidden/>
              </w:rPr>
              <w:fldChar w:fldCharType="begin"/>
            </w:r>
            <w:r w:rsidR="00353E47">
              <w:rPr>
                <w:noProof/>
                <w:webHidden/>
              </w:rPr>
              <w:instrText xml:space="preserve"> PAGEREF _Toc5235701 \h </w:instrText>
            </w:r>
            <w:r w:rsidR="00353E47">
              <w:rPr>
                <w:noProof/>
                <w:webHidden/>
              </w:rPr>
            </w:r>
            <w:r w:rsidR="00353E47">
              <w:rPr>
                <w:noProof/>
                <w:webHidden/>
              </w:rPr>
              <w:fldChar w:fldCharType="separate"/>
            </w:r>
            <w:r w:rsidR="00CA7A41">
              <w:rPr>
                <w:noProof/>
                <w:webHidden/>
              </w:rPr>
              <w:t>27</w:t>
            </w:r>
            <w:r w:rsidR="00353E47">
              <w:rPr>
                <w:noProof/>
                <w:webHidden/>
              </w:rPr>
              <w:fldChar w:fldCharType="end"/>
            </w:r>
          </w:hyperlink>
        </w:p>
        <w:p w:rsidR="00353E47" w:rsidRDefault="00390DC2">
          <w:pPr>
            <w:pStyle w:val="TOC3"/>
            <w:rPr>
              <w:rFonts w:eastAsiaTheme="minorEastAsia"/>
              <w:noProof/>
            </w:rPr>
          </w:pPr>
          <w:hyperlink w:anchor="_Toc5235702" w:history="1">
            <w:r w:rsidR="00353E47" w:rsidRPr="00767D8E">
              <w:rPr>
                <w:rStyle w:val="Hyperlink"/>
                <w:noProof/>
              </w:rPr>
              <w:t>Multiple Commands on a Line</w:t>
            </w:r>
            <w:r w:rsidR="00353E47">
              <w:rPr>
                <w:noProof/>
                <w:webHidden/>
              </w:rPr>
              <w:tab/>
            </w:r>
            <w:r w:rsidR="00353E47">
              <w:rPr>
                <w:noProof/>
                <w:webHidden/>
              </w:rPr>
              <w:fldChar w:fldCharType="begin"/>
            </w:r>
            <w:r w:rsidR="00353E47">
              <w:rPr>
                <w:noProof/>
                <w:webHidden/>
              </w:rPr>
              <w:instrText xml:space="preserve"> PAGEREF _Toc5235702 \h </w:instrText>
            </w:r>
            <w:r w:rsidR="00353E47">
              <w:rPr>
                <w:noProof/>
                <w:webHidden/>
              </w:rPr>
            </w:r>
            <w:r w:rsidR="00353E47">
              <w:rPr>
                <w:noProof/>
                <w:webHidden/>
              </w:rPr>
              <w:fldChar w:fldCharType="separate"/>
            </w:r>
            <w:r w:rsidR="00CA7A41">
              <w:rPr>
                <w:noProof/>
                <w:webHidden/>
              </w:rPr>
              <w:t>27</w:t>
            </w:r>
            <w:r w:rsidR="00353E47">
              <w:rPr>
                <w:noProof/>
                <w:webHidden/>
              </w:rPr>
              <w:fldChar w:fldCharType="end"/>
            </w:r>
          </w:hyperlink>
        </w:p>
        <w:p w:rsidR="00353E47" w:rsidRDefault="00390DC2">
          <w:pPr>
            <w:pStyle w:val="TOC3"/>
            <w:rPr>
              <w:rFonts w:eastAsiaTheme="minorEastAsia"/>
              <w:noProof/>
            </w:rPr>
          </w:pPr>
          <w:hyperlink w:anchor="_Toc5235703" w:history="1">
            <w:r w:rsidR="00353E47" w:rsidRPr="00767D8E">
              <w:rPr>
                <w:rStyle w:val="Hyperlink"/>
                <w:noProof/>
              </w:rPr>
              <w:t>Line Continuation</w:t>
            </w:r>
            <w:r w:rsidR="00353E47">
              <w:rPr>
                <w:noProof/>
                <w:webHidden/>
              </w:rPr>
              <w:tab/>
            </w:r>
            <w:r w:rsidR="00353E47">
              <w:rPr>
                <w:noProof/>
                <w:webHidden/>
              </w:rPr>
              <w:fldChar w:fldCharType="begin"/>
            </w:r>
            <w:r w:rsidR="00353E47">
              <w:rPr>
                <w:noProof/>
                <w:webHidden/>
              </w:rPr>
              <w:instrText xml:space="preserve"> PAGEREF _Toc5235703 \h </w:instrText>
            </w:r>
            <w:r w:rsidR="00353E47">
              <w:rPr>
                <w:noProof/>
                <w:webHidden/>
              </w:rPr>
            </w:r>
            <w:r w:rsidR="00353E47">
              <w:rPr>
                <w:noProof/>
                <w:webHidden/>
              </w:rPr>
              <w:fldChar w:fldCharType="separate"/>
            </w:r>
            <w:r w:rsidR="00CA7A41">
              <w:rPr>
                <w:noProof/>
                <w:webHidden/>
              </w:rPr>
              <w:t>28</w:t>
            </w:r>
            <w:r w:rsidR="00353E47">
              <w:rPr>
                <w:noProof/>
                <w:webHidden/>
              </w:rPr>
              <w:fldChar w:fldCharType="end"/>
            </w:r>
          </w:hyperlink>
        </w:p>
        <w:p w:rsidR="00353E47" w:rsidRDefault="00390DC2">
          <w:pPr>
            <w:pStyle w:val="TOC3"/>
            <w:rPr>
              <w:rFonts w:eastAsiaTheme="minorEastAsia"/>
              <w:noProof/>
            </w:rPr>
          </w:pPr>
          <w:hyperlink w:anchor="_Toc5235704" w:history="1">
            <w:r w:rsidR="00353E47" w:rsidRPr="00767D8E">
              <w:rPr>
                <w:rStyle w:val="Hyperlink"/>
                <w:noProof/>
              </w:rPr>
              <w:t># - Format Line</w:t>
            </w:r>
            <w:r w:rsidR="00353E47">
              <w:rPr>
                <w:noProof/>
                <w:webHidden/>
              </w:rPr>
              <w:tab/>
            </w:r>
            <w:r w:rsidR="00353E47">
              <w:rPr>
                <w:noProof/>
                <w:webHidden/>
              </w:rPr>
              <w:fldChar w:fldCharType="begin"/>
            </w:r>
            <w:r w:rsidR="00353E47">
              <w:rPr>
                <w:noProof/>
                <w:webHidden/>
              </w:rPr>
              <w:instrText xml:space="preserve"> PAGEREF _Toc5235704 \h </w:instrText>
            </w:r>
            <w:r w:rsidR="00353E47">
              <w:rPr>
                <w:noProof/>
                <w:webHidden/>
              </w:rPr>
            </w:r>
            <w:r w:rsidR="00353E47">
              <w:rPr>
                <w:noProof/>
                <w:webHidden/>
              </w:rPr>
              <w:fldChar w:fldCharType="separate"/>
            </w:r>
            <w:r w:rsidR="00CA7A41">
              <w:rPr>
                <w:noProof/>
                <w:webHidden/>
              </w:rPr>
              <w:t>28</w:t>
            </w:r>
            <w:r w:rsidR="00353E47">
              <w:rPr>
                <w:noProof/>
                <w:webHidden/>
              </w:rPr>
              <w:fldChar w:fldCharType="end"/>
            </w:r>
          </w:hyperlink>
        </w:p>
        <w:p w:rsidR="00353E47" w:rsidRDefault="00390DC2">
          <w:pPr>
            <w:pStyle w:val="TOC3"/>
            <w:rPr>
              <w:rFonts w:eastAsiaTheme="minorEastAsia"/>
              <w:noProof/>
            </w:rPr>
          </w:pPr>
          <w:hyperlink w:anchor="_Toc5235705" w:history="1">
            <w:r w:rsidR="00353E47" w:rsidRPr="00767D8E">
              <w:rPr>
                <w:rStyle w:val="Hyperlink"/>
                <w:noProof/>
              </w:rPr>
              <w:t>Menus</w:t>
            </w:r>
            <w:r w:rsidR="00353E47">
              <w:rPr>
                <w:noProof/>
                <w:webHidden/>
              </w:rPr>
              <w:tab/>
            </w:r>
            <w:r w:rsidR="00353E47">
              <w:rPr>
                <w:noProof/>
                <w:webHidden/>
              </w:rPr>
              <w:fldChar w:fldCharType="begin"/>
            </w:r>
            <w:r w:rsidR="00353E47">
              <w:rPr>
                <w:noProof/>
                <w:webHidden/>
              </w:rPr>
              <w:instrText xml:space="preserve"> PAGEREF _Toc5235705 \h </w:instrText>
            </w:r>
            <w:r w:rsidR="00353E47">
              <w:rPr>
                <w:noProof/>
                <w:webHidden/>
              </w:rPr>
            </w:r>
            <w:r w:rsidR="00353E47">
              <w:rPr>
                <w:noProof/>
                <w:webHidden/>
              </w:rPr>
              <w:fldChar w:fldCharType="separate"/>
            </w:r>
            <w:r w:rsidR="00CA7A41">
              <w:rPr>
                <w:noProof/>
                <w:webHidden/>
              </w:rPr>
              <w:t>28</w:t>
            </w:r>
            <w:r w:rsidR="00353E47">
              <w:rPr>
                <w:noProof/>
                <w:webHidden/>
              </w:rPr>
              <w:fldChar w:fldCharType="end"/>
            </w:r>
          </w:hyperlink>
        </w:p>
        <w:p w:rsidR="00353E47" w:rsidRDefault="00390DC2">
          <w:pPr>
            <w:pStyle w:val="TOC2"/>
            <w:rPr>
              <w:rFonts w:eastAsiaTheme="minorEastAsia"/>
              <w:noProof/>
            </w:rPr>
          </w:pPr>
          <w:hyperlink w:anchor="_Toc5235706" w:history="1">
            <w:r w:rsidR="00353E47" w:rsidRPr="00767D8E">
              <w:rPr>
                <w:rStyle w:val="Hyperlink"/>
                <w:noProof/>
              </w:rPr>
              <w:t>Run</w:t>
            </w:r>
            <w:r w:rsidR="00353E47">
              <w:rPr>
                <w:noProof/>
                <w:webHidden/>
              </w:rPr>
              <w:tab/>
            </w:r>
            <w:r w:rsidR="00353E47">
              <w:rPr>
                <w:noProof/>
                <w:webHidden/>
              </w:rPr>
              <w:fldChar w:fldCharType="begin"/>
            </w:r>
            <w:r w:rsidR="00353E47">
              <w:rPr>
                <w:noProof/>
                <w:webHidden/>
              </w:rPr>
              <w:instrText xml:space="preserve"> PAGEREF _Toc5235706 \h </w:instrText>
            </w:r>
            <w:r w:rsidR="00353E47">
              <w:rPr>
                <w:noProof/>
                <w:webHidden/>
              </w:rPr>
            </w:r>
            <w:r w:rsidR="00353E47">
              <w:rPr>
                <w:noProof/>
                <w:webHidden/>
              </w:rPr>
              <w:fldChar w:fldCharType="separate"/>
            </w:r>
            <w:r w:rsidR="00CA7A41">
              <w:rPr>
                <w:noProof/>
                <w:webHidden/>
              </w:rPr>
              <w:t>35</w:t>
            </w:r>
            <w:r w:rsidR="00353E47">
              <w:rPr>
                <w:noProof/>
                <w:webHidden/>
              </w:rPr>
              <w:fldChar w:fldCharType="end"/>
            </w:r>
          </w:hyperlink>
        </w:p>
        <w:p w:rsidR="00353E47" w:rsidRDefault="00390DC2">
          <w:pPr>
            <w:pStyle w:val="TOC3"/>
            <w:rPr>
              <w:rFonts w:eastAsiaTheme="minorEastAsia"/>
              <w:noProof/>
            </w:rPr>
          </w:pPr>
          <w:hyperlink w:anchor="_Toc5235707" w:history="1">
            <w:r w:rsidR="00353E47" w:rsidRPr="00767D8E">
              <w:rPr>
                <w:rStyle w:val="Hyperlink"/>
                <w:noProof/>
              </w:rPr>
              <w:t>Menu</w:t>
            </w:r>
            <w:r w:rsidR="00353E47">
              <w:rPr>
                <w:noProof/>
                <w:webHidden/>
              </w:rPr>
              <w:tab/>
            </w:r>
            <w:r w:rsidR="00353E47">
              <w:rPr>
                <w:noProof/>
                <w:webHidden/>
              </w:rPr>
              <w:fldChar w:fldCharType="begin"/>
            </w:r>
            <w:r w:rsidR="00353E47">
              <w:rPr>
                <w:noProof/>
                <w:webHidden/>
              </w:rPr>
              <w:instrText xml:space="preserve"> PAGEREF _Toc5235707 \h </w:instrText>
            </w:r>
            <w:r w:rsidR="00353E47">
              <w:rPr>
                <w:noProof/>
                <w:webHidden/>
              </w:rPr>
            </w:r>
            <w:r w:rsidR="00353E47">
              <w:rPr>
                <w:noProof/>
                <w:webHidden/>
              </w:rPr>
              <w:fldChar w:fldCharType="separate"/>
            </w:r>
            <w:r w:rsidR="00CA7A41">
              <w:rPr>
                <w:noProof/>
                <w:webHidden/>
              </w:rPr>
              <w:t>36</w:t>
            </w:r>
            <w:r w:rsidR="00353E47">
              <w:rPr>
                <w:noProof/>
                <w:webHidden/>
              </w:rPr>
              <w:fldChar w:fldCharType="end"/>
            </w:r>
          </w:hyperlink>
        </w:p>
        <w:p w:rsidR="00353E47" w:rsidRDefault="00390DC2">
          <w:pPr>
            <w:pStyle w:val="TOC2"/>
            <w:rPr>
              <w:rFonts w:eastAsiaTheme="minorEastAsia"/>
              <w:noProof/>
            </w:rPr>
          </w:pPr>
          <w:hyperlink w:anchor="_Toc5235708" w:history="1">
            <w:r w:rsidR="00353E47" w:rsidRPr="00767D8E">
              <w:rPr>
                <w:rStyle w:val="Hyperlink"/>
                <w:noProof/>
              </w:rPr>
              <w:t>Crashes</w:t>
            </w:r>
            <w:r w:rsidR="00353E47">
              <w:rPr>
                <w:noProof/>
                <w:webHidden/>
              </w:rPr>
              <w:tab/>
            </w:r>
            <w:r w:rsidR="00353E47">
              <w:rPr>
                <w:noProof/>
                <w:webHidden/>
              </w:rPr>
              <w:fldChar w:fldCharType="begin"/>
            </w:r>
            <w:r w:rsidR="00353E47">
              <w:rPr>
                <w:noProof/>
                <w:webHidden/>
              </w:rPr>
              <w:instrText xml:space="preserve"> PAGEREF _Toc5235708 \h </w:instrText>
            </w:r>
            <w:r w:rsidR="00353E47">
              <w:rPr>
                <w:noProof/>
                <w:webHidden/>
              </w:rPr>
            </w:r>
            <w:r w:rsidR="00353E47">
              <w:rPr>
                <w:noProof/>
                <w:webHidden/>
              </w:rPr>
              <w:fldChar w:fldCharType="separate"/>
            </w:r>
            <w:r w:rsidR="00CA7A41">
              <w:rPr>
                <w:noProof/>
                <w:webHidden/>
              </w:rPr>
              <w:t>36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09" w:history="1">
            <w:r w:rsidR="00353E47" w:rsidRPr="00767D8E">
              <w:rPr>
                <w:rStyle w:val="Hyperlink"/>
                <w:noProof/>
              </w:rPr>
              <w:t>A BASIC! Program</w:t>
            </w:r>
            <w:r w:rsidR="00353E47">
              <w:rPr>
                <w:noProof/>
                <w:webHidden/>
              </w:rPr>
              <w:tab/>
            </w:r>
            <w:r w:rsidR="00353E47">
              <w:rPr>
                <w:noProof/>
                <w:webHidden/>
              </w:rPr>
              <w:fldChar w:fldCharType="begin"/>
            </w:r>
            <w:r w:rsidR="00353E47">
              <w:rPr>
                <w:noProof/>
                <w:webHidden/>
              </w:rPr>
              <w:instrText xml:space="preserve"> PAGEREF _Toc5235709 \h </w:instrText>
            </w:r>
            <w:r w:rsidR="00353E47">
              <w:rPr>
                <w:noProof/>
                <w:webHidden/>
              </w:rPr>
            </w:r>
            <w:r w:rsidR="00353E47">
              <w:rPr>
                <w:noProof/>
                <w:webHidden/>
              </w:rPr>
              <w:fldChar w:fldCharType="separate"/>
            </w:r>
            <w:r w:rsidR="00CA7A41">
              <w:rPr>
                <w:noProof/>
                <w:webHidden/>
              </w:rPr>
              <w:t>36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10" w:history="1">
            <w:r w:rsidR="00353E47" w:rsidRPr="00767D8E">
              <w:rPr>
                <w:rStyle w:val="Hyperlink"/>
                <w:noProof/>
              </w:rPr>
              <w:t>Command Description Syntax</w:t>
            </w:r>
            <w:r w:rsidR="00353E47">
              <w:rPr>
                <w:noProof/>
                <w:webHidden/>
              </w:rPr>
              <w:tab/>
            </w:r>
            <w:r w:rsidR="00353E47">
              <w:rPr>
                <w:noProof/>
                <w:webHidden/>
              </w:rPr>
              <w:fldChar w:fldCharType="begin"/>
            </w:r>
            <w:r w:rsidR="00353E47">
              <w:rPr>
                <w:noProof/>
                <w:webHidden/>
              </w:rPr>
              <w:instrText xml:space="preserve"> PAGEREF _Toc5235710 \h </w:instrText>
            </w:r>
            <w:r w:rsidR="00353E47">
              <w:rPr>
                <w:noProof/>
                <w:webHidden/>
              </w:rPr>
            </w:r>
            <w:r w:rsidR="00353E47">
              <w:rPr>
                <w:noProof/>
                <w:webHidden/>
              </w:rPr>
              <w:fldChar w:fldCharType="separate"/>
            </w:r>
            <w:r w:rsidR="00CA7A41">
              <w:rPr>
                <w:noProof/>
                <w:webHidden/>
              </w:rPr>
              <w:t>36</w:t>
            </w:r>
            <w:r w:rsidR="00353E47">
              <w:rPr>
                <w:noProof/>
                <w:webHidden/>
              </w:rPr>
              <w:fldChar w:fldCharType="end"/>
            </w:r>
          </w:hyperlink>
        </w:p>
        <w:p w:rsidR="00353E47" w:rsidRDefault="00390DC2">
          <w:pPr>
            <w:pStyle w:val="TOC2"/>
            <w:rPr>
              <w:rFonts w:eastAsiaTheme="minorEastAsia"/>
              <w:noProof/>
            </w:rPr>
          </w:pPr>
          <w:hyperlink w:anchor="_Toc5235711" w:history="1">
            <w:r w:rsidR="00353E47" w:rsidRPr="00767D8E">
              <w:rPr>
                <w:rStyle w:val="Hyperlink"/>
                <w:noProof/>
              </w:rPr>
              <w:t>Upper and Lower Case</w:t>
            </w:r>
            <w:r w:rsidR="00353E47">
              <w:rPr>
                <w:noProof/>
                <w:webHidden/>
              </w:rPr>
              <w:tab/>
            </w:r>
            <w:r w:rsidR="00353E47">
              <w:rPr>
                <w:noProof/>
                <w:webHidden/>
              </w:rPr>
              <w:fldChar w:fldCharType="begin"/>
            </w:r>
            <w:r w:rsidR="00353E47">
              <w:rPr>
                <w:noProof/>
                <w:webHidden/>
              </w:rPr>
              <w:instrText xml:space="preserve"> PAGEREF _Toc5235711 \h </w:instrText>
            </w:r>
            <w:r w:rsidR="00353E47">
              <w:rPr>
                <w:noProof/>
                <w:webHidden/>
              </w:rPr>
            </w:r>
            <w:r w:rsidR="00353E47">
              <w:rPr>
                <w:noProof/>
                <w:webHidden/>
              </w:rPr>
              <w:fldChar w:fldCharType="separate"/>
            </w:r>
            <w:r w:rsidR="00CA7A41">
              <w:rPr>
                <w:noProof/>
                <w:webHidden/>
              </w:rPr>
              <w:t>36</w:t>
            </w:r>
            <w:r w:rsidR="00353E47">
              <w:rPr>
                <w:noProof/>
                <w:webHidden/>
              </w:rPr>
              <w:fldChar w:fldCharType="end"/>
            </w:r>
          </w:hyperlink>
        </w:p>
        <w:p w:rsidR="00353E47" w:rsidRDefault="00390DC2">
          <w:pPr>
            <w:pStyle w:val="TOC2"/>
            <w:rPr>
              <w:rFonts w:eastAsiaTheme="minorEastAsia"/>
              <w:noProof/>
            </w:rPr>
          </w:pPr>
          <w:hyperlink w:anchor="_Toc5235712" w:history="1">
            <w:r w:rsidR="00353E47" w:rsidRPr="00767D8E">
              <w:rPr>
                <w:rStyle w:val="Hyperlink"/>
                <w:noProof/>
              </w:rPr>
              <w:t>&lt;nexp&gt;, &lt;sexp&gt; and &lt;lexp&gt;</w:t>
            </w:r>
            <w:r w:rsidR="00353E47">
              <w:rPr>
                <w:noProof/>
                <w:webHidden/>
              </w:rPr>
              <w:tab/>
            </w:r>
            <w:r w:rsidR="00353E47">
              <w:rPr>
                <w:noProof/>
                <w:webHidden/>
              </w:rPr>
              <w:fldChar w:fldCharType="begin"/>
            </w:r>
            <w:r w:rsidR="00353E47">
              <w:rPr>
                <w:noProof/>
                <w:webHidden/>
              </w:rPr>
              <w:instrText xml:space="preserve"> PAGEREF _Toc5235712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3" w:history="1">
            <w:r w:rsidR="00353E47" w:rsidRPr="00767D8E">
              <w:rPr>
                <w:rStyle w:val="Hyperlink"/>
                <w:noProof/>
              </w:rPr>
              <w:t>&lt;nvar&gt;, &lt;svar&gt; and &lt;lvar&gt;</w:t>
            </w:r>
            <w:r w:rsidR="00353E47">
              <w:rPr>
                <w:noProof/>
                <w:webHidden/>
              </w:rPr>
              <w:tab/>
            </w:r>
            <w:r w:rsidR="00353E47">
              <w:rPr>
                <w:noProof/>
                <w:webHidden/>
              </w:rPr>
              <w:fldChar w:fldCharType="begin"/>
            </w:r>
            <w:r w:rsidR="00353E47">
              <w:rPr>
                <w:noProof/>
                <w:webHidden/>
              </w:rPr>
              <w:instrText xml:space="preserve"> PAGEREF _Toc5235713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4" w:history="1">
            <w:r w:rsidR="00353E47" w:rsidRPr="00767D8E">
              <w:rPr>
                <w:rStyle w:val="Hyperlink"/>
                <w:noProof/>
              </w:rPr>
              <w:t>Array[] and Array$[]</w:t>
            </w:r>
            <w:r w:rsidR="00353E47">
              <w:rPr>
                <w:noProof/>
                <w:webHidden/>
              </w:rPr>
              <w:tab/>
            </w:r>
            <w:r w:rsidR="00353E47">
              <w:rPr>
                <w:noProof/>
                <w:webHidden/>
              </w:rPr>
              <w:fldChar w:fldCharType="begin"/>
            </w:r>
            <w:r w:rsidR="00353E47">
              <w:rPr>
                <w:noProof/>
                <w:webHidden/>
              </w:rPr>
              <w:instrText xml:space="preserve"> PAGEREF _Toc5235714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5" w:history="1">
            <w:r w:rsidR="00353E47" w:rsidRPr="00767D8E">
              <w:rPr>
                <w:rStyle w:val="Hyperlink"/>
                <w:noProof/>
              </w:rPr>
              <w:t>Array[{&lt;start&gt;,&lt;length&gt;}] and Array$[{&lt;start&gt;,&lt;length&gt;}]</w:t>
            </w:r>
            <w:r w:rsidR="00353E47">
              <w:rPr>
                <w:noProof/>
                <w:webHidden/>
              </w:rPr>
              <w:tab/>
            </w:r>
            <w:r w:rsidR="00353E47">
              <w:rPr>
                <w:noProof/>
                <w:webHidden/>
              </w:rPr>
              <w:fldChar w:fldCharType="begin"/>
            </w:r>
            <w:r w:rsidR="00353E47">
              <w:rPr>
                <w:noProof/>
                <w:webHidden/>
              </w:rPr>
              <w:instrText xml:space="preserve"> PAGEREF _Toc5235715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6" w:history="1">
            <w:r w:rsidR="00353E47" w:rsidRPr="00767D8E">
              <w:rPr>
                <w:rStyle w:val="Hyperlink"/>
                <w:noProof/>
              </w:rPr>
              <w:t>{something}</w:t>
            </w:r>
            <w:r w:rsidR="00353E47">
              <w:rPr>
                <w:noProof/>
                <w:webHidden/>
              </w:rPr>
              <w:tab/>
            </w:r>
            <w:r w:rsidR="00353E47">
              <w:rPr>
                <w:noProof/>
                <w:webHidden/>
              </w:rPr>
              <w:fldChar w:fldCharType="begin"/>
            </w:r>
            <w:r w:rsidR="00353E47">
              <w:rPr>
                <w:noProof/>
                <w:webHidden/>
              </w:rPr>
              <w:instrText xml:space="preserve"> PAGEREF _Toc5235716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7" w:history="1">
            <w:r w:rsidR="00353E47" w:rsidRPr="00767D8E">
              <w:rPr>
                <w:rStyle w:val="Hyperlink"/>
                <w:noProof/>
              </w:rPr>
              <w:t>{ A | B |C }</w:t>
            </w:r>
            <w:r w:rsidR="00353E47">
              <w:rPr>
                <w:noProof/>
                <w:webHidden/>
              </w:rPr>
              <w:tab/>
            </w:r>
            <w:r w:rsidR="00353E47">
              <w:rPr>
                <w:noProof/>
                <w:webHidden/>
              </w:rPr>
              <w:fldChar w:fldCharType="begin"/>
            </w:r>
            <w:r w:rsidR="00353E47">
              <w:rPr>
                <w:noProof/>
                <w:webHidden/>
              </w:rPr>
              <w:instrText xml:space="preserve"> PAGEREF _Toc5235717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8" w:history="1">
            <w:r w:rsidR="00353E47" w:rsidRPr="00767D8E">
              <w:rPr>
                <w:rStyle w:val="Hyperlink"/>
                <w:noProof/>
              </w:rPr>
              <w:t>X, ...</w:t>
            </w:r>
            <w:r w:rsidR="00353E47">
              <w:rPr>
                <w:noProof/>
                <w:webHidden/>
              </w:rPr>
              <w:tab/>
            </w:r>
            <w:r w:rsidR="00353E47">
              <w:rPr>
                <w:noProof/>
                <w:webHidden/>
              </w:rPr>
              <w:fldChar w:fldCharType="begin"/>
            </w:r>
            <w:r w:rsidR="00353E47">
              <w:rPr>
                <w:noProof/>
                <w:webHidden/>
              </w:rPr>
              <w:instrText xml:space="preserve"> PAGEREF _Toc5235718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19" w:history="1">
            <w:r w:rsidR="00353E47" w:rsidRPr="00767D8E">
              <w:rPr>
                <w:rStyle w:val="Hyperlink"/>
                <w:noProof/>
              </w:rPr>
              <w:t>{,n} ...</w:t>
            </w:r>
            <w:r w:rsidR="00353E47">
              <w:rPr>
                <w:noProof/>
                <w:webHidden/>
              </w:rPr>
              <w:tab/>
            </w:r>
            <w:r w:rsidR="00353E47">
              <w:rPr>
                <w:noProof/>
                <w:webHidden/>
              </w:rPr>
              <w:fldChar w:fldCharType="begin"/>
            </w:r>
            <w:r w:rsidR="00353E47">
              <w:rPr>
                <w:noProof/>
                <w:webHidden/>
              </w:rPr>
              <w:instrText xml:space="preserve"> PAGEREF _Toc5235719 \h </w:instrText>
            </w:r>
            <w:r w:rsidR="00353E47">
              <w:rPr>
                <w:noProof/>
                <w:webHidden/>
              </w:rPr>
            </w:r>
            <w:r w:rsidR="00353E47">
              <w:rPr>
                <w:noProof/>
                <w:webHidden/>
              </w:rPr>
              <w:fldChar w:fldCharType="separate"/>
            </w:r>
            <w:r w:rsidR="00CA7A41">
              <w:rPr>
                <w:noProof/>
                <w:webHidden/>
              </w:rPr>
              <w:t>37</w:t>
            </w:r>
            <w:r w:rsidR="00353E47">
              <w:rPr>
                <w:noProof/>
                <w:webHidden/>
              </w:rPr>
              <w:fldChar w:fldCharType="end"/>
            </w:r>
          </w:hyperlink>
        </w:p>
        <w:p w:rsidR="00353E47" w:rsidRDefault="00390DC2">
          <w:pPr>
            <w:pStyle w:val="TOC2"/>
            <w:rPr>
              <w:rFonts w:eastAsiaTheme="minorEastAsia"/>
              <w:noProof/>
            </w:rPr>
          </w:pPr>
          <w:hyperlink w:anchor="_Toc5235720" w:history="1">
            <w:r w:rsidR="00353E47" w:rsidRPr="00767D8E">
              <w:rPr>
                <w:rStyle w:val="Hyperlink"/>
                <w:noProof/>
              </w:rPr>
              <w:t>&lt;statement&gt;</w:t>
            </w:r>
            <w:r w:rsidR="00353E47">
              <w:rPr>
                <w:noProof/>
                <w:webHidden/>
              </w:rPr>
              <w:tab/>
            </w:r>
            <w:r w:rsidR="00353E47">
              <w:rPr>
                <w:noProof/>
                <w:webHidden/>
              </w:rPr>
              <w:fldChar w:fldCharType="begin"/>
            </w:r>
            <w:r w:rsidR="00353E47">
              <w:rPr>
                <w:noProof/>
                <w:webHidden/>
              </w:rPr>
              <w:instrText xml:space="preserve"> PAGEREF _Toc5235720 \h </w:instrText>
            </w:r>
            <w:r w:rsidR="00353E47">
              <w:rPr>
                <w:noProof/>
                <w:webHidden/>
              </w:rPr>
            </w:r>
            <w:r w:rsidR="00353E47">
              <w:rPr>
                <w:noProof/>
                <w:webHidden/>
              </w:rPr>
              <w:fldChar w:fldCharType="separate"/>
            </w:r>
            <w:r w:rsidR="00CA7A41">
              <w:rPr>
                <w:noProof/>
                <w:webHidden/>
              </w:rPr>
              <w:t>38</w:t>
            </w:r>
            <w:r w:rsidR="00353E47">
              <w:rPr>
                <w:noProof/>
                <w:webHidden/>
              </w:rPr>
              <w:fldChar w:fldCharType="end"/>
            </w:r>
          </w:hyperlink>
        </w:p>
        <w:p w:rsidR="00353E47" w:rsidRDefault="00390DC2">
          <w:pPr>
            <w:pStyle w:val="TOC2"/>
            <w:rPr>
              <w:rFonts w:eastAsiaTheme="minorEastAsia"/>
              <w:noProof/>
            </w:rPr>
          </w:pPr>
          <w:hyperlink w:anchor="_Toc5235721" w:history="1">
            <w:r w:rsidR="00353E47" w:rsidRPr="00767D8E">
              <w:rPr>
                <w:rStyle w:val="Hyperlink"/>
                <w:noProof/>
              </w:rPr>
              <w:t>Optional Parameters</w:t>
            </w:r>
            <w:r w:rsidR="00353E47">
              <w:rPr>
                <w:noProof/>
                <w:webHidden/>
              </w:rPr>
              <w:tab/>
            </w:r>
            <w:r w:rsidR="00353E47">
              <w:rPr>
                <w:noProof/>
                <w:webHidden/>
              </w:rPr>
              <w:fldChar w:fldCharType="begin"/>
            </w:r>
            <w:r w:rsidR="00353E47">
              <w:rPr>
                <w:noProof/>
                <w:webHidden/>
              </w:rPr>
              <w:instrText xml:space="preserve"> PAGEREF _Toc5235721 \h </w:instrText>
            </w:r>
            <w:r w:rsidR="00353E47">
              <w:rPr>
                <w:noProof/>
                <w:webHidden/>
              </w:rPr>
            </w:r>
            <w:r w:rsidR="00353E47">
              <w:rPr>
                <w:noProof/>
                <w:webHidden/>
              </w:rPr>
              <w:fldChar w:fldCharType="separate"/>
            </w:r>
            <w:r w:rsidR="00CA7A41">
              <w:rPr>
                <w:noProof/>
                <w:webHidden/>
              </w:rPr>
              <w:t>38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22" w:history="1">
            <w:r w:rsidR="00353E47" w:rsidRPr="00767D8E">
              <w:rPr>
                <w:rStyle w:val="Hyperlink"/>
                <w:noProof/>
              </w:rPr>
              <w:t>Numbers</w:t>
            </w:r>
            <w:r w:rsidR="00353E47">
              <w:rPr>
                <w:noProof/>
                <w:webHidden/>
              </w:rPr>
              <w:tab/>
            </w:r>
            <w:r w:rsidR="00353E47">
              <w:rPr>
                <w:noProof/>
                <w:webHidden/>
              </w:rPr>
              <w:fldChar w:fldCharType="begin"/>
            </w:r>
            <w:r w:rsidR="00353E47">
              <w:rPr>
                <w:noProof/>
                <w:webHidden/>
              </w:rPr>
              <w:instrText xml:space="preserve"> PAGEREF _Toc5235722 \h </w:instrText>
            </w:r>
            <w:r w:rsidR="00353E47">
              <w:rPr>
                <w:noProof/>
                <w:webHidden/>
              </w:rPr>
            </w:r>
            <w:r w:rsidR="00353E47">
              <w:rPr>
                <w:noProof/>
                <w:webHidden/>
              </w:rPr>
              <w:fldChar w:fldCharType="separate"/>
            </w:r>
            <w:r w:rsidR="00CA7A41">
              <w:rPr>
                <w:noProof/>
                <w:webHidden/>
              </w:rPr>
              <w:t>38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23" w:history="1">
            <w:r w:rsidR="00353E47" w:rsidRPr="00767D8E">
              <w:rPr>
                <w:rStyle w:val="Hyperlink"/>
                <w:noProof/>
              </w:rPr>
              <w:t>Strings</w:t>
            </w:r>
            <w:r w:rsidR="00353E47">
              <w:rPr>
                <w:noProof/>
                <w:webHidden/>
              </w:rPr>
              <w:tab/>
            </w:r>
            <w:r w:rsidR="00353E47">
              <w:rPr>
                <w:noProof/>
                <w:webHidden/>
              </w:rPr>
              <w:fldChar w:fldCharType="begin"/>
            </w:r>
            <w:r w:rsidR="00353E47">
              <w:rPr>
                <w:noProof/>
                <w:webHidden/>
              </w:rPr>
              <w:instrText xml:space="preserve"> PAGEREF _Toc5235723 \h </w:instrText>
            </w:r>
            <w:r w:rsidR="00353E47">
              <w:rPr>
                <w:noProof/>
                <w:webHidden/>
              </w:rPr>
            </w:r>
            <w:r w:rsidR="00353E47">
              <w:rPr>
                <w:noProof/>
                <w:webHidden/>
              </w:rPr>
              <w:fldChar w:fldCharType="separate"/>
            </w:r>
            <w:r w:rsidR="00CA7A41">
              <w:rPr>
                <w:noProof/>
                <w:webHidden/>
              </w:rPr>
              <w:t>38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24" w:history="1">
            <w:r w:rsidR="00353E47" w:rsidRPr="00767D8E">
              <w:rPr>
                <w:rStyle w:val="Hyperlink"/>
                <w:noProof/>
              </w:rPr>
              <w:t>Variables</w:t>
            </w:r>
            <w:r w:rsidR="00353E47">
              <w:rPr>
                <w:noProof/>
                <w:webHidden/>
              </w:rPr>
              <w:tab/>
            </w:r>
            <w:r w:rsidR="00353E47">
              <w:rPr>
                <w:noProof/>
                <w:webHidden/>
              </w:rPr>
              <w:fldChar w:fldCharType="begin"/>
            </w:r>
            <w:r w:rsidR="00353E47">
              <w:rPr>
                <w:noProof/>
                <w:webHidden/>
              </w:rPr>
              <w:instrText xml:space="preserve"> PAGEREF _Toc5235724 \h </w:instrText>
            </w:r>
            <w:r w:rsidR="00353E47">
              <w:rPr>
                <w:noProof/>
                <w:webHidden/>
              </w:rPr>
            </w:r>
            <w:r w:rsidR="00353E47">
              <w:rPr>
                <w:noProof/>
                <w:webHidden/>
              </w:rPr>
              <w:fldChar w:fldCharType="separate"/>
            </w:r>
            <w:r w:rsidR="00CA7A41">
              <w:rPr>
                <w:noProof/>
                <w:webHidden/>
              </w:rPr>
              <w:t>39</w:t>
            </w:r>
            <w:r w:rsidR="00353E47">
              <w:rPr>
                <w:noProof/>
                <w:webHidden/>
              </w:rPr>
              <w:fldChar w:fldCharType="end"/>
            </w:r>
          </w:hyperlink>
        </w:p>
        <w:p w:rsidR="00353E47" w:rsidRDefault="00390DC2">
          <w:pPr>
            <w:pStyle w:val="TOC2"/>
            <w:rPr>
              <w:rFonts w:eastAsiaTheme="minorEastAsia"/>
              <w:noProof/>
            </w:rPr>
          </w:pPr>
          <w:hyperlink w:anchor="_Toc5235725" w:history="1">
            <w:r w:rsidR="00353E47" w:rsidRPr="00767D8E">
              <w:rPr>
                <w:rStyle w:val="Hyperlink"/>
                <w:noProof/>
              </w:rPr>
              <w:t>Variable Names</w:t>
            </w:r>
            <w:r w:rsidR="00353E47">
              <w:rPr>
                <w:noProof/>
                <w:webHidden/>
              </w:rPr>
              <w:tab/>
            </w:r>
            <w:r w:rsidR="00353E47">
              <w:rPr>
                <w:noProof/>
                <w:webHidden/>
              </w:rPr>
              <w:fldChar w:fldCharType="begin"/>
            </w:r>
            <w:r w:rsidR="00353E47">
              <w:rPr>
                <w:noProof/>
                <w:webHidden/>
              </w:rPr>
              <w:instrText xml:space="preserve"> PAGEREF _Toc5235725 \h </w:instrText>
            </w:r>
            <w:r w:rsidR="00353E47">
              <w:rPr>
                <w:noProof/>
                <w:webHidden/>
              </w:rPr>
            </w:r>
            <w:r w:rsidR="00353E47">
              <w:rPr>
                <w:noProof/>
                <w:webHidden/>
              </w:rPr>
              <w:fldChar w:fldCharType="separate"/>
            </w:r>
            <w:r w:rsidR="00CA7A41">
              <w:rPr>
                <w:noProof/>
                <w:webHidden/>
              </w:rPr>
              <w:t>39</w:t>
            </w:r>
            <w:r w:rsidR="00353E47">
              <w:rPr>
                <w:noProof/>
                <w:webHidden/>
              </w:rPr>
              <w:fldChar w:fldCharType="end"/>
            </w:r>
          </w:hyperlink>
        </w:p>
        <w:p w:rsidR="00353E47" w:rsidRDefault="00390DC2">
          <w:pPr>
            <w:pStyle w:val="TOC2"/>
            <w:rPr>
              <w:rFonts w:eastAsiaTheme="minorEastAsia"/>
              <w:noProof/>
            </w:rPr>
          </w:pPr>
          <w:hyperlink w:anchor="_Toc5235726" w:history="1">
            <w:r w:rsidR="00353E47" w:rsidRPr="00767D8E">
              <w:rPr>
                <w:rStyle w:val="Hyperlink"/>
                <w:noProof/>
              </w:rPr>
              <w:t>Variable Types</w:t>
            </w:r>
            <w:r w:rsidR="00353E47">
              <w:rPr>
                <w:noProof/>
                <w:webHidden/>
              </w:rPr>
              <w:tab/>
            </w:r>
            <w:r w:rsidR="00353E47">
              <w:rPr>
                <w:noProof/>
                <w:webHidden/>
              </w:rPr>
              <w:fldChar w:fldCharType="begin"/>
            </w:r>
            <w:r w:rsidR="00353E47">
              <w:rPr>
                <w:noProof/>
                <w:webHidden/>
              </w:rPr>
              <w:instrText xml:space="preserve"> PAGEREF _Toc5235726 \h </w:instrText>
            </w:r>
            <w:r w:rsidR="00353E47">
              <w:rPr>
                <w:noProof/>
                <w:webHidden/>
              </w:rPr>
            </w:r>
            <w:r w:rsidR="00353E47">
              <w:rPr>
                <w:noProof/>
                <w:webHidden/>
              </w:rPr>
              <w:fldChar w:fldCharType="separate"/>
            </w:r>
            <w:r w:rsidR="00CA7A41">
              <w:rPr>
                <w:noProof/>
                <w:webHidden/>
              </w:rPr>
              <w:t>40</w:t>
            </w:r>
            <w:r w:rsidR="00353E47">
              <w:rPr>
                <w:noProof/>
                <w:webHidden/>
              </w:rPr>
              <w:fldChar w:fldCharType="end"/>
            </w:r>
          </w:hyperlink>
        </w:p>
        <w:p w:rsidR="00353E47" w:rsidRDefault="00390DC2">
          <w:pPr>
            <w:pStyle w:val="TOC2"/>
            <w:rPr>
              <w:rFonts w:eastAsiaTheme="minorEastAsia"/>
              <w:noProof/>
            </w:rPr>
          </w:pPr>
          <w:hyperlink w:anchor="_Toc5235727" w:history="1">
            <w:r w:rsidR="00353E47" w:rsidRPr="00767D8E">
              <w:rPr>
                <w:rStyle w:val="Hyperlink"/>
                <w:noProof/>
              </w:rPr>
              <w:t>Scalar and Array Variables</w:t>
            </w:r>
            <w:r w:rsidR="00353E47">
              <w:rPr>
                <w:noProof/>
                <w:webHidden/>
              </w:rPr>
              <w:tab/>
            </w:r>
            <w:r w:rsidR="00353E47">
              <w:rPr>
                <w:noProof/>
                <w:webHidden/>
              </w:rPr>
              <w:fldChar w:fldCharType="begin"/>
            </w:r>
            <w:r w:rsidR="00353E47">
              <w:rPr>
                <w:noProof/>
                <w:webHidden/>
              </w:rPr>
              <w:instrText xml:space="preserve"> PAGEREF _Toc5235727 \h </w:instrText>
            </w:r>
            <w:r w:rsidR="00353E47">
              <w:rPr>
                <w:noProof/>
                <w:webHidden/>
              </w:rPr>
            </w:r>
            <w:r w:rsidR="00353E47">
              <w:rPr>
                <w:noProof/>
                <w:webHidden/>
              </w:rPr>
              <w:fldChar w:fldCharType="separate"/>
            </w:r>
            <w:r w:rsidR="00CA7A41">
              <w:rPr>
                <w:noProof/>
                <w:webHidden/>
              </w:rPr>
              <w:t>40</w:t>
            </w:r>
            <w:r w:rsidR="00353E47">
              <w:rPr>
                <w:noProof/>
                <w:webHidden/>
              </w:rPr>
              <w:fldChar w:fldCharType="end"/>
            </w:r>
          </w:hyperlink>
        </w:p>
        <w:p w:rsidR="00353E47" w:rsidRDefault="00390DC2">
          <w:pPr>
            <w:pStyle w:val="TOC2"/>
            <w:rPr>
              <w:rFonts w:eastAsiaTheme="minorEastAsia"/>
              <w:noProof/>
            </w:rPr>
          </w:pPr>
          <w:hyperlink w:anchor="_Toc5235728" w:history="1">
            <w:r w:rsidR="00353E47" w:rsidRPr="00767D8E">
              <w:rPr>
                <w:rStyle w:val="Hyperlink"/>
                <w:noProof/>
              </w:rPr>
              <w:t>Scalars</w:t>
            </w:r>
            <w:r w:rsidR="00353E47">
              <w:rPr>
                <w:noProof/>
                <w:webHidden/>
              </w:rPr>
              <w:tab/>
            </w:r>
            <w:r w:rsidR="00353E47">
              <w:rPr>
                <w:noProof/>
                <w:webHidden/>
              </w:rPr>
              <w:fldChar w:fldCharType="begin"/>
            </w:r>
            <w:r w:rsidR="00353E47">
              <w:rPr>
                <w:noProof/>
                <w:webHidden/>
              </w:rPr>
              <w:instrText xml:space="preserve"> PAGEREF _Toc5235728 \h </w:instrText>
            </w:r>
            <w:r w:rsidR="00353E47">
              <w:rPr>
                <w:noProof/>
                <w:webHidden/>
              </w:rPr>
            </w:r>
            <w:r w:rsidR="00353E47">
              <w:rPr>
                <w:noProof/>
                <w:webHidden/>
              </w:rPr>
              <w:fldChar w:fldCharType="separate"/>
            </w:r>
            <w:r w:rsidR="00CA7A41">
              <w:rPr>
                <w:noProof/>
                <w:webHidden/>
              </w:rPr>
              <w:t>40</w:t>
            </w:r>
            <w:r w:rsidR="00353E47">
              <w:rPr>
                <w:noProof/>
                <w:webHidden/>
              </w:rPr>
              <w:fldChar w:fldCharType="end"/>
            </w:r>
          </w:hyperlink>
        </w:p>
        <w:p w:rsidR="00353E47" w:rsidRDefault="00390DC2">
          <w:pPr>
            <w:pStyle w:val="TOC2"/>
            <w:rPr>
              <w:rFonts w:eastAsiaTheme="minorEastAsia"/>
              <w:noProof/>
            </w:rPr>
          </w:pPr>
          <w:hyperlink w:anchor="_Toc5235729" w:history="1">
            <w:r w:rsidR="00353E47" w:rsidRPr="00767D8E">
              <w:rPr>
                <w:rStyle w:val="Hyperlink"/>
                <w:noProof/>
              </w:rPr>
              <w:t>Arrays</w:t>
            </w:r>
            <w:r w:rsidR="00353E47">
              <w:rPr>
                <w:noProof/>
                <w:webHidden/>
              </w:rPr>
              <w:tab/>
            </w:r>
            <w:r w:rsidR="00353E47">
              <w:rPr>
                <w:noProof/>
                <w:webHidden/>
              </w:rPr>
              <w:fldChar w:fldCharType="begin"/>
            </w:r>
            <w:r w:rsidR="00353E47">
              <w:rPr>
                <w:noProof/>
                <w:webHidden/>
              </w:rPr>
              <w:instrText xml:space="preserve"> PAGEREF _Toc5235729 \h </w:instrText>
            </w:r>
            <w:r w:rsidR="00353E47">
              <w:rPr>
                <w:noProof/>
                <w:webHidden/>
              </w:rPr>
            </w:r>
            <w:r w:rsidR="00353E47">
              <w:rPr>
                <w:noProof/>
                <w:webHidden/>
              </w:rPr>
              <w:fldChar w:fldCharType="separate"/>
            </w:r>
            <w:r w:rsidR="00CA7A41">
              <w:rPr>
                <w:noProof/>
                <w:webHidden/>
              </w:rPr>
              <w:t>40</w:t>
            </w:r>
            <w:r w:rsidR="00353E47">
              <w:rPr>
                <w:noProof/>
                <w:webHidden/>
              </w:rPr>
              <w:fldChar w:fldCharType="end"/>
            </w:r>
          </w:hyperlink>
        </w:p>
        <w:p w:rsidR="00353E47" w:rsidRDefault="00390DC2">
          <w:pPr>
            <w:pStyle w:val="TOC3"/>
            <w:rPr>
              <w:rFonts w:eastAsiaTheme="minorEastAsia"/>
              <w:noProof/>
            </w:rPr>
          </w:pPr>
          <w:hyperlink w:anchor="_Toc5235730" w:history="1">
            <w:r w:rsidR="00353E47" w:rsidRPr="00767D8E">
              <w:rPr>
                <w:rStyle w:val="Hyperlink"/>
                <w:noProof/>
              </w:rPr>
              <w:t>Array Segments</w:t>
            </w:r>
            <w:r w:rsidR="00353E47">
              <w:rPr>
                <w:noProof/>
                <w:webHidden/>
              </w:rPr>
              <w:tab/>
            </w:r>
            <w:r w:rsidR="00353E47">
              <w:rPr>
                <w:noProof/>
                <w:webHidden/>
              </w:rPr>
              <w:fldChar w:fldCharType="begin"/>
            </w:r>
            <w:r w:rsidR="00353E47">
              <w:rPr>
                <w:noProof/>
                <w:webHidden/>
              </w:rPr>
              <w:instrText xml:space="preserve"> PAGEREF _Toc5235730 \h </w:instrText>
            </w:r>
            <w:r w:rsidR="00353E47">
              <w:rPr>
                <w:noProof/>
                <w:webHidden/>
              </w:rPr>
            </w:r>
            <w:r w:rsidR="00353E47">
              <w:rPr>
                <w:noProof/>
                <w:webHidden/>
              </w:rPr>
              <w:fldChar w:fldCharType="separate"/>
            </w:r>
            <w:r w:rsidR="00CA7A41">
              <w:rPr>
                <w:noProof/>
                <w:webHidden/>
              </w:rPr>
              <w:t>41</w:t>
            </w:r>
            <w:r w:rsidR="00353E47">
              <w:rPr>
                <w:noProof/>
                <w:webHidden/>
              </w:rPr>
              <w:fldChar w:fldCharType="end"/>
            </w:r>
          </w:hyperlink>
        </w:p>
        <w:p w:rsidR="00353E47" w:rsidRDefault="00390DC2">
          <w:pPr>
            <w:pStyle w:val="TOC3"/>
            <w:rPr>
              <w:rFonts w:eastAsiaTheme="minorEastAsia"/>
              <w:noProof/>
            </w:rPr>
          </w:pPr>
          <w:hyperlink w:anchor="_Toc5235731" w:history="1">
            <w:r w:rsidR="00353E47" w:rsidRPr="00767D8E">
              <w:rPr>
                <w:rStyle w:val="Hyperlink"/>
                <w:noProof/>
              </w:rPr>
              <w:t>Array Commands</w:t>
            </w:r>
            <w:r w:rsidR="00353E47">
              <w:rPr>
                <w:noProof/>
                <w:webHidden/>
              </w:rPr>
              <w:tab/>
            </w:r>
            <w:r w:rsidR="00353E47">
              <w:rPr>
                <w:noProof/>
                <w:webHidden/>
              </w:rPr>
              <w:fldChar w:fldCharType="begin"/>
            </w:r>
            <w:r w:rsidR="00353E47">
              <w:rPr>
                <w:noProof/>
                <w:webHidden/>
              </w:rPr>
              <w:instrText xml:space="preserve"> PAGEREF _Toc5235731 \h </w:instrText>
            </w:r>
            <w:r w:rsidR="00353E47">
              <w:rPr>
                <w:noProof/>
                <w:webHidden/>
              </w:rPr>
            </w:r>
            <w:r w:rsidR="00353E47">
              <w:rPr>
                <w:noProof/>
                <w:webHidden/>
              </w:rPr>
              <w:fldChar w:fldCharType="separate"/>
            </w:r>
            <w:r w:rsidR="00CA7A41">
              <w:rPr>
                <w:noProof/>
                <w:webHidden/>
              </w:rPr>
              <w:t>41</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32" w:history="1">
            <w:r w:rsidR="00353E47" w:rsidRPr="00767D8E">
              <w:rPr>
                <w:rStyle w:val="Hyperlink"/>
                <w:noProof/>
              </w:rPr>
              <w:t>Data Structures and Pointers in BASIC!</w:t>
            </w:r>
            <w:r w:rsidR="00353E47">
              <w:rPr>
                <w:noProof/>
                <w:webHidden/>
              </w:rPr>
              <w:tab/>
            </w:r>
            <w:r w:rsidR="00353E47">
              <w:rPr>
                <w:noProof/>
                <w:webHidden/>
              </w:rPr>
              <w:fldChar w:fldCharType="begin"/>
            </w:r>
            <w:r w:rsidR="00353E47">
              <w:rPr>
                <w:noProof/>
                <w:webHidden/>
              </w:rPr>
              <w:instrText xml:space="preserve"> PAGEREF _Toc5235732 \h </w:instrText>
            </w:r>
            <w:r w:rsidR="00353E47">
              <w:rPr>
                <w:noProof/>
                <w:webHidden/>
              </w:rPr>
            </w:r>
            <w:r w:rsidR="00353E47">
              <w:rPr>
                <w:noProof/>
                <w:webHidden/>
              </w:rPr>
              <w:fldChar w:fldCharType="separate"/>
            </w:r>
            <w:r w:rsidR="00CA7A41">
              <w:rPr>
                <w:noProof/>
                <w:webHidden/>
              </w:rPr>
              <w:t>44</w:t>
            </w:r>
            <w:r w:rsidR="00353E47">
              <w:rPr>
                <w:noProof/>
                <w:webHidden/>
              </w:rPr>
              <w:fldChar w:fldCharType="end"/>
            </w:r>
          </w:hyperlink>
        </w:p>
        <w:p w:rsidR="00353E47" w:rsidRDefault="00390DC2">
          <w:pPr>
            <w:pStyle w:val="TOC2"/>
            <w:rPr>
              <w:rFonts w:eastAsiaTheme="minorEastAsia"/>
              <w:noProof/>
            </w:rPr>
          </w:pPr>
          <w:hyperlink w:anchor="_Toc5235733" w:history="1">
            <w:r w:rsidR="00353E47" w:rsidRPr="00767D8E">
              <w:rPr>
                <w:rStyle w:val="Hyperlink"/>
                <w:noProof/>
              </w:rPr>
              <w:t>What is a Pointer</w:t>
            </w:r>
            <w:r w:rsidR="00353E47">
              <w:rPr>
                <w:noProof/>
                <w:webHidden/>
              </w:rPr>
              <w:tab/>
            </w:r>
            <w:r w:rsidR="00353E47">
              <w:rPr>
                <w:noProof/>
                <w:webHidden/>
              </w:rPr>
              <w:fldChar w:fldCharType="begin"/>
            </w:r>
            <w:r w:rsidR="00353E47">
              <w:rPr>
                <w:noProof/>
                <w:webHidden/>
              </w:rPr>
              <w:instrText xml:space="preserve"> PAGEREF _Toc5235733 \h </w:instrText>
            </w:r>
            <w:r w:rsidR="00353E47">
              <w:rPr>
                <w:noProof/>
                <w:webHidden/>
              </w:rPr>
            </w:r>
            <w:r w:rsidR="00353E47">
              <w:rPr>
                <w:noProof/>
                <w:webHidden/>
              </w:rPr>
              <w:fldChar w:fldCharType="separate"/>
            </w:r>
            <w:r w:rsidR="00CA7A41">
              <w:rPr>
                <w:noProof/>
                <w:webHidden/>
              </w:rPr>
              <w:t>44</w:t>
            </w:r>
            <w:r w:rsidR="00353E47">
              <w:rPr>
                <w:noProof/>
                <w:webHidden/>
              </w:rPr>
              <w:fldChar w:fldCharType="end"/>
            </w:r>
          </w:hyperlink>
        </w:p>
        <w:p w:rsidR="00353E47" w:rsidRDefault="00390DC2">
          <w:pPr>
            <w:pStyle w:val="TOC2"/>
            <w:rPr>
              <w:rFonts w:eastAsiaTheme="minorEastAsia"/>
              <w:noProof/>
            </w:rPr>
          </w:pPr>
          <w:hyperlink w:anchor="_Toc5235734" w:history="1">
            <w:r w:rsidR="00353E47" w:rsidRPr="00767D8E">
              <w:rPr>
                <w:rStyle w:val="Hyperlink"/>
                <w:noProof/>
              </w:rPr>
              <w:t>Lists</w:t>
            </w:r>
            <w:r w:rsidR="00353E47">
              <w:rPr>
                <w:noProof/>
                <w:webHidden/>
              </w:rPr>
              <w:tab/>
            </w:r>
            <w:r w:rsidR="00353E47">
              <w:rPr>
                <w:noProof/>
                <w:webHidden/>
              </w:rPr>
              <w:fldChar w:fldCharType="begin"/>
            </w:r>
            <w:r w:rsidR="00353E47">
              <w:rPr>
                <w:noProof/>
                <w:webHidden/>
              </w:rPr>
              <w:instrText xml:space="preserve"> PAGEREF _Toc5235734 \h </w:instrText>
            </w:r>
            <w:r w:rsidR="00353E47">
              <w:rPr>
                <w:noProof/>
                <w:webHidden/>
              </w:rPr>
            </w:r>
            <w:r w:rsidR="00353E47">
              <w:rPr>
                <w:noProof/>
                <w:webHidden/>
              </w:rPr>
              <w:fldChar w:fldCharType="separate"/>
            </w:r>
            <w:r w:rsidR="00CA7A41">
              <w:rPr>
                <w:noProof/>
                <w:webHidden/>
              </w:rPr>
              <w:t>45</w:t>
            </w:r>
            <w:r w:rsidR="00353E47">
              <w:rPr>
                <w:noProof/>
                <w:webHidden/>
              </w:rPr>
              <w:fldChar w:fldCharType="end"/>
            </w:r>
          </w:hyperlink>
        </w:p>
        <w:p w:rsidR="00353E47" w:rsidRDefault="00390DC2">
          <w:pPr>
            <w:pStyle w:val="TOC3"/>
            <w:rPr>
              <w:rFonts w:eastAsiaTheme="minorEastAsia"/>
              <w:noProof/>
            </w:rPr>
          </w:pPr>
          <w:hyperlink w:anchor="_Toc5235735" w:history="1">
            <w:r w:rsidR="00353E47" w:rsidRPr="00767D8E">
              <w:rPr>
                <w:rStyle w:val="Hyperlink"/>
                <w:noProof/>
              </w:rPr>
              <w:t>List Commands</w:t>
            </w:r>
            <w:r w:rsidR="00353E47">
              <w:rPr>
                <w:noProof/>
                <w:webHidden/>
              </w:rPr>
              <w:tab/>
            </w:r>
            <w:r w:rsidR="00353E47">
              <w:rPr>
                <w:noProof/>
                <w:webHidden/>
              </w:rPr>
              <w:fldChar w:fldCharType="begin"/>
            </w:r>
            <w:r w:rsidR="00353E47">
              <w:rPr>
                <w:noProof/>
                <w:webHidden/>
              </w:rPr>
              <w:instrText xml:space="preserve"> PAGEREF _Toc5235735 \h </w:instrText>
            </w:r>
            <w:r w:rsidR="00353E47">
              <w:rPr>
                <w:noProof/>
                <w:webHidden/>
              </w:rPr>
            </w:r>
            <w:r w:rsidR="00353E47">
              <w:rPr>
                <w:noProof/>
                <w:webHidden/>
              </w:rPr>
              <w:fldChar w:fldCharType="separate"/>
            </w:r>
            <w:r w:rsidR="00CA7A41">
              <w:rPr>
                <w:noProof/>
                <w:webHidden/>
              </w:rPr>
              <w:t>46</w:t>
            </w:r>
            <w:r w:rsidR="00353E47">
              <w:rPr>
                <w:noProof/>
                <w:webHidden/>
              </w:rPr>
              <w:fldChar w:fldCharType="end"/>
            </w:r>
          </w:hyperlink>
        </w:p>
        <w:p w:rsidR="00353E47" w:rsidRDefault="00390DC2">
          <w:pPr>
            <w:pStyle w:val="TOC2"/>
            <w:rPr>
              <w:rFonts w:eastAsiaTheme="minorEastAsia"/>
              <w:noProof/>
            </w:rPr>
          </w:pPr>
          <w:hyperlink w:anchor="_Toc5235736" w:history="1">
            <w:r w:rsidR="00353E47" w:rsidRPr="00767D8E">
              <w:rPr>
                <w:rStyle w:val="Hyperlink"/>
                <w:noProof/>
              </w:rPr>
              <w:t>Bundles</w:t>
            </w:r>
            <w:r w:rsidR="00353E47">
              <w:rPr>
                <w:noProof/>
                <w:webHidden/>
              </w:rPr>
              <w:tab/>
            </w:r>
            <w:r w:rsidR="00353E47">
              <w:rPr>
                <w:noProof/>
                <w:webHidden/>
              </w:rPr>
              <w:fldChar w:fldCharType="begin"/>
            </w:r>
            <w:r w:rsidR="00353E47">
              <w:rPr>
                <w:noProof/>
                <w:webHidden/>
              </w:rPr>
              <w:instrText xml:space="preserve"> PAGEREF _Toc5235736 \h </w:instrText>
            </w:r>
            <w:r w:rsidR="00353E47">
              <w:rPr>
                <w:noProof/>
                <w:webHidden/>
              </w:rPr>
            </w:r>
            <w:r w:rsidR="00353E47">
              <w:rPr>
                <w:noProof/>
                <w:webHidden/>
              </w:rPr>
              <w:fldChar w:fldCharType="separate"/>
            </w:r>
            <w:r w:rsidR="00CA7A41">
              <w:rPr>
                <w:noProof/>
                <w:webHidden/>
              </w:rPr>
              <w:t>48</w:t>
            </w:r>
            <w:r w:rsidR="00353E47">
              <w:rPr>
                <w:noProof/>
                <w:webHidden/>
              </w:rPr>
              <w:fldChar w:fldCharType="end"/>
            </w:r>
          </w:hyperlink>
        </w:p>
        <w:p w:rsidR="00353E47" w:rsidRDefault="00390DC2">
          <w:pPr>
            <w:pStyle w:val="TOC3"/>
            <w:rPr>
              <w:rFonts w:eastAsiaTheme="minorEastAsia"/>
              <w:noProof/>
            </w:rPr>
          </w:pPr>
          <w:hyperlink w:anchor="_Toc5235737" w:history="1">
            <w:r w:rsidR="00353E47" w:rsidRPr="00767D8E">
              <w:rPr>
                <w:rStyle w:val="Hyperlink"/>
                <w:noProof/>
              </w:rPr>
              <w:t>Bundle Auto-Create</w:t>
            </w:r>
            <w:r w:rsidR="00353E47">
              <w:rPr>
                <w:noProof/>
                <w:webHidden/>
              </w:rPr>
              <w:tab/>
            </w:r>
            <w:r w:rsidR="00353E47">
              <w:rPr>
                <w:noProof/>
                <w:webHidden/>
              </w:rPr>
              <w:fldChar w:fldCharType="begin"/>
            </w:r>
            <w:r w:rsidR="00353E47">
              <w:rPr>
                <w:noProof/>
                <w:webHidden/>
              </w:rPr>
              <w:instrText xml:space="preserve"> PAGEREF _Toc5235737 \h </w:instrText>
            </w:r>
            <w:r w:rsidR="00353E47">
              <w:rPr>
                <w:noProof/>
                <w:webHidden/>
              </w:rPr>
            </w:r>
            <w:r w:rsidR="00353E47">
              <w:rPr>
                <w:noProof/>
                <w:webHidden/>
              </w:rPr>
              <w:fldChar w:fldCharType="separate"/>
            </w:r>
            <w:r w:rsidR="00CA7A41">
              <w:rPr>
                <w:noProof/>
                <w:webHidden/>
              </w:rPr>
              <w:t>48</w:t>
            </w:r>
            <w:r w:rsidR="00353E47">
              <w:rPr>
                <w:noProof/>
                <w:webHidden/>
              </w:rPr>
              <w:fldChar w:fldCharType="end"/>
            </w:r>
          </w:hyperlink>
        </w:p>
        <w:p w:rsidR="00353E47" w:rsidRDefault="00390DC2">
          <w:pPr>
            <w:pStyle w:val="TOC3"/>
            <w:rPr>
              <w:rFonts w:eastAsiaTheme="minorEastAsia"/>
              <w:noProof/>
            </w:rPr>
          </w:pPr>
          <w:hyperlink w:anchor="_Toc5235738" w:history="1">
            <w:r w:rsidR="00353E47" w:rsidRPr="00767D8E">
              <w:rPr>
                <w:rStyle w:val="Hyperlink"/>
                <w:noProof/>
              </w:rPr>
              <w:t>Bundle Commands</w:t>
            </w:r>
            <w:r w:rsidR="00353E47">
              <w:rPr>
                <w:noProof/>
                <w:webHidden/>
              </w:rPr>
              <w:tab/>
            </w:r>
            <w:r w:rsidR="00353E47">
              <w:rPr>
                <w:noProof/>
                <w:webHidden/>
              </w:rPr>
              <w:fldChar w:fldCharType="begin"/>
            </w:r>
            <w:r w:rsidR="00353E47">
              <w:rPr>
                <w:noProof/>
                <w:webHidden/>
              </w:rPr>
              <w:instrText xml:space="preserve"> PAGEREF _Toc5235738 \h </w:instrText>
            </w:r>
            <w:r w:rsidR="00353E47">
              <w:rPr>
                <w:noProof/>
                <w:webHidden/>
              </w:rPr>
            </w:r>
            <w:r w:rsidR="00353E47">
              <w:rPr>
                <w:noProof/>
                <w:webHidden/>
              </w:rPr>
              <w:fldChar w:fldCharType="separate"/>
            </w:r>
            <w:r w:rsidR="00CA7A41">
              <w:rPr>
                <w:noProof/>
                <w:webHidden/>
              </w:rPr>
              <w:t>49</w:t>
            </w:r>
            <w:r w:rsidR="00353E47">
              <w:rPr>
                <w:noProof/>
                <w:webHidden/>
              </w:rPr>
              <w:fldChar w:fldCharType="end"/>
            </w:r>
          </w:hyperlink>
        </w:p>
        <w:p w:rsidR="00353E47" w:rsidRDefault="00390DC2">
          <w:pPr>
            <w:pStyle w:val="TOC2"/>
            <w:rPr>
              <w:rFonts w:eastAsiaTheme="minorEastAsia"/>
              <w:noProof/>
            </w:rPr>
          </w:pPr>
          <w:hyperlink w:anchor="_Toc5235739" w:history="1">
            <w:r w:rsidR="00353E47" w:rsidRPr="00767D8E">
              <w:rPr>
                <w:rStyle w:val="Hyperlink"/>
                <w:noProof/>
              </w:rPr>
              <w:t>Stacks</w:t>
            </w:r>
            <w:r w:rsidR="00353E47">
              <w:rPr>
                <w:noProof/>
                <w:webHidden/>
              </w:rPr>
              <w:tab/>
            </w:r>
            <w:r w:rsidR="00353E47">
              <w:rPr>
                <w:noProof/>
                <w:webHidden/>
              </w:rPr>
              <w:fldChar w:fldCharType="begin"/>
            </w:r>
            <w:r w:rsidR="00353E47">
              <w:rPr>
                <w:noProof/>
                <w:webHidden/>
              </w:rPr>
              <w:instrText xml:space="preserve"> PAGEREF _Toc5235739 \h </w:instrText>
            </w:r>
            <w:r w:rsidR="00353E47">
              <w:rPr>
                <w:noProof/>
                <w:webHidden/>
              </w:rPr>
            </w:r>
            <w:r w:rsidR="00353E47">
              <w:rPr>
                <w:noProof/>
                <w:webHidden/>
              </w:rPr>
              <w:fldChar w:fldCharType="separate"/>
            </w:r>
            <w:r w:rsidR="00CA7A41">
              <w:rPr>
                <w:noProof/>
                <w:webHidden/>
              </w:rPr>
              <w:t>51</w:t>
            </w:r>
            <w:r w:rsidR="00353E47">
              <w:rPr>
                <w:noProof/>
                <w:webHidden/>
              </w:rPr>
              <w:fldChar w:fldCharType="end"/>
            </w:r>
          </w:hyperlink>
        </w:p>
        <w:p w:rsidR="00353E47" w:rsidRDefault="00390DC2">
          <w:pPr>
            <w:pStyle w:val="TOC3"/>
            <w:rPr>
              <w:rFonts w:eastAsiaTheme="minorEastAsia"/>
              <w:noProof/>
            </w:rPr>
          </w:pPr>
          <w:hyperlink w:anchor="_Toc5235740" w:history="1">
            <w:r w:rsidR="00353E47" w:rsidRPr="00767D8E">
              <w:rPr>
                <w:rStyle w:val="Hyperlink"/>
                <w:noProof/>
              </w:rPr>
              <w:t>Stack Commands</w:t>
            </w:r>
            <w:r w:rsidR="00353E47">
              <w:rPr>
                <w:noProof/>
                <w:webHidden/>
              </w:rPr>
              <w:tab/>
            </w:r>
            <w:r w:rsidR="00353E47">
              <w:rPr>
                <w:noProof/>
                <w:webHidden/>
              </w:rPr>
              <w:fldChar w:fldCharType="begin"/>
            </w:r>
            <w:r w:rsidR="00353E47">
              <w:rPr>
                <w:noProof/>
                <w:webHidden/>
              </w:rPr>
              <w:instrText xml:space="preserve"> PAGEREF _Toc5235740 \h </w:instrText>
            </w:r>
            <w:r w:rsidR="00353E47">
              <w:rPr>
                <w:noProof/>
                <w:webHidden/>
              </w:rPr>
            </w:r>
            <w:r w:rsidR="00353E47">
              <w:rPr>
                <w:noProof/>
                <w:webHidden/>
              </w:rPr>
              <w:fldChar w:fldCharType="separate"/>
            </w:r>
            <w:r w:rsidR="00CA7A41">
              <w:rPr>
                <w:noProof/>
                <w:webHidden/>
              </w:rPr>
              <w:t>51</w:t>
            </w:r>
            <w:r w:rsidR="00353E47">
              <w:rPr>
                <w:noProof/>
                <w:webHidden/>
              </w:rPr>
              <w:fldChar w:fldCharType="end"/>
            </w:r>
          </w:hyperlink>
        </w:p>
        <w:p w:rsidR="00353E47" w:rsidRDefault="00390DC2">
          <w:pPr>
            <w:pStyle w:val="TOC2"/>
            <w:rPr>
              <w:rFonts w:eastAsiaTheme="minorEastAsia"/>
              <w:noProof/>
            </w:rPr>
          </w:pPr>
          <w:hyperlink w:anchor="_Toc5235741" w:history="1">
            <w:r w:rsidR="00353E47" w:rsidRPr="00767D8E">
              <w:rPr>
                <w:rStyle w:val="Hyperlink"/>
                <w:noProof/>
              </w:rPr>
              <w:t>Queues</w:t>
            </w:r>
            <w:r w:rsidR="00353E47">
              <w:rPr>
                <w:noProof/>
                <w:webHidden/>
              </w:rPr>
              <w:tab/>
            </w:r>
            <w:r w:rsidR="00353E47">
              <w:rPr>
                <w:noProof/>
                <w:webHidden/>
              </w:rPr>
              <w:fldChar w:fldCharType="begin"/>
            </w:r>
            <w:r w:rsidR="00353E47">
              <w:rPr>
                <w:noProof/>
                <w:webHidden/>
              </w:rPr>
              <w:instrText xml:space="preserve"> PAGEREF _Toc5235741 \h </w:instrText>
            </w:r>
            <w:r w:rsidR="00353E47">
              <w:rPr>
                <w:noProof/>
                <w:webHidden/>
              </w:rPr>
            </w:r>
            <w:r w:rsidR="00353E47">
              <w:rPr>
                <w:noProof/>
                <w:webHidden/>
              </w:rPr>
              <w:fldChar w:fldCharType="separate"/>
            </w:r>
            <w:r w:rsidR="00CA7A41">
              <w:rPr>
                <w:noProof/>
                <w:webHidden/>
              </w:rPr>
              <w:t>52</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42" w:history="1">
            <w:r w:rsidR="00353E47" w:rsidRPr="00767D8E">
              <w:rPr>
                <w:rStyle w:val="Hyperlink"/>
                <w:noProof/>
              </w:rPr>
              <w:t>Comments</w:t>
            </w:r>
            <w:r w:rsidR="00353E47">
              <w:rPr>
                <w:noProof/>
                <w:webHidden/>
              </w:rPr>
              <w:tab/>
            </w:r>
            <w:r w:rsidR="00353E47">
              <w:rPr>
                <w:noProof/>
                <w:webHidden/>
              </w:rPr>
              <w:fldChar w:fldCharType="begin"/>
            </w:r>
            <w:r w:rsidR="00353E47">
              <w:rPr>
                <w:noProof/>
                <w:webHidden/>
              </w:rPr>
              <w:instrText xml:space="preserve"> PAGEREF _Toc5235742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2"/>
            <w:rPr>
              <w:rFonts w:eastAsiaTheme="minorEastAsia"/>
              <w:noProof/>
            </w:rPr>
          </w:pPr>
          <w:hyperlink w:anchor="_Toc5235743" w:history="1">
            <w:r w:rsidR="00353E47" w:rsidRPr="00767D8E">
              <w:rPr>
                <w:rStyle w:val="Hyperlink"/>
                <w:noProof/>
              </w:rPr>
              <w:t>! - Single Line Comment</w:t>
            </w:r>
            <w:r w:rsidR="00353E47">
              <w:rPr>
                <w:noProof/>
                <w:webHidden/>
              </w:rPr>
              <w:tab/>
            </w:r>
            <w:r w:rsidR="00353E47">
              <w:rPr>
                <w:noProof/>
                <w:webHidden/>
              </w:rPr>
              <w:fldChar w:fldCharType="begin"/>
            </w:r>
            <w:r w:rsidR="00353E47">
              <w:rPr>
                <w:noProof/>
                <w:webHidden/>
              </w:rPr>
              <w:instrText xml:space="preserve"> PAGEREF _Toc5235743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2"/>
            <w:rPr>
              <w:rFonts w:eastAsiaTheme="minorEastAsia"/>
              <w:noProof/>
            </w:rPr>
          </w:pPr>
          <w:hyperlink w:anchor="_Toc5235744" w:history="1">
            <w:r w:rsidR="00353E47" w:rsidRPr="00767D8E">
              <w:rPr>
                <w:rStyle w:val="Hyperlink"/>
                <w:noProof/>
              </w:rPr>
              <w:t>Rem - Single Line Comment (legacy)</w:t>
            </w:r>
            <w:r w:rsidR="00353E47">
              <w:rPr>
                <w:noProof/>
                <w:webHidden/>
              </w:rPr>
              <w:tab/>
            </w:r>
            <w:r w:rsidR="00353E47">
              <w:rPr>
                <w:noProof/>
                <w:webHidden/>
              </w:rPr>
              <w:fldChar w:fldCharType="begin"/>
            </w:r>
            <w:r w:rsidR="00353E47">
              <w:rPr>
                <w:noProof/>
                <w:webHidden/>
              </w:rPr>
              <w:instrText xml:space="preserve"> PAGEREF _Toc5235744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2"/>
            <w:rPr>
              <w:rFonts w:eastAsiaTheme="minorEastAsia"/>
              <w:noProof/>
            </w:rPr>
          </w:pPr>
          <w:hyperlink w:anchor="_Toc5235745" w:history="1">
            <w:r w:rsidR="00353E47" w:rsidRPr="00767D8E">
              <w:rPr>
                <w:rStyle w:val="Hyperlink"/>
                <w:noProof/>
              </w:rPr>
              <w:t>!! - Block Comment</w:t>
            </w:r>
            <w:r w:rsidR="00353E47">
              <w:rPr>
                <w:noProof/>
                <w:webHidden/>
              </w:rPr>
              <w:tab/>
            </w:r>
            <w:r w:rsidR="00353E47">
              <w:rPr>
                <w:noProof/>
                <w:webHidden/>
              </w:rPr>
              <w:fldChar w:fldCharType="begin"/>
            </w:r>
            <w:r w:rsidR="00353E47">
              <w:rPr>
                <w:noProof/>
                <w:webHidden/>
              </w:rPr>
              <w:instrText xml:space="preserve"> PAGEREF _Toc5235745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2"/>
            <w:rPr>
              <w:rFonts w:eastAsiaTheme="minorEastAsia"/>
              <w:noProof/>
            </w:rPr>
          </w:pPr>
          <w:hyperlink w:anchor="_Toc5235746" w:history="1">
            <w:r w:rsidR="00353E47" w:rsidRPr="00767D8E">
              <w:rPr>
                <w:rStyle w:val="Hyperlink"/>
                <w:noProof/>
              </w:rPr>
              <w:t>% - Middle of Line Comment</w:t>
            </w:r>
            <w:r w:rsidR="00353E47">
              <w:rPr>
                <w:noProof/>
                <w:webHidden/>
              </w:rPr>
              <w:tab/>
            </w:r>
            <w:r w:rsidR="00353E47">
              <w:rPr>
                <w:noProof/>
                <w:webHidden/>
              </w:rPr>
              <w:fldChar w:fldCharType="begin"/>
            </w:r>
            <w:r w:rsidR="00353E47">
              <w:rPr>
                <w:noProof/>
                <w:webHidden/>
              </w:rPr>
              <w:instrText xml:space="preserve"> PAGEREF _Toc5235746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47" w:history="1">
            <w:r w:rsidR="00353E47" w:rsidRPr="00767D8E">
              <w:rPr>
                <w:rStyle w:val="Hyperlink"/>
                <w:noProof/>
              </w:rPr>
              <w:t>Expressions</w:t>
            </w:r>
            <w:r w:rsidR="00353E47">
              <w:rPr>
                <w:noProof/>
                <w:webHidden/>
              </w:rPr>
              <w:tab/>
            </w:r>
            <w:r w:rsidR="00353E47">
              <w:rPr>
                <w:noProof/>
                <w:webHidden/>
              </w:rPr>
              <w:fldChar w:fldCharType="begin"/>
            </w:r>
            <w:r w:rsidR="00353E47">
              <w:rPr>
                <w:noProof/>
                <w:webHidden/>
              </w:rPr>
              <w:instrText xml:space="preserve"> PAGEREF _Toc5235747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2"/>
            <w:rPr>
              <w:rFonts w:eastAsiaTheme="minorEastAsia"/>
              <w:noProof/>
            </w:rPr>
          </w:pPr>
          <w:hyperlink w:anchor="_Toc5235748" w:history="1">
            <w:r w:rsidR="00353E47" w:rsidRPr="00767D8E">
              <w:rPr>
                <w:rStyle w:val="Hyperlink"/>
                <w:noProof/>
              </w:rPr>
              <w:t>Numeric Expression &lt;nexp&gt;</w:t>
            </w:r>
            <w:r w:rsidR="00353E47">
              <w:rPr>
                <w:noProof/>
                <w:webHidden/>
              </w:rPr>
              <w:tab/>
            </w:r>
            <w:r w:rsidR="00353E47">
              <w:rPr>
                <w:noProof/>
                <w:webHidden/>
              </w:rPr>
              <w:fldChar w:fldCharType="begin"/>
            </w:r>
            <w:r w:rsidR="00353E47">
              <w:rPr>
                <w:noProof/>
                <w:webHidden/>
              </w:rPr>
              <w:instrText xml:space="preserve"> PAGEREF _Toc5235748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3"/>
            <w:rPr>
              <w:rFonts w:eastAsiaTheme="minorEastAsia"/>
              <w:noProof/>
            </w:rPr>
          </w:pPr>
          <w:hyperlink w:anchor="_Toc5235749" w:history="1">
            <w:r w:rsidR="00353E47" w:rsidRPr="00767D8E">
              <w:rPr>
                <w:rStyle w:val="Hyperlink"/>
                <w:noProof/>
              </w:rPr>
              <w:t>Numeric Operators &lt;noperator&gt;</w:t>
            </w:r>
            <w:r w:rsidR="00353E47">
              <w:rPr>
                <w:noProof/>
                <w:webHidden/>
              </w:rPr>
              <w:tab/>
            </w:r>
            <w:r w:rsidR="00353E47">
              <w:rPr>
                <w:noProof/>
                <w:webHidden/>
              </w:rPr>
              <w:fldChar w:fldCharType="begin"/>
            </w:r>
            <w:r w:rsidR="00353E47">
              <w:rPr>
                <w:noProof/>
                <w:webHidden/>
              </w:rPr>
              <w:instrText xml:space="preserve"> PAGEREF _Toc5235749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3"/>
            <w:rPr>
              <w:rFonts w:eastAsiaTheme="minorEastAsia"/>
              <w:noProof/>
            </w:rPr>
          </w:pPr>
          <w:hyperlink w:anchor="_Toc5235750" w:history="1">
            <w:r w:rsidR="00353E47" w:rsidRPr="00767D8E">
              <w:rPr>
                <w:rStyle w:val="Hyperlink"/>
                <w:noProof/>
              </w:rPr>
              <w:t>Numeric Expression Examples</w:t>
            </w:r>
            <w:r w:rsidR="00353E47">
              <w:rPr>
                <w:noProof/>
                <w:webHidden/>
              </w:rPr>
              <w:tab/>
            </w:r>
            <w:r w:rsidR="00353E47">
              <w:rPr>
                <w:noProof/>
                <w:webHidden/>
              </w:rPr>
              <w:fldChar w:fldCharType="begin"/>
            </w:r>
            <w:r w:rsidR="00353E47">
              <w:rPr>
                <w:noProof/>
                <w:webHidden/>
              </w:rPr>
              <w:instrText xml:space="preserve"> PAGEREF _Toc5235750 \h </w:instrText>
            </w:r>
            <w:r w:rsidR="00353E47">
              <w:rPr>
                <w:noProof/>
                <w:webHidden/>
              </w:rPr>
            </w:r>
            <w:r w:rsidR="00353E47">
              <w:rPr>
                <w:noProof/>
                <w:webHidden/>
              </w:rPr>
              <w:fldChar w:fldCharType="separate"/>
            </w:r>
            <w:r w:rsidR="00CA7A41">
              <w:rPr>
                <w:noProof/>
                <w:webHidden/>
              </w:rPr>
              <w:t>53</w:t>
            </w:r>
            <w:r w:rsidR="00353E47">
              <w:rPr>
                <w:noProof/>
                <w:webHidden/>
              </w:rPr>
              <w:fldChar w:fldCharType="end"/>
            </w:r>
          </w:hyperlink>
        </w:p>
        <w:p w:rsidR="00353E47" w:rsidRDefault="00390DC2">
          <w:pPr>
            <w:pStyle w:val="TOC3"/>
            <w:rPr>
              <w:rFonts w:eastAsiaTheme="minorEastAsia"/>
              <w:noProof/>
            </w:rPr>
          </w:pPr>
          <w:hyperlink w:anchor="_Toc5235751" w:history="1">
            <w:r w:rsidR="00353E47" w:rsidRPr="00767D8E">
              <w:rPr>
                <w:rStyle w:val="Hyperlink"/>
                <w:noProof/>
              </w:rPr>
              <w:t>Pre- and Post-Increment Operators</w:t>
            </w:r>
            <w:r w:rsidR="00353E47">
              <w:rPr>
                <w:noProof/>
                <w:webHidden/>
              </w:rPr>
              <w:tab/>
            </w:r>
            <w:r w:rsidR="00353E47">
              <w:rPr>
                <w:noProof/>
                <w:webHidden/>
              </w:rPr>
              <w:fldChar w:fldCharType="begin"/>
            </w:r>
            <w:r w:rsidR="00353E47">
              <w:rPr>
                <w:noProof/>
                <w:webHidden/>
              </w:rPr>
              <w:instrText xml:space="preserve"> PAGEREF _Toc5235751 \h </w:instrText>
            </w:r>
            <w:r w:rsidR="00353E47">
              <w:rPr>
                <w:noProof/>
                <w:webHidden/>
              </w:rPr>
            </w:r>
            <w:r w:rsidR="00353E47">
              <w:rPr>
                <w:noProof/>
                <w:webHidden/>
              </w:rPr>
              <w:fldChar w:fldCharType="separate"/>
            </w:r>
            <w:r w:rsidR="00CA7A41">
              <w:rPr>
                <w:noProof/>
                <w:webHidden/>
              </w:rPr>
              <w:t>54</w:t>
            </w:r>
            <w:r w:rsidR="00353E47">
              <w:rPr>
                <w:noProof/>
                <w:webHidden/>
              </w:rPr>
              <w:fldChar w:fldCharType="end"/>
            </w:r>
          </w:hyperlink>
        </w:p>
        <w:p w:rsidR="00353E47" w:rsidRDefault="00390DC2">
          <w:pPr>
            <w:pStyle w:val="TOC2"/>
            <w:rPr>
              <w:rFonts w:eastAsiaTheme="minorEastAsia"/>
              <w:noProof/>
            </w:rPr>
          </w:pPr>
          <w:hyperlink w:anchor="_Toc5235752" w:history="1">
            <w:r w:rsidR="00353E47" w:rsidRPr="00767D8E">
              <w:rPr>
                <w:rStyle w:val="Hyperlink"/>
                <w:noProof/>
              </w:rPr>
              <w:t>String Expression &lt;sexp&gt;</w:t>
            </w:r>
            <w:r w:rsidR="00353E47">
              <w:rPr>
                <w:noProof/>
                <w:webHidden/>
              </w:rPr>
              <w:tab/>
            </w:r>
            <w:r w:rsidR="00353E47">
              <w:rPr>
                <w:noProof/>
                <w:webHidden/>
              </w:rPr>
              <w:fldChar w:fldCharType="begin"/>
            </w:r>
            <w:r w:rsidR="00353E47">
              <w:rPr>
                <w:noProof/>
                <w:webHidden/>
              </w:rPr>
              <w:instrText xml:space="preserve"> PAGEREF _Toc5235752 \h </w:instrText>
            </w:r>
            <w:r w:rsidR="00353E47">
              <w:rPr>
                <w:noProof/>
                <w:webHidden/>
              </w:rPr>
            </w:r>
            <w:r w:rsidR="00353E47">
              <w:rPr>
                <w:noProof/>
                <w:webHidden/>
              </w:rPr>
              <w:fldChar w:fldCharType="separate"/>
            </w:r>
            <w:r w:rsidR="00CA7A41">
              <w:rPr>
                <w:noProof/>
                <w:webHidden/>
              </w:rPr>
              <w:t>54</w:t>
            </w:r>
            <w:r w:rsidR="00353E47">
              <w:rPr>
                <w:noProof/>
                <w:webHidden/>
              </w:rPr>
              <w:fldChar w:fldCharType="end"/>
            </w:r>
          </w:hyperlink>
        </w:p>
        <w:p w:rsidR="00353E47" w:rsidRDefault="00390DC2">
          <w:pPr>
            <w:pStyle w:val="TOC2"/>
            <w:rPr>
              <w:rFonts w:eastAsiaTheme="minorEastAsia"/>
              <w:noProof/>
            </w:rPr>
          </w:pPr>
          <w:hyperlink w:anchor="_Toc5235753" w:history="1">
            <w:r w:rsidR="00353E47" w:rsidRPr="00767D8E">
              <w:rPr>
                <w:rStyle w:val="Hyperlink"/>
                <w:noProof/>
              </w:rPr>
              <w:t>Logical Expression &lt;lexp&gt;</w:t>
            </w:r>
            <w:r w:rsidR="00353E47">
              <w:rPr>
                <w:noProof/>
                <w:webHidden/>
              </w:rPr>
              <w:tab/>
            </w:r>
            <w:r w:rsidR="00353E47">
              <w:rPr>
                <w:noProof/>
                <w:webHidden/>
              </w:rPr>
              <w:fldChar w:fldCharType="begin"/>
            </w:r>
            <w:r w:rsidR="00353E47">
              <w:rPr>
                <w:noProof/>
                <w:webHidden/>
              </w:rPr>
              <w:instrText xml:space="preserve"> PAGEREF _Toc5235753 \h </w:instrText>
            </w:r>
            <w:r w:rsidR="00353E47">
              <w:rPr>
                <w:noProof/>
                <w:webHidden/>
              </w:rPr>
            </w:r>
            <w:r w:rsidR="00353E47">
              <w:rPr>
                <w:noProof/>
                <w:webHidden/>
              </w:rPr>
              <w:fldChar w:fldCharType="separate"/>
            </w:r>
            <w:r w:rsidR="00CA7A41">
              <w:rPr>
                <w:noProof/>
                <w:webHidden/>
              </w:rPr>
              <w:t>54</w:t>
            </w:r>
            <w:r w:rsidR="00353E47">
              <w:rPr>
                <w:noProof/>
                <w:webHidden/>
              </w:rPr>
              <w:fldChar w:fldCharType="end"/>
            </w:r>
          </w:hyperlink>
        </w:p>
        <w:p w:rsidR="00353E47" w:rsidRDefault="00390DC2">
          <w:pPr>
            <w:pStyle w:val="TOC3"/>
            <w:rPr>
              <w:rFonts w:eastAsiaTheme="minorEastAsia"/>
              <w:noProof/>
            </w:rPr>
          </w:pPr>
          <w:hyperlink w:anchor="_Toc5235754" w:history="1">
            <w:r w:rsidR="00353E47" w:rsidRPr="00767D8E">
              <w:rPr>
                <w:rStyle w:val="Hyperlink"/>
                <w:noProof/>
              </w:rPr>
              <w:t>Logical Operators</w:t>
            </w:r>
            <w:r w:rsidR="00353E47">
              <w:rPr>
                <w:noProof/>
                <w:webHidden/>
              </w:rPr>
              <w:tab/>
            </w:r>
            <w:r w:rsidR="00353E47">
              <w:rPr>
                <w:noProof/>
                <w:webHidden/>
              </w:rPr>
              <w:fldChar w:fldCharType="begin"/>
            </w:r>
            <w:r w:rsidR="00353E47">
              <w:rPr>
                <w:noProof/>
                <w:webHidden/>
              </w:rPr>
              <w:instrText xml:space="preserve"> PAGEREF _Toc5235754 \h </w:instrText>
            </w:r>
            <w:r w:rsidR="00353E47">
              <w:rPr>
                <w:noProof/>
                <w:webHidden/>
              </w:rPr>
            </w:r>
            <w:r w:rsidR="00353E47">
              <w:rPr>
                <w:noProof/>
                <w:webHidden/>
              </w:rPr>
              <w:fldChar w:fldCharType="separate"/>
            </w:r>
            <w:r w:rsidR="00CA7A41">
              <w:rPr>
                <w:noProof/>
                <w:webHidden/>
              </w:rPr>
              <w:t>55</w:t>
            </w:r>
            <w:r w:rsidR="00353E47">
              <w:rPr>
                <w:noProof/>
                <w:webHidden/>
              </w:rPr>
              <w:fldChar w:fldCharType="end"/>
            </w:r>
          </w:hyperlink>
        </w:p>
        <w:p w:rsidR="00353E47" w:rsidRDefault="00390DC2">
          <w:pPr>
            <w:pStyle w:val="TOC3"/>
            <w:rPr>
              <w:rFonts w:eastAsiaTheme="minorEastAsia"/>
              <w:noProof/>
            </w:rPr>
          </w:pPr>
          <w:hyperlink w:anchor="_Toc5235755" w:history="1">
            <w:r w:rsidR="00353E47" w:rsidRPr="00767D8E">
              <w:rPr>
                <w:rStyle w:val="Hyperlink"/>
                <w:noProof/>
              </w:rPr>
              <w:t>Examples of Logical Expressions</w:t>
            </w:r>
            <w:r w:rsidR="00353E47">
              <w:rPr>
                <w:noProof/>
                <w:webHidden/>
              </w:rPr>
              <w:tab/>
            </w:r>
            <w:r w:rsidR="00353E47">
              <w:rPr>
                <w:noProof/>
                <w:webHidden/>
              </w:rPr>
              <w:fldChar w:fldCharType="begin"/>
            </w:r>
            <w:r w:rsidR="00353E47">
              <w:rPr>
                <w:noProof/>
                <w:webHidden/>
              </w:rPr>
              <w:instrText xml:space="preserve"> PAGEREF _Toc5235755 \h </w:instrText>
            </w:r>
            <w:r w:rsidR="00353E47">
              <w:rPr>
                <w:noProof/>
                <w:webHidden/>
              </w:rPr>
            </w:r>
            <w:r w:rsidR="00353E47">
              <w:rPr>
                <w:noProof/>
                <w:webHidden/>
              </w:rPr>
              <w:fldChar w:fldCharType="separate"/>
            </w:r>
            <w:r w:rsidR="00CA7A41">
              <w:rPr>
                <w:noProof/>
                <w:webHidden/>
              </w:rPr>
              <w:t>55</w:t>
            </w:r>
            <w:r w:rsidR="00353E47">
              <w:rPr>
                <w:noProof/>
                <w:webHidden/>
              </w:rPr>
              <w:fldChar w:fldCharType="end"/>
            </w:r>
          </w:hyperlink>
        </w:p>
        <w:p w:rsidR="00353E47" w:rsidRDefault="00390DC2">
          <w:pPr>
            <w:pStyle w:val="TOC2"/>
            <w:rPr>
              <w:rFonts w:eastAsiaTheme="minorEastAsia"/>
              <w:noProof/>
            </w:rPr>
          </w:pPr>
          <w:hyperlink w:anchor="_Toc5235756" w:history="1">
            <w:r w:rsidR="00353E47" w:rsidRPr="00767D8E">
              <w:rPr>
                <w:rStyle w:val="Hyperlink"/>
                <w:noProof/>
              </w:rPr>
              <w:t>Parentheses</w:t>
            </w:r>
            <w:r w:rsidR="00353E47">
              <w:rPr>
                <w:noProof/>
                <w:webHidden/>
              </w:rPr>
              <w:tab/>
            </w:r>
            <w:r w:rsidR="00353E47">
              <w:rPr>
                <w:noProof/>
                <w:webHidden/>
              </w:rPr>
              <w:fldChar w:fldCharType="begin"/>
            </w:r>
            <w:r w:rsidR="00353E47">
              <w:rPr>
                <w:noProof/>
                <w:webHidden/>
              </w:rPr>
              <w:instrText xml:space="preserve"> PAGEREF _Toc5235756 \h </w:instrText>
            </w:r>
            <w:r w:rsidR="00353E47">
              <w:rPr>
                <w:noProof/>
                <w:webHidden/>
              </w:rPr>
            </w:r>
            <w:r w:rsidR="00353E47">
              <w:rPr>
                <w:noProof/>
                <w:webHidden/>
              </w:rPr>
              <w:fldChar w:fldCharType="separate"/>
            </w:r>
            <w:r w:rsidR="00CA7A41">
              <w:rPr>
                <w:noProof/>
                <w:webHidden/>
              </w:rPr>
              <w:t>55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57" w:history="1">
            <w:r w:rsidR="00353E47" w:rsidRPr="00767D8E">
              <w:rPr>
                <w:rStyle w:val="Hyperlink"/>
                <w:noProof/>
              </w:rPr>
              <w:t>Assignment Operations</w:t>
            </w:r>
            <w:r w:rsidR="00353E47">
              <w:rPr>
                <w:noProof/>
                <w:webHidden/>
              </w:rPr>
              <w:tab/>
            </w:r>
            <w:r w:rsidR="00353E47">
              <w:rPr>
                <w:noProof/>
                <w:webHidden/>
              </w:rPr>
              <w:fldChar w:fldCharType="begin"/>
            </w:r>
            <w:r w:rsidR="00353E47">
              <w:rPr>
                <w:noProof/>
                <w:webHidden/>
              </w:rPr>
              <w:instrText xml:space="preserve"> PAGEREF _Toc5235757 \h </w:instrText>
            </w:r>
            <w:r w:rsidR="00353E47">
              <w:rPr>
                <w:noProof/>
                <w:webHidden/>
              </w:rPr>
            </w:r>
            <w:r w:rsidR="00353E47">
              <w:rPr>
                <w:noProof/>
                <w:webHidden/>
              </w:rPr>
              <w:fldChar w:fldCharType="separate"/>
            </w:r>
            <w:r w:rsidR="00CA7A41">
              <w:rPr>
                <w:noProof/>
                <w:webHidden/>
              </w:rPr>
              <w:t>55</w:t>
            </w:r>
            <w:r w:rsidR="00353E47">
              <w:rPr>
                <w:noProof/>
                <w:webHidden/>
              </w:rPr>
              <w:fldChar w:fldCharType="end"/>
            </w:r>
          </w:hyperlink>
        </w:p>
        <w:p w:rsidR="00353E47" w:rsidRDefault="00390DC2">
          <w:pPr>
            <w:pStyle w:val="TOC2"/>
            <w:rPr>
              <w:rFonts w:eastAsiaTheme="minorEastAsia"/>
              <w:noProof/>
            </w:rPr>
          </w:pPr>
          <w:hyperlink w:anchor="_Toc5235758" w:history="1">
            <w:r w:rsidR="00353E47" w:rsidRPr="00767D8E">
              <w:rPr>
                <w:rStyle w:val="Hyperlink"/>
                <w:noProof/>
              </w:rPr>
              <w:t>Let</w:t>
            </w:r>
            <w:r w:rsidR="00353E47">
              <w:rPr>
                <w:noProof/>
                <w:webHidden/>
              </w:rPr>
              <w:tab/>
            </w:r>
            <w:r w:rsidR="00353E47">
              <w:rPr>
                <w:noProof/>
                <w:webHidden/>
              </w:rPr>
              <w:fldChar w:fldCharType="begin"/>
            </w:r>
            <w:r w:rsidR="00353E47">
              <w:rPr>
                <w:noProof/>
                <w:webHidden/>
              </w:rPr>
              <w:instrText xml:space="preserve"> PAGEREF _Toc5235758 \h </w:instrText>
            </w:r>
            <w:r w:rsidR="00353E47">
              <w:rPr>
                <w:noProof/>
                <w:webHidden/>
              </w:rPr>
            </w:r>
            <w:r w:rsidR="00353E47">
              <w:rPr>
                <w:noProof/>
                <w:webHidden/>
              </w:rPr>
              <w:fldChar w:fldCharType="separate"/>
            </w:r>
            <w:r w:rsidR="00CA7A41">
              <w:rPr>
                <w:noProof/>
                <w:webHidden/>
              </w:rPr>
              <w:t>56</w:t>
            </w:r>
            <w:r w:rsidR="00353E47">
              <w:rPr>
                <w:noProof/>
                <w:webHidden/>
              </w:rPr>
              <w:fldChar w:fldCharType="end"/>
            </w:r>
          </w:hyperlink>
        </w:p>
        <w:p w:rsidR="00353E47" w:rsidRDefault="00390DC2">
          <w:pPr>
            <w:pStyle w:val="TOC2"/>
            <w:rPr>
              <w:rFonts w:eastAsiaTheme="minorEastAsia"/>
              <w:noProof/>
            </w:rPr>
          </w:pPr>
          <w:hyperlink w:anchor="_Toc5235759" w:history="1">
            <w:r w:rsidR="00353E47" w:rsidRPr="00767D8E">
              <w:rPr>
                <w:rStyle w:val="Hyperlink"/>
                <w:noProof/>
              </w:rPr>
              <w:t>OpEqual Assignment Operations</w:t>
            </w:r>
            <w:r w:rsidR="00353E47">
              <w:rPr>
                <w:noProof/>
                <w:webHidden/>
              </w:rPr>
              <w:tab/>
            </w:r>
            <w:r w:rsidR="00353E47">
              <w:rPr>
                <w:noProof/>
                <w:webHidden/>
              </w:rPr>
              <w:fldChar w:fldCharType="begin"/>
            </w:r>
            <w:r w:rsidR="00353E47">
              <w:rPr>
                <w:noProof/>
                <w:webHidden/>
              </w:rPr>
              <w:instrText xml:space="preserve"> PAGEREF _Toc5235759 \h </w:instrText>
            </w:r>
            <w:r w:rsidR="00353E47">
              <w:rPr>
                <w:noProof/>
                <w:webHidden/>
              </w:rPr>
            </w:r>
            <w:r w:rsidR="00353E47">
              <w:rPr>
                <w:noProof/>
                <w:webHidden/>
              </w:rPr>
              <w:fldChar w:fldCharType="separate"/>
            </w:r>
            <w:r w:rsidR="00CA7A41">
              <w:rPr>
                <w:noProof/>
                <w:webHidden/>
              </w:rPr>
              <w:t>56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760" w:history="1">
            <w:r w:rsidR="00353E47" w:rsidRPr="00767D8E">
              <w:rPr>
                <w:rStyle w:val="Hyperlink"/>
                <w:noProof/>
              </w:rPr>
              <w:t>Math Functions</w:t>
            </w:r>
            <w:r w:rsidR="00353E47">
              <w:rPr>
                <w:noProof/>
                <w:webHidden/>
              </w:rPr>
              <w:tab/>
            </w:r>
            <w:r w:rsidR="00353E47">
              <w:rPr>
                <w:noProof/>
                <w:webHidden/>
              </w:rPr>
              <w:fldChar w:fldCharType="begin"/>
            </w:r>
            <w:r w:rsidR="00353E47">
              <w:rPr>
                <w:noProof/>
                <w:webHidden/>
              </w:rPr>
              <w:instrText xml:space="preserve"> PAGEREF _Toc5235760 \h </w:instrText>
            </w:r>
            <w:r w:rsidR="00353E47">
              <w:rPr>
                <w:noProof/>
                <w:webHidden/>
              </w:rPr>
            </w:r>
            <w:r w:rsidR="00353E47">
              <w:rPr>
                <w:noProof/>
                <w:webHidden/>
              </w:rPr>
              <w:fldChar w:fldCharType="separate"/>
            </w:r>
            <w:r w:rsidR="00CA7A41">
              <w:rPr>
                <w:noProof/>
                <w:webHidden/>
              </w:rPr>
              <w:t>56</w:t>
            </w:r>
            <w:r w:rsidR="00353E47">
              <w:rPr>
                <w:noProof/>
                <w:webHidden/>
              </w:rPr>
              <w:fldChar w:fldCharType="end"/>
            </w:r>
          </w:hyperlink>
        </w:p>
        <w:p w:rsidR="00353E47" w:rsidRDefault="00390DC2">
          <w:pPr>
            <w:pStyle w:val="TOC2"/>
            <w:rPr>
              <w:rFonts w:eastAsiaTheme="minorEastAsia"/>
              <w:noProof/>
            </w:rPr>
          </w:pPr>
          <w:hyperlink w:anchor="_Toc5235761" w:history="1">
            <w:r w:rsidR="00353E47" w:rsidRPr="00767D8E">
              <w:rPr>
                <w:rStyle w:val="Hyperlink"/>
                <w:noProof/>
              </w:rPr>
              <w:t>BOR(&lt;nexp1&gt;, &lt;nexp2&gt;)</w:t>
            </w:r>
            <w:r w:rsidR="00353E47">
              <w:rPr>
                <w:noProof/>
                <w:webHidden/>
              </w:rPr>
              <w:tab/>
            </w:r>
            <w:r w:rsidR="00353E47">
              <w:rPr>
                <w:noProof/>
                <w:webHidden/>
              </w:rPr>
              <w:fldChar w:fldCharType="begin"/>
            </w:r>
            <w:r w:rsidR="00353E47">
              <w:rPr>
                <w:noProof/>
                <w:webHidden/>
              </w:rPr>
              <w:instrText xml:space="preserve"> PAGEREF _Toc5235761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2" w:history="1">
            <w:r w:rsidR="00353E47" w:rsidRPr="00767D8E">
              <w:rPr>
                <w:rStyle w:val="Hyperlink"/>
                <w:noProof/>
              </w:rPr>
              <w:t>BAND(&lt;nexp1&gt;, &lt;nexp2&gt;)</w:t>
            </w:r>
            <w:r w:rsidR="00353E47">
              <w:rPr>
                <w:noProof/>
                <w:webHidden/>
              </w:rPr>
              <w:tab/>
            </w:r>
            <w:r w:rsidR="00353E47">
              <w:rPr>
                <w:noProof/>
                <w:webHidden/>
              </w:rPr>
              <w:fldChar w:fldCharType="begin"/>
            </w:r>
            <w:r w:rsidR="00353E47">
              <w:rPr>
                <w:noProof/>
                <w:webHidden/>
              </w:rPr>
              <w:instrText xml:space="preserve"> PAGEREF _Toc5235762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3" w:history="1">
            <w:r w:rsidR="00353E47" w:rsidRPr="00767D8E">
              <w:rPr>
                <w:rStyle w:val="Hyperlink"/>
                <w:noProof/>
              </w:rPr>
              <w:t>BXOR(&lt;nexp1&gt;, &lt;nexp2&gt;)</w:t>
            </w:r>
            <w:r w:rsidR="00353E47">
              <w:rPr>
                <w:noProof/>
                <w:webHidden/>
              </w:rPr>
              <w:tab/>
            </w:r>
            <w:r w:rsidR="00353E47">
              <w:rPr>
                <w:noProof/>
                <w:webHidden/>
              </w:rPr>
              <w:fldChar w:fldCharType="begin"/>
            </w:r>
            <w:r w:rsidR="00353E47">
              <w:rPr>
                <w:noProof/>
                <w:webHidden/>
              </w:rPr>
              <w:instrText xml:space="preserve"> PAGEREF _Toc5235763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4" w:history="1">
            <w:r w:rsidR="00353E47" w:rsidRPr="00767D8E">
              <w:rPr>
                <w:rStyle w:val="Hyperlink"/>
                <w:noProof/>
              </w:rPr>
              <w:t>BNOT(&lt;nexp&gt;)</w:t>
            </w:r>
            <w:r w:rsidR="00353E47">
              <w:rPr>
                <w:noProof/>
                <w:webHidden/>
              </w:rPr>
              <w:tab/>
            </w:r>
            <w:r w:rsidR="00353E47">
              <w:rPr>
                <w:noProof/>
                <w:webHidden/>
              </w:rPr>
              <w:fldChar w:fldCharType="begin"/>
            </w:r>
            <w:r w:rsidR="00353E47">
              <w:rPr>
                <w:noProof/>
                <w:webHidden/>
              </w:rPr>
              <w:instrText xml:space="preserve"> PAGEREF _Toc5235764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5" w:history="1">
            <w:r w:rsidR="00353E47" w:rsidRPr="00767D8E">
              <w:rPr>
                <w:rStyle w:val="Hyperlink"/>
                <w:noProof/>
              </w:rPr>
              <w:t>ABS(&lt;nexp&gt;)</w:t>
            </w:r>
            <w:r w:rsidR="00353E47">
              <w:rPr>
                <w:noProof/>
                <w:webHidden/>
              </w:rPr>
              <w:tab/>
            </w:r>
            <w:r w:rsidR="00353E47">
              <w:rPr>
                <w:noProof/>
                <w:webHidden/>
              </w:rPr>
              <w:fldChar w:fldCharType="begin"/>
            </w:r>
            <w:r w:rsidR="00353E47">
              <w:rPr>
                <w:noProof/>
                <w:webHidden/>
              </w:rPr>
              <w:instrText xml:space="preserve"> PAGEREF _Toc5235765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6" w:history="1">
            <w:r w:rsidR="00353E47" w:rsidRPr="00767D8E">
              <w:rPr>
                <w:rStyle w:val="Hyperlink"/>
                <w:noProof/>
              </w:rPr>
              <w:t>SGN(&lt;nexp&gt;)</w:t>
            </w:r>
            <w:r w:rsidR="00353E47">
              <w:rPr>
                <w:noProof/>
                <w:webHidden/>
              </w:rPr>
              <w:tab/>
            </w:r>
            <w:r w:rsidR="00353E47">
              <w:rPr>
                <w:noProof/>
                <w:webHidden/>
              </w:rPr>
              <w:fldChar w:fldCharType="begin"/>
            </w:r>
            <w:r w:rsidR="00353E47">
              <w:rPr>
                <w:noProof/>
                <w:webHidden/>
              </w:rPr>
              <w:instrText xml:space="preserve"> PAGEREF _Toc5235766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7" w:history="1">
            <w:r w:rsidR="00353E47" w:rsidRPr="00767D8E">
              <w:rPr>
                <w:rStyle w:val="Hyperlink"/>
                <w:noProof/>
              </w:rPr>
              <w:t>RANDOMIZE({&lt;nexp&gt;})</w:t>
            </w:r>
            <w:r w:rsidR="00353E47">
              <w:rPr>
                <w:noProof/>
                <w:webHidden/>
              </w:rPr>
              <w:tab/>
            </w:r>
            <w:r w:rsidR="00353E47">
              <w:rPr>
                <w:noProof/>
                <w:webHidden/>
              </w:rPr>
              <w:fldChar w:fldCharType="begin"/>
            </w:r>
            <w:r w:rsidR="00353E47">
              <w:rPr>
                <w:noProof/>
                <w:webHidden/>
              </w:rPr>
              <w:instrText xml:space="preserve"> PAGEREF _Toc5235767 \h </w:instrText>
            </w:r>
            <w:r w:rsidR="00353E47">
              <w:rPr>
                <w:noProof/>
                <w:webHidden/>
              </w:rPr>
            </w:r>
            <w:r w:rsidR="00353E47">
              <w:rPr>
                <w:noProof/>
                <w:webHidden/>
              </w:rPr>
              <w:fldChar w:fldCharType="separate"/>
            </w:r>
            <w:r w:rsidR="00CA7A41">
              <w:rPr>
                <w:noProof/>
                <w:webHidden/>
              </w:rPr>
              <w:t>57</w:t>
            </w:r>
            <w:r w:rsidR="00353E47">
              <w:rPr>
                <w:noProof/>
                <w:webHidden/>
              </w:rPr>
              <w:fldChar w:fldCharType="end"/>
            </w:r>
          </w:hyperlink>
        </w:p>
        <w:p w:rsidR="00353E47" w:rsidRDefault="00390DC2">
          <w:pPr>
            <w:pStyle w:val="TOC2"/>
            <w:rPr>
              <w:rFonts w:eastAsiaTheme="minorEastAsia"/>
              <w:noProof/>
            </w:rPr>
          </w:pPr>
          <w:hyperlink w:anchor="_Toc5235768" w:history="1">
            <w:r w:rsidR="00353E47" w:rsidRPr="00767D8E">
              <w:rPr>
                <w:rStyle w:val="Hyperlink"/>
                <w:noProof/>
              </w:rPr>
              <w:t>RND()</w:t>
            </w:r>
            <w:r w:rsidR="00353E47">
              <w:rPr>
                <w:noProof/>
                <w:webHidden/>
              </w:rPr>
              <w:tab/>
            </w:r>
            <w:r w:rsidR="00353E47">
              <w:rPr>
                <w:noProof/>
                <w:webHidden/>
              </w:rPr>
              <w:fldChar w:fldCharType="begin"/>
            </w:r>
            <w:r w:rsidR="00353E47">
              <w:rPr>
                <w:noProof/>
                <w:webHidden/>
              </w:rPr>
              <w:instrText xml:space="preserve"> PAGEREF _Toc5235768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69" w:history="1">
            <w:r w:rsidR="00353E47" w:rsidRPr="00767D8E">
              <w:rPr>
                <w:rStyle w:val="Hyperlink"/>
                <w:noProof/>
              </w:rPr>
              <w:t>MAX(&lt;nexp&gt;, &lt;nexp&gt;)</w:t>
            </w:r>
            <w:r w:rsidR="00353E47">
              <w:rPr>
                <w:noProof/>
                <w:webHidden/>
              </w:rPr>
              <w:tab/>
            </w:r>
            <w:r w:rsidR="00353E47">
              <w:rPr>
                <w:noProof/>
                <w:webHidden/>
              </w:rPr>
              <w:fldChar w:fldCharType="begin"/>
            </w:r>
            <w:r w:rsidR="00353E47">
              <w:rPr>
                <w:noProof/>
                <w:webHidden/>
              </w:rPr>
              <w:instrText xml:space="preserve"> PAGEREF _Toc5235769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0" w:history="1">
            <w:r w:rsidR="00353E47" w:rsidRPr="00767D8E">
              <w:rPr>
                <w:rStyle w:val="Hyperlink"/>
                <w:noProof/>
              </w:rPr>
              <w:t>MIN(&lt;nexp&gt;, &lt;nexp&gt;)</w:t>
            </w:r>
            <w:r w:rsidR="00353E47">
              <w:rPr>
                <w:noProof/>
                <w:webHidden/>
              </w:rPr>
              <w:tab/>
            </w:r>
            <w:r w:rsidR="00353E47">
              <w:rPr>
                <w:noProof/>
                <w:webHidden/>
              </w:rPr>
              <w:fldChar w:fldCharType="begin"/>
            </w:r>
            <w:r w:rsidR="00353E47">
              <w:rPr>
                <w:noProof/>
                <w:webHidden/>
              </w:rPr>
              <w:instrText xml:space="preserve"> PAGEREF _Toc5235770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1" w:history="1">
            <w:r w:rsidR="00353E47" w:rsidRPr="00767D8E">
              <w:rPr>
                <w:rStyle w:val="Hyperlink"/>
                <w:noProof/>
              </w:rPr>
              <w:t>CEIL(&lt;nexp&gt;)</w:t>
            </w:r>
            <w:r w:rsidR="00353E47">
              <w:rPr>
                <w:noProof/>
                <w:webHidden/>
              </w:rPr>
              <w:tab/>
            </w:r>
            <w:r w:rsidR="00353E47">
              <w:rPr>
                <w:noProof/>
                <w:webHidden/>
              </w:rPr>
              <w:fldChar w:fldCharType="begin"/>
            </w:r>
            <w:r w:rsidR="00353E47">
              <w:rPr>
                <w:noProof/>
                <w:webHidden/>
              </w:rPr>
              <w:instrText xml:space="preserve"> PAGEREF _Toc5235771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2" w:history="1">
            <w:r w:rsidR="00353E47" w:rsidRPr="00767D8E">
              <w:rPr>
                <w:rStyle w:val="Hyperlink"/>
                <w:noProof/>
              </w:rPr>
              <w:t>FLOOR(&lt;nexp&gt;)</w:t>
            </w:r>
            <w:r w:rsidR="00353E47">
              <w:rPr>
                <w:noProof/>
                <w:webHidden/>
              </w:rPr>
              <w:tab/>
            </w:r>
            <w:r w:rsidR="00353E47">
              <w:rPr>
                <w:noProof/>
                <w:webHidden/>
              </w:rPr>
              <w:fldChar w:fldCharType="begin"/>
            </w:r>
            <w:r w:rsidR="00353E47">
              <w:rPr>
                <w:noProof/>
                <w:webHidden/>
              </w:rPr>
              <w:instrText xml:space="preserve"> PAGEREF _Toc5235772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3" w:history="1">
            <w:r w:rsidR="00353E47" w:rsidRPr="00767D8E">
              <w:rPr>
                <w:rStyle w:val="Hyperlink"/>
                <w:noProof/>
              </w:rPr>
              <w:t>INT(&lt;nexp&gt;)</w:t>
            </w:r>
            <w:r w:rsidR="00353E47">
              <w:rPr>
                <w:noProof/>
                <w:webHidden/>
              </w:rPr>
              <w:tab/>
            </w:r>
            <w:r w:rsidR="00353E47">
              <w:rPr>
                <w:noProof/>
                <w:webHidden/>
              </w:rPr>
              <w:fldChar w:fldCharType="begin"/>
            </w:r>
            <w:r w:rsidR="00353E47">
              <w:rPr>
                <w:noProof/>
                <w:webHidden/>
              </w:rPr>
              <w:instrText xml:space="preserve"> PAGEREF _Toc5235773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4" w:history="1">
            <w:r w:rsidR="00353E47" w:rsidRPr="00767D8E">
              <w:rPr>
                <w:rStyle w:val="Hyperlink"/>
                <w:noProof/>
              </w:rPr>
              <w:t>FRAC(&lt;nexp&gt;)</w:t>
            </w:r>
            <w:r w:rsidR="00353E47">
              <w:rPr>
                <w:noProof/>
                <w:webHidden/>
              </w:rPr>
              <w:tab/>
            </w:r>
            <w:r w:rsidR="00353E47">
              <w:rPr>
                <w:noProof/>
                <w:webHidden/>
              </w:rPr>
              <w:fldChar w:fldCharType="begin"/>
            </w:r>
            <w:r w:rsidR="00353E47">
              <w:rPr>
                <w:noProof/>
                <w:webHidden/>
              </w:rPr>
              <w:instrText xml:space="preserve"> PAGEREF _Toc5235774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5" w:history="1">
            <w:r w:rsidR="00353E47" w:rsidRPr="00767D8E">
              <w:rPr>
                <w:rStyle w:val="Hyperlink"/>
                <w:noProof/>
              </w:rPr>
              <w:t>MOD(&lt;nexp1&gt;, &lt;nexp2&gt;)</w:t>
            </w:r>
            <w:r w:rsidR="00353E47">
              <w:rPr>
                <w:noProof/>
                <w:webHidden/>
              </w:rPr>
              <w:tab/>
            </w:r>
            <w:r w:rsidR="00353E47">
              <w:rPr>
                <w:noProof/>
                <w:webHidden/>
              </w:rPr>
              <w:fldChar w:fldCharType="begin"/>
            </w:r>
            <w:r w:rsidR="00353E47">
              <w:rPr>
                <w:noProof/>
                <w:webHidden/>
              </w:rPr>
              <w:instrText xml:space="preserve"> PAGEREF _Toc5235775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6" w:history="1">
            <w:r w:rsidR="00353E47" w:rsidRPr="00767D8E">
              <w:rPr>
                <w:rStyle w:val="Hyperlink"/>
                <w:noProof/>
              </w:rPr>
              <w:t>ROUND(&lt;value_nexp&gt;{, &lt;count_nexp&gt;{, &lt;mode_sexp&gt;}})</w:t>
            </w:r>
            <w:r w:rsidR="00353E47">
              <w:rPr>
                <w:noProof/>
                <w:webHidden/>
              </w:rPr>
              <w:tab/>
            </w:r>
            <w:r w:rsidR="00353E47">
              <w:rPr>
                <w:noProof/>
                <w:webHidden/>
              </w:rPr>
              <w:fldChar w:fldCharType="begin"/>
            </w:r>
            <w:r w:rsidR="00353E47">
              <w:rPr>
                <w:noProof/>
                <w:webHidden/>
              </w:rPr>
              <w:instrText xml:space="preserve"> PAGEREF _Toc5235776 \h </w:instrText>
            </w:r>
            <w:r w:rsidR="00353E47">
              <w:rPr>
                <w:noProof/>
                <w:webHidden/>
              </w:rPr>
            </w:r>
            <w:r w:rsidR="00353E47">
              <w:rPr>
                <w:noProof/>
                <w:webHidden/>
              </w:rPr>
              <w:fldChar w:fldCharType="separate"/>
            </w:r>
            <w:r w:rsidR="00CA7A41">
              <w:rPr>
                <w:noProof/>
                <w:webHidden/>
              </w:rPr>
              <w:t>58</w:t>
            </w:r>
            <w:r w:rsidR="00353E47">
              <w:rPr>
                <w:noProof/>
                <w:webHidden/>
              </w:rPr>
              <w:fldChar w:fldCharType="end"/>
            </w:r>
          </w:hyperlink>
        </w:p>
        <w:p w:rsidR="00353E47" w:rsidRDefault="00390DC2">
          <w:pPr>
            <w:pStyle w:val="TOC2"/>
            <w:rPr>
              <w:rFonts w:eastAsiaTheme="minorEastAsia"/>
              <w:noProof/>
            </w:rPr>
          </w:pPr>
          <w:hyperlink w:anchor="_Toc5235777" w:history="1">
            <w:r w:rsidR="00353E47" w:rsidRPr="00767D8E">
              <w:rPr>
                <w:rStyle w:val="Hyperlink"/>
                <w:noProof/>
              </w:rPr>
              <w:t>SQR(&lt;nexp&gt;)</w:t>
            </w:r>
            <w:r w:rsidR="00353E47">
              <w:rPr>
                <w:noProof/>
                <w:webHidden/>
              </w:rPr>
              <w:tab/>
            </w:r>
            <w:r w:rsidR="00353E47">
              <w:rPr>
                <w:noProof/>
                <w:webHidden/>
              </w:rPr>
              <w:fldChar w:fldCharType="begin"/>
            </w:r>
            <w:r w:rsidR="00353E47">
              <w:rPr>
                <w:noProof/>
                <w:webHidden/>
              </w:rPr>
              <w:instrText xml:space="preserve"> PAGEREF _Toc5235777 \h </w:instrText>
            </w:r>
            <w:r w:rsidR="00353E47">
              <w:rPr>
                <w:noProof/>
                <w:webHidden/>
              </w:rPr>
            </w:r>
            <w:r w:rsidR="00353E47">
              <w:rPr>
                <w:noProof/>
                <w:webHidden/>
              </w:rPr>
              <w:fldChar w:fldCharType="separate"/>
            </w:r>
            <w:r w:rsidR="00CA7A41">
              <w:rPr>
                <w:noProof/>
                <w:webHidden/>
              </w:rPr>
              <w:t>59</w:t>
            </w:r>
            <w:r w:rsidR="00353E47">
              <w:rPr>
                <w:noProof/>
                <w:webHidden/>
              </w:rPr>
              <w:fldChar w:fldCharType="end"/>
            </w:r>
          </w:hyperlink>
        </w:p>
        <w:p w:rsidR="00353E47" w:rsidRDefault="00390DC2">
          <w:pPr>
            <w:pStyle w:val="TOC2"/>
            <w:rPr>
              <w:rFonts w:eastAsiaTheme="minorEastAsia"/>
              <w:noProof/>
            </w:rPr>
          </w:pPr>
          <w:hyperlink w:anchor="_Toc5235778" w:history="1">
            <w:r w:rsidR="00353E47" w:rsidRPr="00767D8E">
              <w:rPr>
                <w:rStyle w:val="Hyperlink"/>
                <w:noProof/>
              </w:rPr>
              <w:t>CBRT(&lt;nexp&gt;)</w:t>
            </w:r>
            <w:r w:rsidR="00353E47">
              <w:rPr>
                <w:noProof/>
                <w:webHidden/>
              </w:rPr>
              <w:tab/>
            </w:r>
            <w:r w:rsidR="00353E47">
              <w:rPr>
                <w:noProof/>
                <w:webHidden/>
              </w:rPr>
              <w:fldChar w:fldCharType="begin"/>
            </w:r>
            <w:r w:rsidR="00353E47">
              <w:rPr>
                <w:noProof/>
                <w:webHidden/>
              </w:rPr>
              <w:instrText xml:space="preserve"> PAGEREF _Toc5235778 \h </w:instrText>
            </w:r>
            <w:r w:rsidR="00353E47">
              <w:rPr>
                <w:noProof/>
                <w:webHidden/>
              </w:rPr>
            </w:r>
            <w:r w:rsidR="00353E47">
              <w:rPr>
                <w:noProof/>
                <w:webHidden/>
              </w:rPr>
              <w:fldChar w:fldCharType="separate"/>
            </w:r>
            <w:r w:rsidR="00CA7A41">
              <w:rPr>
                <w:noProof/>
                <w:webHidden/>
              </w:rPr>
              <w:t>59</w:t>
            </w:r>
            <w:r w:rsidR="00353E47">
              <w:rPr>
                <w:noProof/>
                <w:webHidden/>
              </w:rPr>
              <w:fldChar w:fldCharType="end"/>
            </w:r>
          </w:hyperlink>
        </w:p>
        <w:p w:rsidR="00353E47" w:rsidRDefault="00390DC2">
          <w:pPr>
            <w:pStyle w:val="TOC2"/>
            <w:rPr>
              <w:rFonts w:eastAsiaTheme="minorEastAsia"/>
              <w:noProof/>
            </w:rPr>
          </w:pPr>
          <w:hyperlink w:anchor="_Toc5235779" w:history="1">
            <w:r w:rsidR="00353E47" w:rsidRPr="00767D8E">
              <w:rPr>
                <w:rStyle w:val="Hyperlink"/>
                <w:noProof/>
              </w:rPr>
              <w:t>LOG(&lt;nexp&gt;)</w:t>
            </w:r>
            <w:r w:rsidR="00353E47">
              <w:rPr>
                <w:noProof/>
                <w:webHidden/>
              </w:rPr>
              <w:tab/>
            </w:r>
            <w:r w:rsidR="00353E47">
              <w:rPr>
                <w:noProof/>
                <w:webHidden/>
              </w:rPr>
              <w:fldChar w:fldCharType="begin"/>
            </w:r>
            <w:r w:rsidR="00353E47">
              <w:rPr>
                <w:noProof/>
                <w:webHidden/>
              </w:rPr>
              <w:instrText xml:space="preserve"> PAGEREF _Toc5235779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0" w:history="1">
            <w:r w:rsidR="00353E47" w:rsidRPr="00767D8E">
              <w:rPr>
                <w:rStyle w:val="Hyperlink"/>
                <w:noProof/>
              </w:rPr>
              <w:t>LOG10(&lt;nexp&gt;)</w:t>
            </w:r>
            <w:r w:rsidR="00353E47">
              <w:rPr>
                <w:noProof/>
                <w:webHidden/>
              </w:rPr>
              <w:tab/>
            </w:r>
            <w:r w:rsidR="00353E47">
              <w:rPr>
                <w:noProof/>
                <w:webHidden/>
              </w:rPr>
              <w:fldChar w:fldCharType="begin"/>
            </w:r>
            <w:r w:rsidR="00353E47">
              <w:rPr>
                <w:noProof/>
                <w:webHidden/>
              </w:rPr>
              <w:instrText xml:space="preserve"> PAGEREF _Toc5235780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1" w:history="1">
            <w:r w:rsidR="00353E47" w:rsidRPr="00767D8E">
              <w:rPr>
                <w:rStyle w:val="Hyperlink"/>
                <w:noProof/>
              </w:rPr>
              <w:t>EXP(&lt;nexp&gt;)</w:t>
            </w:r>
            <w:r w:rsidR="00353E47">
              <w:rPr>
                <w:noProof/>
                <w:webHidden/>
              </w:rPr>
              <w:tab/>
            </w:r>
            <w:r w:rsidR="00353E47">
              <w:rPr>
                <w:noProof/>
                <w:webHidden/>
              </w:rPr>
              <w:fldChar w:fldCharType="begin"/>
            </w:r>
            <w:r w:rsidR="00353E47">
              <w:rPr>
                <w:noProof/>
                <w:webHidden/>
              </w:rPr>
              <w:instrText xml:space="preserve"> PAGEREF _Toc5235781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2" w:history="1">
            <w:r w:rsidR="00353E47" w:rsidRPr="00767D8E">
              <w:rPr>
                <w:rStyle w:val="Hyperlink"/>
                <w:noProof/>
              </w:rPr>
              <w:t>POW(&lt;nexp1&gt;, &lt;nexp2&gt;)</w:t>
            </w:r>
            <w:r w:rsidR="00353E47">
              <w:rPr>
                <w:noProof/>
                <w:webHidden/>
              </w:rPr>
              <w:tab/>
            </w:r>
            <w:r w:rsidR="00353E47">
              <w:rPr>
                <w:noProof/>
                <w:webHidden/>
              </w:rPr>
              <w:fldChar w:fldCharType="begin"/>
            </w:r>
            <w:r w:rsidR="00353E47">
              <w:rPr>
                <w:noProof/>
                <w:webHidden/>
              </w:rPr>
              <w:instrText xml:space="preserve"> PAGEREF _Toc5235782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3" w:history="1">
            <w:r w:rsidR="00353E47" w:rsidRPr="00767D8E">
              <w:rPr>
                <w:rStyle w:val="Hyperlink"/>
                <w:noProof/>
              </w:rPr>
              <w:t>HYPOT(&lt;nexp_x&gt;, &lt;nexp_y)</w:t>
            </w:r>
            <w:r w:rsidR="00353E47">
              <w:rPr>
                <w:noProof/>
                <w:webHidden/>
              </w:rPr>
              <w:tab/>
            </w:r>
            <w:r w:rsidR="00353E47">
              <w:rPr>
                <w:noProof/>
                <w:webHidden/>
              </w:rPr>
              <w:fldChar w:fldCharType="begin"/>
            </w:r>
            <w:r w:rsidR="00353E47">
              <w:rPr>
                <w:noProof/>
                <w:webHidden/>
              </w:rPr>
              <w:instrText xml:space="preserve"> PAGEREF _Toc5235783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4" w:history="1">
            <w:r w:rsidR="00353E47" w:rsidRPr="00767D8E">
              <w:rPr>
                <w:rStyle w:val="Hyperlink"/>
                <w:noProof/>
              </w:rPr>
              <w:t>PI()</w:t>
            </w:r>
            <w:r w:rsidR="00353E47">
              <w:rPr>
                <w:noProof/>
                <w:webHidden/>
              </w:rPr>
              <w:tab/>
            </w:r>
            <w:r w:rsidR="00353E47">
              <w:rPr>
                <w:noProof/>
                <w:webHidden/>
              </w:rPr>
              <w:fldChar w:fldCharType="begin"/>
            </w:r>
            <w:r w:rsidR="00353E47">
              <w:rPr>
                <w:noProof/>
                <w:webHidden/>
              </w:rPr>
              <w:instrText xml:space="preserve"> PAGEREF _Toc5235784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5" w:history="1">
            <w:r w:rsidR="00353E47" w:rsidRPr="00767D8E">
              <w:rPr>
                <w:rStyle w:val="Hyperlink"/>
                <w:noProof/>
              </w:rPr>
              <w:t>SIN(&lt;nexp&gt;)</w:t>
            </w:r>
            <w:r w:rsidR="00353E47">
              <w:rPr>
                <w:noProof/>
                <w:webHidden/>
              </w:rPr>
              <w:tab/>
            </w:r>
            <w:r w:rsidR="00353E47">
              <w:rPr>
                <w:noProof/>
                <w:webHidden/>
              </w:rPr>
              <w:fldChar w:fldCharType="begin"/>
            </w:r>
            <w:r w:rsidR="00353E47">
              <w:rPr>
                <w:noProof/>
                <w:webHidden/>
              </w:rPr>
              <w:instrText xml:space="preserve"> PAGEREF _Toc5235785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6" w:history="1">
            <w:r w:rsidR="00353E47" w:rsidRPr="00767D8E">
              <w:rPr>
                <w:rStyle w:val="Hyperlink"/>
                <w:noProof/>
              </w:rPr>
              <w:t>COS(&lt;nexp&gt;)</w:t>
            </w:r>
            <w:r w:rsidR="00353E47">
              <w:rPr>
                <w:noProof/>
                <w:webHidden/>
              </w:rPr>
              <w:tab/>
            </w:r>
            <w:r w:rsidR="00353E47">
              <w:rPr>
                <w:noProof/>
                <w:webHidden/>
              </w:rPr>
              <w:fldChar w:fldCharType="begin"/>
            </w:r>
            <w:r w:rsidR="00353E47">
              <w:rPr>
                <w:noProof/>
                <w:webHidden/>
              </w:rPr>
              <w:instrText xml:space="preserve"> PAGEREF _Toc5235786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7" w:history="1">
            <w:r w:rsidR="00353E47" w:rsidRPr="00767D8E">
              <w:rPr>
                <w:rStyle w:val="Hyperlink"/>
                <w:noProof/>
              </w:rPr>
              <w:t>TAN(&lt;nexp&gt;)</w:t>
            </w:r>
            <w:r w:rsidR="00353E47">
              <w:rPr>
                <w:noProof/>
                <w:webHidden/>
              </w:rPr>
              <w:tab/>
            </w:r>
            <w:r w:rsidR="00353E47">
              <w:rPr>
                <w:noProof/>
                <w:webHidden/>
              </w:rPr>
              <w:fldChar w:fldCharType="begin"/>
            </w:r>
            <w:r w:rsidR="00353E47">
              <w:rPr>
                <w:noProof/>
                <w:webHidden/>
              </w:rPr>
              <w:instrText xml:space="preserve"> PAGEREF _Toc5235787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8" w:history="1">
            <w:r w:rsidR="00353E47" w:rsidRPr="00767D8E">
              <w:rPr>
                <w:rStyle w:val="Hyperlink"/>
                <w:noProof/>
              </w:rPr>
              <w:t>SINH(&lt;nexp&gt;)</w:t>
            </w:r>
            <w:r w:rsidR="00353E47">
              <w:rPr>
                <w:noProof/>
                <w:webHidden/>
              </w:rPr>
              <w:tab/>
            </w:r>
            <w:r w:rsidR="00353E47">
              <w:rPr>
                <w:noProof/>
                <w:webHidden/>
              </w:rPr>
              <w:fldChar w:fldCharType="begin"/>
            </w:r>
            <w:r w:rsidR="00353E47">
              <w:rPr>
                <w:noProof/>
                <w:webHidden/>
              </w:rPr>
              <w:instrText xml:space="preserve"> PAGEREF _Toc5235788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89" w:history="1">
            <w:r w:rsidR="00353E47" w:rsidRPr="00767D8E">
              <w:rPr>
                <w:rStyle w:val="Hyperlink"/>
                <w:noProof/>
              </w:rPr>
              <w:t>COSH(&lt;nexp&gt;)</w:t>
            </w:r>
            <w:r w:rsidR="00353E47">
              <w:rPr>
                <w:noProof/>
                <w:webHidden/>
              </w:rPr>
              <w:tab/>
            </w:r>
            <w:r w:rsidR="00353E47">
              <w:rPr>
                <w:noProof/>
                <w:webHidden/>
              </w:rPr>
              <w:fldChar w:fldCharType="begin"/>
            </w:r>
            <w:r w:rsidR="00353E47">
              <w:rPr>
                <w:noProof/>
                <w:webHidden/>
              </w:rPr>
              <w:instrText xml:space="preserve"> PAGEREF _Toc5235789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90" w:history="1">
            <w:r w:rsidR="00353E47" w:rsidRPr="00767D8E">
              <w:rPr>
                <w:rStyle w:val="Hyperlink"/>
                <w:noProof/>
              </w:rPr>
              <w:t>ASIN(&lt;nexp&gt;)</w:t>
            </w:r>
            <w:r w:rsidR="00353E47">
              <w:rPr>
                <w:noProof/>
                <w:webHidden/>
              </w:rPr>
              <w:tab/>
            </w:r>
            <w:r w:rsidR="00353E47">
              <w:rPr>
                <w:noProof/>
                <w:webHidden/>
              </w:rPr>
              <w:fldChar w:fldCharType="begin"/>
            </w:r>
            <w:r w:rsidR="00353E47">
              <w:rPr>
                <w:noProof/>
                <w:webHidden/>
              </w:rPr>
              <w:instrText xml:space="preserve"> PAGEREF _Toc5235790 \h </w:instrText>
            </w:r>
            <w:r w:rsidR="00353E47">
              <w:rPr>
                <w:noProof/>
                <w:webHidden/>
              </w:rPr>
            </w:r>
            <w:r w:rsidR="00353E47">
              <w:rPr>
                <w:noProof/>
                <w:webHidden/>
              </w:rPr>
              <w:fldChar w:fldCharType="separate"/>
            </w:r>
            <w:r w:rsidR="00CA7A41">
              <w:rPr>
                <w:noProof/>
                <w:webHidden/>
              </w:rPr>
              <w:t>60</w:t>
            </w:r>
            <w:r w:rsidR="00353E47">
              <w:rPr>
                <w:noProof/>
                <w:webHidden/>
              </w:rPr>
              <w:fldChar w:fldCharType="end"/>
            </w:r>
          </w:hyperlink>
        </w:p>
        <w:p w:rsidR="00353E47" w:rsidRDefault="00390DC2">
          <w:pPr>
            <w:pStyle w:val="TOC2"/>
            <w:rPr>
              <w:rFonts w:eastAsiaTheme="minorEastAsia"/>
              <w:noProof/>
            </w:rPr>
          </w:pPr>
          <w:hyperlink w:anchor="_Toc5235791" w:history="1">
            <w:r w:rsidR="00353E47" w:rsidRPr="00767D8E">
              <w:rPr>
                <w:rStyle w:val="Hyperlink"/>
                <w:noProof/>
              </w:rPr>
              <w:t>ACOS(&lt;nexp&gt;)</w:t>
            </w:r>
            <w:r w:rsidR="00353E47">
              <w:rPr>
                <w:noProof/>
                <w:webHidden/>
              </w:rPr>
              <w:tab/>
            </w:r>
            <w:r w:rsidR="00353E47">
              <w:rPr>
                <w:noProof/>
                <w:webHidden/>
              </w:rPr>
              <w:fldChar w:fldCharType="begin"/>
            </w:r>
            <w:r w:rsidR="00353E47">
              <w:rPr>
                <w:noProof/>
                <w:webHidden/>
              </w:rPr>
              <w:instrText xml:space="preserve"> PAGEREF _Toc5235791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2" w:history="1">
            <w:r w:rsidR="00353E47" w:rsidRPr="00767D8E">
              <w:rPr>
                <w:rStyle w:val="Hyperlink"/>
                <w:noProof/>
              </w:rPr>
              <w:t>ATAN(&lt;nexp&gt;)</w:t>
            </w:r>
            <w:r w:rsidR="00353E47">
              <w:rPr>
                <w:noProof/>
                <w:webHidden/>
              </w:rPr>
              <w:tab/>
            </w:r>
            <w:r w:rsidR="00353E47">
              <w:rPr>
                <w:noProof/>
                <w:webHidden/>
              </w:rPr>
              <w:fldChar w:fldCharType="begin"/>
            </w:r>
            <w:r w:rsidR="00353E47">
              <w:rPr>
                <w:noProof/>
                <w:webHidden/>
              </w:rPr>
              <w:instrText xml:space="preserve"> PAGEREF _Toc5235792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3" w:history="1">
            <w:r w:rsidR="00353E47" w:rsidRPr="00767D8E">
              <w:rPr>
                <w:rStyle w:val="Hyperlink"/>
                <w:noProof/>
              </w:rPr>
              <w:t>ATAN2(&lt;nexp_y&gt;, &lt;nexp_x&gt;)</w:t>
            </w:r>
            <w:r w:rsidR="00353E47">
              <w:rPr>
                <w:noProof/>
                <w:webHidden/>
              </w:rPr>
              <w:tab/>
            </w:r>
            <w:r w:rsidR="00353E47">
              <w:rPr>
                <w:noProof/>
                <w:webHidden/>
              </w:rPr>
              <w:fldChar w:fldCharType="begin"/>
            </w:r>
            <w:r w:rsidR="00353E47">
              <w:rPr>
                <w:noProof/>
                <w:webHidden/>
              </w:rPr>
              <w:instrText xml:space="preserve"> PAGEREF _Toc5235793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4" w:history="1">
            <w:r w:rsidR="00353E47" w:rsidRPr="00767D8E">
              <w:rPr>
                <w:rStyle w:val="Hyperlink"/>
                <w:noProof/>
              </w:rPr>
              <w:t>TODEGREES(&lt;nexp&gt;)</w:t>
            </w:r>
            <w:r w:rsidR="00353E47">
              <w:rPr>
                <w:noProof/>
                <w:webHidden/>
              </w:rPr>
              <w:tab/>
            </w:r>
            <w:r w:rsidR="00353E47">
              <w:rPr>
                <w:noProof/>
                <w:webHidden/>
              </w:rPr>
              <w:fldChar w:fldCharType="begin"/>
            </w:r>
            <w:r w:rsidR="00353E47">
              <w:rPr>
                <w:noProof/>
                <w:webHidden/>
              </w:rPr>
              <w:instrText xml:space="preserve"> PAGEREF _Toc5235794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5" w:history="1">
            <w:r w:rsidR="00353E47" w:rsidRPr="00767D8E">
              <w:rPr>
                <w:rStyle w:val="Hyperlink"/>
                <w:noProof/>
              </w:rPr>
              <w:t>TORADIANS(&lt;nexp&gt;)</w:t>
            </w:r>
            <w:r w:rsidR="00353E47">
              <w:rPr>
                <w:noProof/>
                <w:webHidden/>
              </w:rPr>
              <w:tab/>
            </w:r>
            <w:r w:rsidR="00353E47">
              <w:rPr>
                <w:noProof/>
                <w:webHidden/>
              </w:rPr>
              <w:fldChar w:fldCharType="begin"/>
            </w:r>
            <w:r w:rsidR="00353E47">
              <w:rPr>
                <w:noProof/>
                <w:webHidden/>
              </w:rPr>
              <w:instrText xml:space="preserve"> PAGEREF _Toc5235795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6" w:history="1">
            <w:r w:rsidR="00353E47" w:rsidRPr="00767D8E">
              <w:rPr>
                <w:rStyle w:val="Hyperlink"/>
                <w:noProof/>
              </w:rPr>
              <w:t>VAL(&lt;sexp&gt;)</w:t>
            </w:r>
            <w:r w:rsidR="00353E47">
              <w:rPr>
                <w:noProof/>
                <w:webHidden/>
              </w:rPr>
              <w:tab/>
            </w:r>
            <w:r w:rsidR="00353E47">
              <w:rPr>
                <w:noProof/>
                <w:webHidden/>
              </w:rPr>
              <w:fldChar w:fldCharType="begin"/>
            </w:r>
            <w:r w:rsidR="00353E47">
              <w:rPr>
                <w:noProof/>
                <w:webHidden/>
              </w:rPr>
              <w:instrText xml:space="preserve"> PAGEREF _Toc5235796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7" w:history="1">
            <w:r w:rsidR="00353E47" w:rsidRPr="00767D8E">
              <w:rPr>
                <w:rStyle w:val="Hyperlink"/>
                <w:noProof/>
              </w:rPr>
              <w:t>IS_NUMBER(&lt;sexp&gt;)</w:t>
            </w:r>
            <w:r w:rsidR="00353E47">
              <w:rPr>
                <w:noProof/>
                <w:webHidden/>
              </w:rPr>
              <w:tab/>
            </w:r>
            <w:r w:rsidR="00353E47">
              <w:rPr>
                <w:noProof/>
                <w:webHidden/>
              </w:rPr>
              <w:fldChar w:fldCharType="begin"/>
            </w:r>
            <w:r w:rsidR="00353E47">
              <w:rPr>
                <w:noProof/>
                <w:webHidden/>
              </w:rPr>
              <w:instrText xml:space="preserve"> PAGEREF _Toc5235797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8" w:history="1">
            <w:r w:rsidR="00353E47" w:rsidRPr="00767D8E">
              <w:rPr>
                <w:rStyle w:val="Hyperlink"/>
                <w:noProof/>
              </w:rPr>
              <w:t>LEN(&lt;sexp&gt;)</w:t>
            </w:r>
            <w:r w:rsidR="00353E47">
              <w:rPr>
                <w:noProof/>
                <w:webHidden/>
              </w:rPr>
              <w:tab/>
            </w:r>
            <w:r w:rsidR="00353E47">
              <w:rPr>
                <w:noProof/>
                <w:webHidden/>
              </w:rPr>
              <w:fldChar w:fldCharType="begin"/>
            </w:r>
            <w:r w:rsidR="00353E47">
              <w:rPr>
                <w:noProof/>
                <w:webHidden/>
              </w:rPr>
              <w:instrText xml:space="preserve"> PAGEREF _Toc5235798 \h </w:instrText>
            </w:r>
            <w:r w:rsidR="00353E47">
              <w:rPr>
                <w:noProof/>
                <w:webHidden/>
              </w:rPr>
            </w:r>
            <w:r w:rsidR="00353E47">
              <w:rPr>
                <w:noProof/>
                <w:webHidden/>
              </w:rPr>
              <w:fldChar w:fldCharType="separate"/>
            </w:r>
            <w:r w:rsidR="00CA7A41">
              <w:rPr>
                <w:noProof/>
                <w:webHidden/>
              </w:rPr>
              <w:t>61</w:t>
            </w:r>
            <w:r w:rsidR="00353E47">
              <w:rPr>
                <w:noProof/>
                <w:webHidden/>
              </w:rPr>
              <w:fldChar w:fldCharType="end"/>
            </w:r>
          </w:hyperlink>
        </w:p>
        <w:p w:rsidR="00353E47" w:rsidRDefault="00390DC2">
          <w:pPr>
            <w:pStyle w:val="TOC2"/>
            <w:rPr>
              <w:rFonts w:eastAsiaTheme="minorEastAsia"/>
              <w:noProof/>
            </w:rPr>
          </w:pPr>
          <w:hyperlink w:anchor="_Toc5235799" w:history="1">
            <w:r w:rsidR="00353E47" w:rsidRPr="00767D8E">
              <w:rPr>
                <w:rStyle w:val="Hyperlink"/>
                <w:noProof/>
              </w:rPr>
              <w:t>HEX(&lt;sexp&gt;)</w:t>
            </w:r>
            <w:r w:rsidR="00353E47">
              <w:rPr>
                <w:noProof/>
                <w:webHidden/>
              </w:rPr>
              <w:tab/>
            </w:r>
            <w:r w:rsidR="00353E47">
              <w:rPr>
                <w:noProof/>
                <w:webHidden/>
              </w:rPr>
              <w:fldChar w:fldCharType="begin"/>
            </w:r>
            <w:r w:rsidR="00353E47">
              <w:rPr>
                <w:noProof/>
                <w:webHidden/>
              </w:rPr>
              <w:instrText xml:space="preserve"> PAGEREF _Toc5235799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0" w:history="1">
            <w:r w:rsidR="00353E47" w:rsidRPr="00767D8E">
              <w:rPr>
                <w:rStyle w:val="Hyperlink"/>
                <w:noProof/>
              </w:rPr>
              <w:t>OCT(&lt;sexp&gt;)</w:t>
            </w:r>
            <w:r w:rsidR="00353E47">
              <w:rPr>
                <w:noProof/>
                <w:webHidden/>
              </w:rPr>
              <w:tab/>
            </w:r>
            <w:r w:rsidR="00353E47">
              <w:rPr>
                <w:noProof/>
                <w:webHidden/>
              </w:rPr>
              <w:fldChar w:fldCharType="begin"/>
            </w:r>
            <w:r w:rsidR="00353E47">
              <w:rPr>
                <w:noProof/>
                <w:webHidden/>
              </w:rPr>
              <w:instrText xml:space="preserve"> PAGEREF _Toc5235800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1" w:history="1">
            <w:r w:rsidR="00353E47" w:rsidRPr="00767D8E">
              <w:rPr>
                <w:rStyle w:val="Hyperlink"/>
                <w:noProof/>
              </w:rPr>
              <w:t>BIN(&lt;sexp&gt;)</w:t>
            </w:r>
            <w:r w:rsidR="00353E47">
              <w:rPr>
                <w:noProof/>
                <w:webHidden/>
              </w:rPr>
              <w:tab/>
            </w:r>
            <w:r w:rsidR="00353E47">
              <w:rPr>
                <w:noProof/>
                <w:webHidden/>
              </w:rPr>
              <w:fldChar w:fldCharType="begin"/>
            </w:r>
            <w:r w:rsidR="00353E47">
              <w:rPr>
                <w:noProof/>
                <w:webHidden/>
              </w:rPr>
              <w:instrText xml:space="preserve"> PAGEREF _Toc5235801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2" w:history="1">
            <w:r w:rsidR="00353E47" w:rsidRPr="00767D8E">
              <w:rPr>
                <w:rStyle w:val="Hyperlink"/>
                <w:noProof/>
              </w:rPr>
              <w:t>SHIFT(&lt;value_nexp&gt;, &lt;bits_nexp&gt;)</w:t>
            </w:r>
            <w:r w:rsidR="00353E47">
              <w:rPr>
                <w:noProof/>
                <w:webHidden/>
              </w:rPr>
              <w:tab/>
            </w:r>
            <w:r w:rsidR="00353E47">
              <w:rPr>
                <w:noProof/>
                <w:webHidden/>
              </w:rPr>
              <w:fldChar w:fldCharType="begin"/>
            </w:r>
            <w:r w:rsidR="00353E47">
              <w:rPr>
                <w:noProof/>
                <w:webHidden/>
              </w:rPr>
              <w:instrText xml:space="preserve"> PAGEREF _Toc5235802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3" w:history="1">
            <w:r w:rsidR="00353E47" w:rsidRPr="00767D8E">
              <w:rPr>
                <w:rStyle w:val="Hyperlink"/>
                <w:noProof/>
              </w:rPr>
              <w:t>ASCII(&lt;sexp&gt;{, &lt;index_nexp&gt;})</w:t>
            </w:r>
            <w:r w:rsidR="00353E47">
              <w:rPr>
                <w:noProof/>
                <w:webHidden/>
              </w:rPr>
              <w:tab/>
            </w:r>
            <w:r w:rsidR="00353E47">
              <w:rPr>
                <w:noProof/>
                <w:webHidden/>
              </w:rPr>
              <w:fldChar w:fldCharType="begin"/>
            </w:r>
            <w:r w:rsidR="00353E47">
              <w:rPr>
                <w:noProof/>
                <w:webHidden/>
              </w:rPr>
              <w:instrText xml:space="preserve"> PAGEREF _Toc5235803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4" w:history="1">
            <w:r w:rsidR="00353E47" w:rsidRPr="00767D8E">
              <w:rPr>
                <w:rStyle w:val="Hyperlink"/>
                <w:noProof/>
              </w:rPr>
              <w:t>UCODE(&lt;sexp&gt;{, &lt;index_nexp&gt;})</w:t>
            </w:r>
            <w:r w:rsidR="00353E47">
              <w:rPr>
                <w:noProof/>
                <w:webHidden/>
              </w:rPr>
              <w:tab/>
            </w:r>
            <w:r w:rsidR="00353E47">
              <w:rPr>
                <w:noProof/>
                <w:webHidden/>
              </w:rPr>
              <w:fldChar w:fldCharType="begin"/>
            </w:r>
            <w:r w:rsidR="00353E47">
              <w:rPr>
                <w:noProof/>
                <w:webHidden/>
              </w:rPr>
              <w:instrText xml:space="preserve"> PAGEREF _Toc5235804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5" w:history="1">
            <w:r w:rsidR="00353E47" w:rsidRPr="00767D8E">
              <w:rPr>
                <w:rStyle w:val="Hyperlink"/>
                <w:rFonts w:eastAsia="Times New Roman"/>
                <w:noProof/>
              </w:rPr>
              <w:t>IS_IN(&lt;sub</w:t>
            </w:r>
            <w:r w:rsidR="00353E47" w:rsidRPr="00767D8E">
              <w:rPr>
                <w:rStyle w:val="Hyperlink"/>
                <w:noProof/>
              </w:rPr>
              <w:t>_sexp&gt;</w:t>
            </w:r>
            <w:r w:rsidR="00353E47" w:rsidRPr="00767D8E">
              <w:rPr>
                <w:rStyle w:val="Hyperlink"/>
                <w:rFonts w:eastAsia="Times New Roman"/>
                <w:noProof/>
              </w:rPr>
              <w:t>, &lt;base</w:t>
            </w:r>
            <w:r w:rsidR="00353E47" w:rsidRPr="00767D8E">
              <w:rPr>
                <w:rStyle w:val="Hyperlink"/>
                <w:noProof/>
              </w:rPr>
              <w:t>_sexp&gt;{, &lt;start_nexp&gt;})</w:t>
            </w:r>
            <w:r w:rsidR="00353E47">
              <w:rPr>
                <w:noProof/>
                <w:webHidden/>
              </w:rPr>
              <w:tab/>
            </w:r>
            <w:r w:rsidR="00353E47">
              <w:rPr>
                <w:noProof/>
                <w:webHidden/>
              </w:rPr>
              <w:fldChar w:fldCharType="begin"/>
            </w:r>
            <w:r w:rsidR="00353E47">
              <w:rPr>
                <w:noProof/>
                <w:webHidden/>
              </w:rPr>
              <w:instrText xml:space="preserve"> PAGEREF _Toc5235805 \h </w:instrText>
            </w:r>
            <w:r w:rsidR="00353E47">
              <w:rPr>
                <w:noProof/>
                <w:webHidden/>
              </w:rPr>
            </w:r>
            <w:r w:rsidR="00353E47">
              <w:rPr>
                <w:noProof/>
                <w:webHidden/>
              </w:rPr>
              <w:fldChar w:fldCharType="separate"/>
            </w:r>
            <w:r w:rsidR="00CA7A41">
              <w:rPr>
                <w:noProof/>
                <w:webHidden/>
              </w:rPr>
              <w:t>62</w:t>
            </w:r>
            <w:r w:rsidR="00353E47">
              <w:rPr>
                <w:noProof/>
                <w:webHidden/>
              </w:rPr>
              <w:fldChar w:fldCharType="end"/>
            </w:r>
          </w:hyperlink>
        </w:p>
        <w:p w:rsidR="00353E47" w:rsidRDefault="00390DC2">
          <w:pPr>
            <w:pStyle w:val="TOC2"/>
            <w:rPr>
              <w:rFonts w:eastAsiaTheme="minorEastAsia"/>
              <w:noProof/>
            </w:rPr>
          </w:pPr>
          <w:hyperlink w:anchor="_Toc5235806" w:history="1">
            <w:r w:rsidR="00353E47" w:rsidRPr="00767D8E">
              <w:rPr>
                <w:rStyle w:val="Hyperlink"/>
                <w:noProof/>
              </w:rPr>
              <w:t>STARTS_WITH(&lt;sub_sexp&gt;, &lt;base_sexp&gt;{, &lt;start_nexp&gt;})</w:t>
            </w:r>
            <w:r w:rsidR="00353E47">
              <w:rPr>
                <w:noProof/>
                <w:webHidden/>
              </w:rPr>
              <w:tab/>
            </w:r>
            <w:r w:rsidR="00353E47">
              <w:rPr>
                <w:noProof/>
                <w:webHidden/>
              </w:rPr>
              <w:fldChar w:fldCharType="begin"/>
            </w:r>
            <w:r w:rsidR="00353E47">
              <w:rPr>
                <w:noProof/>
                <w:webHidden/>
              </w:rPr>
              <w:instrText xml:space="preserve"> PAGEREF _Toc5235806 \h </w:instrText>
            </w:r>
            <w:r w:rsidR="00353E47">
              <w:rPr>
                <w:noProof/>
                <w:webHidden/>
              </w:rPr>
            </w:r>
            <w:r w:rsidR="00353E47">
              <w:rPr>
                <w:noProof/>
                <w:webHidden/>
              </w:rPr>
              <w:fldChar w:fldCharType="separate"/>
            </w:r>
            <w:r w:rsidR="00CA7A41">
              <w:rPr>
                <w:noProof/>
                <w:webHidden/>
              </w:rPr>
              <w:t>63</w:t>
            </w:r>
            <w:r w:rsidR="00353E47">
              <w:rPr>
                <w:noProof/>
                <w:webHidden/>
              </w:rPr>
              <w:fldChar w:fldCharType="end"/>
            </w:r>
          </w:hyperlink>
        </w:p>
        <w:p w:rsidR="00353E47" w:rsidRDefault="00390DC2">
          <w:pPr>
            <w:pStyle w:val="TOC2"/>
            <w:rPr>
              <w:rFonts w:eastAsiaTheme="minorEastAsia"/>
              <w:noProof/>
            </w:rPr>
          </w:pPr>
          <w:hyperlink w:anchor="_Toc5235807" w:history="1">
            <w:r w:rsidR="00353E47" w:rsidRPr="00767D8E">
              <w:rPr>
                <w:rStyle w:val="Hyperlink"/>
                <w:noProof/>
              </w:rPr>
              <w:t>ENDS_WITH(&lt;sub_sexp&gt;, &lt;base_sexp&gt;)</w:t>
            </w:r>
            <w:r w:rsidR="00353E47">
              <w:rPr>
                <w:noProof/>
                <w:webHidden/>
              </w:rPr>
              <w:tab/>
            </w:r>
            <w:r w:rsidR="00353E47">
              <w:rPr>
                <w:noProof/>
                <w:webHidden/>
              </w:rPr>
              <w:fldChar w:fldCharType="begin"/>
            </w:r>
            <w:r w:rsidR="00353E47">
              <w:rPr>
                <w:noProof/>
                <w:webHidden/>
              </w:rPr>
              <w:instrText xml:space="preserve"> PAGEREF _Toc5235807 \h </w:instrText>
            </w:r>
            <w:r w:rsidR="00353E47">
              <w:rPr>
                <w:noProof/>
                <w:webHidden/>
              </w:rPr>
            </w:r>
            <w:r w:rsidR="00353E47">
              <w:rPr>
                <w:noProof/>
                <w:webHidden/>
              </w:rPr>
              <w:fldChar w:fldCharType="separate"/>
            </w:r>
            <w:r w:rsidR="00CA7A41">
              <w:rPr>
                <w:noProof/>
                <w:webHidden/>
              </w:rPr>
              <w:t>63</w:t>
            </w:r>
            <w:r w:rsidR="00353E47">
              <w:rPr>
                <w:noProof/>
                <w:webHidden/>
              </w:rPr>
              <w:fldChar w:fldCharType="end"/>
            </w:r>
          </w:hyperlink>
        </w:p>
        <w:p w:rsidR="00353E47" w:rsidRDefault="00390DC2">
          <w:pPr>
            <w:pStyle w:val="TOC2"/>
            <w:rPr>
              <w:rFonts w:eastAsiaTheme="minorEastAsia"/>
              <w:noProof/>
            </w:rPr>
          </w:pPr>
          <w:hyperlink w:anchor="_Toc5235808" w:history="1">
            <w:r w:rsidR="00353E47" w:rsidRPr="00767D8E">
              <w:rPr>
                <w:rStyle w:val="Hyperlink"/>
                <w:noProof/>
              </w:rPr>
              <w:t>GR_COLLISION(&lt;object_1_nvar&gt;, &lt;object_2_nvar&gt;)</w:t>
            </w:r>
            <w:r w:rsidR="00353E47">
              <w:rPr>
                <w:noProof/>
                <w:webHidden/>
              </w:rPr>
              <w:tab/>
            </w:r>
            <w:r w:rsidR="00353E47">
              <w:rPr>
                <w:noProof/>
                <w:webHidden/>
              </w:rPr>
              <w:fldChar w:fldCharType="begin"/>
            </w:r>
            <w:r w:rsidR="00353E47">
              <w:rPr>
                <w:noProof/>
                <w:webHidden/>
              </w:rPr>
              <w:instrText xml:space="preserve"> PAGEREF _Toc5235808 \h </w:instrText>
            </w:r>
            <w:r w:rsidR="00353E47">
              <w:rPr>
                <w:noProof/>
                <w:webHidden/>
              </w:rPr>
            </w:r>
            <w:r w:rsidR="00353E47">
              <w:rPr>
                <w:noProof/>
                <w:webHidden/>
              </w:rPr>
              <w:fldChar w:fldCharType="separate"/>
            </w:r>
            <w:r w:rsidR="00CA7A41">
              <w:rPr>
                <w:noProof/>
                <w:webHidden/>
              </w:rPr>
              <w:t>63</w:t>
            </w:r>
            <w:r w:rsidR="00353E47">
              <w:rPr>
                <w:noProof/>
                <w:webHidden/>
              </w:rPr>
              <w:fldChar w:fldCharType="end"/>
            </w:r>
          </w:hyperlink>
        </w:p>
        <w:p w:rsidR="00353E47" w:rsidRDefault="00390DC2">
          <w:pPr>
            <w:pStyle w:val="TOC2"/>
            <w:rPr>
              <w:rFonts w:eastAsiaTheme="minorEastAsia"/>
              <w:noProof/>
            </w:rPr>
          </w:pPr>
          <w:hyperlink w:anchor="_Toc5235809" w:history="1">
            <w:r w:rsidR="00353E47" w:rsidRPr="00767D8E">
              <w:rPr>
                <w:rStyle w:val="Hyperlink"/>
                <w:noProof/>
              </w:rPr>
              <w:t>BACKGROUND()</w:t>
            </w:r>
            <w:r w:rsidR="00353E47">
              <w:rPr>
                <w:noProof/>
                <w:webHidden/>
              </w:rPr>
              <w:tab/>
            </w:r>
            <w:r w:rsidR="00353E47">
              <w:rPr>
                <w:noProof/>
                <w:webHidden/>
              </w:rPr>
              <w:fldChar w:fldCharType="begin"/>
            </w:r>
            <w:r w:rsidR="00353E47">
              <w:rPr>
                <w:noProof/>
                <w:webHidden/>
              </w:rPr>
              <w:instrText xml:space="preserve"> PAGEREF _Toc5235809 \h </w:instrText>
            </w:r>
            <w:r w:rsidR="00353E47">
              <w:rPr>
                <w:noProof/>
                <w:webHidden/>
              </w:rPr>
            </w:r>
            <w:r w:rsidR="00353E47">
              <w:rPr>
                <w:noProof/>
                <w:webHidden/>
              </w:rPr>
              <w:fldChar w:fldCharType="separate"/>
            </w:r>
            <w:r w:rsidR="00CA7A41">
              <w:rPr>
                <w:noProof/>
                <w:webHidden/>
              </w:rPr>
              <w:t>63</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810" w:history="1">
            <w:r w:rsidR="00353E47" w:rsidRPr="00767D8E">
              <w:rPr>
                <w:rStyle w:val="Hyperlink"/>
                <w:noProof/>
              </w:rPr>
              <w:t>Time Functions</w:t>
            </w:r>
            <w:r w:rsidR="00353E47">
              <w:rPr>
                <w:noProof/>
                <w:webHidden/>
              </w:rPr>
              <w:tab/>
            </w:r>
            <w:r w:rsidR="00353E47">
              <w:rPr>
                <w:noProof/>
                <w:webHidden/>
              </w:rPr>
              <w:fldChar w:fldCharType="begin"/>
            </w:r>
            <w:r w:rsidR="00353E47">
              <w:rPr>
                <w:noProof/>
                <w:webHidden/>
              </w:rPr>
              <w:instrText xml:space="preserve"> PAGEREF _Toc5235810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2"/>
            <w:rPr>
              <w:rFonts w:eastAsiaTheme="minorEastAsia"/>
              <w:noProof/>
            </w:rPr>
          </w:pPr>
          <w:hyperlink w:anchor="_Toc5235811" w:history="1">
            <w:r w:rsidR="00353E47" w:rsidRPr="00767D8E">
              <w:rPr>
                <w:rStyle w:val="Hyperlink"/>
                <w:noProof/>
              </w:rPr>
              <w:t>CLOCK()</w:t>
            </w:r>
            <w:r w:rsidR="00353E47">
              <w:rPr>
                <w:noProof/>
                <w:webHidden/>
              </w:rPr>
              <w:tab/>
            </w:r>
            <w:r w:rsidR="00353E47">
              <w:rPr>
                <w:noProof/>
                <w:webHidden/>
              </w:rPr>
              <w:fldChar w:fldCharType="begin"/>
            </w:r>
            <w:r w:rsidR="00353E47">
              <w:rPr>
                <w:noProof/>
                <w:webHidden/>
              </w:rPr>
              <w:instrText xml:space="preserve"> PAGEREF _Toc5235811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2"/>
            <w:rPr>
              <w:rFonts w:eastAsiaTheme="minorEastAsia"/>
              <w:noProof/>
            </w:rPr>
          </w:pPr>
          <w:hyperlink w:anchor="_Toc5235812" w:history="1">
            <w:r w:rsidR="00353E47" w:rsidRPr="00767D8E">
              <w:rPr>
                <w:rStyle w:val="Hyperlink"/>
                <w:noProof/>
              </w:rPr>
              <w:t>TIME()</w:t>
            </w:r>
            <w:r w:rsidR="00353E47">
              <w:rPr>
                <w:noProof/>
                <w:webHidden/>
              </w:rPr>
              <w:tab/>
            </w:r>
            <w:r w:rsidR="00353E47">
              <w:rPr>
                <w:noProof/>
                <w:webHidden/>
              </w:rPr>
              <w:fldChar w:fldCharType="begin"/>
            </w:r>
            <w:r w:rsidR="00353E47">
              <w:rPr>
                <w:noProof/>
                <w:webHidden/>
              </w:rPr>
              <w:instrText xml:space="preserve"> PAGEREF _Toc5235812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2"/>
            <w:rPr>
              <w:rFonts w:eastAsiaTheme="minorEastAsia"/>
              <w:noProof/>
            </w:rPr>
          </w:pPr>
          <w:hyperlink w:anchor="_Toc5235813" w:history="1">
            <w:r w:rsidR="00353E47" w:rsidRPr="00767D8E">
              <w:rPr>
                <w:rStyle w:val="Hyperlink"/>
                <w:noProof/>
              </w:rPr>
              <w:t>TIME(&lt;year_exp&gt;, &lt;month_exp&gt;, &lt;day_exp&gt;, &lt;hour_exp&gt;, &lt;minute_exp&gt;, &lt;second_exp&gt;)</w:t>
            </w:r>
            <w:r w:rsidR="00353E47">
              <w:rPr>
                <w:noProof/>
                <w:webHidden/>
              </w:rPr>
              <w:tab/>
            </w:r>
            <w:r w:rsidR="00353E47">
              <w:rPr>
                <w:noProof/>
                <w:webHidden/>
              </w:rPr>
              <w:fldChar w:fldCharType="begin"/>
            </w:r>
            <w:r w:rsidR="00353E47">
              <w:rPr>
                <w:noProof/>
                <w:webHidden/>
              </w:rPr>
              <w:instrText xml:space="preserve"> PAGEREF _Toc5235813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814" w:history="1">
            <w:r w:rsidR="00353E47" w:rsidRPr="00767D8E">
              <w:rPr>
                <w:rStyle w:val="Hyperlink"/>
                <w:noProof/>
              </w:rPr>
              <w:t>String Functions</w:t>
            </w:r>
            <w:r w:rsidR="00353E47">
              <w:rPr>
                <w:noProof/>
                <w:webHidden/>
              </w:rPr>
              <w:tab/>
            </w:r>
            <w:r w:rsidR="00353E47">
              <w:rPr>
                <w:noProof/>
                <w:webHidden/>
              </w:rPr>
              <w:fldChar w:fldCharType="begin"/>
            </w:r>
            <w:r w:rsidR="00353E47">
              <w:rPr>
                <w:noProof/>
                <w:webHidden/>
              </w:rPr>
              <w:instrText xml:space="preserve"> PAGEREF _Toc5235814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2"/>
            <w:rPr>
              <w:rFonts w:eastAsiaTheme="minorEastAsia"/>
              <w:noProof/>
            </w:rPr>
          </w:pPr>
          <w:hyperlink w:anchor="_Toc5235815" w:history="1">
            <w:r w:rsidR="00353E47" w:rsidRPr="00767D8E">
              <w:rPr>
                <w:rStyle w:val="Hyperlink"/>
                <w:noProof/>
              </w:rPr>
              <w:t>GETERROR$()</w:t>
            </w:r>
            <w:r w:rsidR="00353E47">
              <w:rPr>
                <w:noProof/>
                <w:webHidden/>
              </w:rPr>
              <w:tab/>
            </w:r>
            <w:r w:rsidR="00353E47">
              <w:rPr>
                <w:noProof/>
                <w:webHidden/>
              </w:rPr>
              <w:fldChar w:fldCharType="begin"/>
            </w:r>
            <w:r w:rsidR="00353E47">
              <w:rPr>
                <w:noProof/>
                <w:webHidden/>
              </w:rPr>
              <w:instrText xml:space="preserve"> PAGEREF _Toc5235815 \h </w:instrText>
            </w:r>
            <w:r w:rsidR="00353E47">
              <w:rPr>
                <w:noProof/>
                <w:webHidden/>
              </w:rPr>
            </w:r>
            <w:r w:rsidR="00353E47">
              <w:rPr>
                <w:noProof/>
                <w:webHidden/>
              </w:rPr>
              <w:fldChar w:fldCharType="separate"/>
            </w:r>
            <w:r w:rsidR="00CA7A41">
              <w:rPr>
                <w:noProof/>
                <w:webHidden/>
              </w:rPr>
              <w:t>64</w:t>
            </w:r>
            <w:r w:rsidR="00353E47">
              <w:rPr>
                <w:noProof/>
                <w:webHidden/>
              </w:rPr>
              <w:fldChar w:fldCharType="end"/>
            </w:r>
          </w:hyperlink>
        </w:p>
        <w:p w:rsidR="00353E47" w:rsidRDefault="00390DC2">
          <w:pPr>
            <w:pStyle w:val="TOC2"/>
            <w:rPr>
              <w:rFonts w:eastAsiaTheme="minorEastAsia"/>
              <w:noProof/>
            </w:rPr>
          </w:pPr>
          <w:hyperlink w:anchor="_Toc5235816" w:history="1">
            <w:r w:rsidR="00353E47" w:rsidRPr="00767D8E">
              <w:rPr>
                <w:rStyle w:val="Hyperlink"/>
                <w:noProof/>
              </w:rPr>
              <w:t>CHR$(&lt;nexp&gt;, ...)</w:t>
            </w:r>
            <w:r w:rsidR="00353E47">
              <w:rPr>
                <w:noProof/>
                <w:webHidden/>
              </w:rPr>
              <w:tab/>
            </w:r>
            <w:r w:rsidR="00353E47">
              <w:rPr>
                <w:noProof/>
                <w:webHidden/>
              </w:rPr>
              <w:fldChar w:fldCharType="begin"/>
            </w:r>
            <w:r w:rsidR="00353E47">
              <w:rPr>
                <w:noProof/>
                <w:webHidden/>
              </w:rPr>
              <w:instrText xml:space="preserve"> PAGEREF _Toc5235816 \h </w:instrText>
            </w:r>
            <w:r w:rsidR="00353E47">
              <w:rPr>
                <w:noProof/>
                <w:webHidden/>
              </w:rPr>
            </w:r>
            <w:r w:rsidR="00353E47">
              <w:rPr>
                <w:noProof/>
                <w:webHidden/>
              </w:rPr>
              <w:fldChar w:fldCharType="separate"/>
            </w:r>
            <w:r w:rsidR="00CA7A41">
              <w:rPr>
                <w:noProof/>
                <w:webHidden/>
              </w:rPr>
              <w:t>65</w:t>
            </w:r>
            <w:r w:rsidR="00353E47">
              <w:rPr>
                <w:noProof/>
                <w:webHidden/>
              </w:rPr>
              <w:fldChar w:fldCharType="end"/>
            </w:r>
          </w:hyperlink>
        </w:p>
        <w:p w:rsidR="00353E47" w:rsidRDefault="00390DC2">
          <w:pPr>
            <w:pStyle w:val="TOC2"/>
            <w:rPr>
              <w:rFonts w:eastAsiaTheme="minorEastAsia"/>
              <w:noProof/>
            </w:rPr>
          </w:pPr>
          <w:hyperlink w:anchor="_Toc5235817" w:history="1">
            <w:r w:rsidR="00353E47" w:rsidRPr="00767D8E">
              <w:rPr>
                <w:rStyle w:val="Hyperlink"/>
                <w:rFonts w:eastAsia="Times New Roman"/>
                <w:noProof/>
              </w:rPr>
              <w:t xml:space="preserve">LEFT$(&lt;sexp&gt;, </w:t>
            </w:r>
            <w:r w:rsidR="00353E47" w:rsidRPr="00767D8E">
              <w:rPr>
                <w:rStyle w:val="Hyperlink"/>
                <w:noProof/>
              </w:rPr>
              <w:t>&lt;count_nexp&gt;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_Toc5235817 \h </w:instrText>
            </w:r>
            <w:r w:rsidR="00353E47">
              <w:rPr>
                <w:noProof/>
                <w:webHidden/>
              </w:rPr>
            </w:r>
            <w:r w:rsidR="00353E47">
              <w:rPr>
                <w:noProof/>
                <w:webHidden/>
              </w:rPr>
              <w:fldChar w:fldCharType="separate"/>
            </w:r>
            <w:r w:rsidR="00CA7A41">
              <w:rPr>
                <w:noProof/>
                <w:webHidden/>
              </w:rPr>
              <w:t>65</w:t>
            </w:r>
            <w:r w:rsidR="00353E47">
              <w:rPr>
                <w:noProof/>
                <w:webHidden/>
              </w:rPr>
              <w:fldChar w:fldCharType="end"/>
            </w:r>
          </w:hyperlink>
        </w:p>
        <w:p w:rsidR="00353E47" w:rsidRDefault="00390DC2">
          <w:pPr>
            <w:pStyle w:val="TOC2"/>
            <w:rPr>
              <w:rFonts w:eastAsiaTheme="minorEastAsia"/>
              <w:noProof/>
            </w:rPr>
          </w:pPr>
          <w:hyperlink w:anchor="_Toc5235818" w:history="1">
            <w:r w:rsidR="00353E47" w:rsidRPr="00767D8E">
              <w:rPr>
                <w:rStyle w:val="Hyperlink"/>
                <w:rFonts w:eastAsia="Times New Roman"/>
                <w:noProof/>
              </w:rPr>
              <w:t xml:space="preserve">MID$(&lt;sexp&gt;, </w:t>
            </w:r>
            <w:r w:rsidR="00353E47" w:rsidRPr="00767D8E">
              <w:rPr>
                <w:rStyle w:val="Hyperlink"/>
                <w:noProof/>
              </w:rPr>
              <w:t>&lt;start_nexp&gt;{, &lt;count_nexp&gt;}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_Toc5235818 \h </w:instrText>
            </w:r>
            <w:r w:rsidR="00353E47">
              <w:rPr>
                <w:noProof/>
                <w:webHidden/>
              </w:rPr>
            </w:r>
            <w:r w:rsidR="00353E47">
              <w:rPr>
                <w:noProof/>
                <w:webHidden/>
              </w:rPr>
              <w:fldChar w:fldCharType="separate"/>
            </w:r>
            <w:r w:rsidR="00CA7A41">
              <w:rPr>
                <w:noProof/>
                <w:webHidden/>
              </w:rPr>
              <w:t>65</w:t>
            </w:r>
            <w:r w:rsidR="00353E47">
              <w:rPr>
                <w:noProof/>
                <w:webHidden/>
              </w:rPr>
              <w:fldChar w:fldCharType="end"/>
            </w:r>
          </w:hyperlink>
        </w:p>
        <w:p w:rsidR="00353E47" w:rsidRDefault="00390DC2">
          <w:pPr>
            <w:pStyle w:val="TOC2"/>
            <w:rPr>
              <w:rFonts w:eastAsiaTheme="minorEastAsia"/>
              <w:noProof/>
            </w:rPr>
          </w:pPr>
          <w:hyperlink w:anchor="_Toc5235819" w:history="1">
            <w:r w:rsidR="00353E47" w:rsidRPr="00767D8E">
              <w:rPr>
                <w:rStyle w:val="Hyperlink"/>
                <w:rFonts w:eastAsia="Times New Roman"/>
                <w:noProof/>
              </w:rPr>
              <w:t>RIGHT$(</w:t>
            </w:r>
            <w:r w:rsidR="00353E47" w:rsidRPr="00767D8E">
              <w:rPr>
                <w:rStyle w:val="Hyperlink"/>
                <w:noProof/>
              </w:rPr>
              <w:t>&lt;sexp&gt;, &lt;count_nexp&gt;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_Toc5235819 \h </w:instrText>
            </w:r>
            <w:r w:rsidR="00353E47">
              <w:rPr>
                <w:noProof/>
                <w:webHidden/>
              </w:rPr>
            </w:r>
            <w:r w:rsidR="00353E47">
              <w:rPr>
                <w:noProof/>
                <w:webHidden/>
              </w:rPr>
              <w:fldChar w:fldCharType="separate"/>
            </w:r>
            <w:r w:rsidR="00CA7A41">
              <w:rPr>
                <w:noProof/>
                <w:webHidden/>
              </w:rPr>
              <w:t>66</w:t>
            </w:r>
            <w:r w:rsidR="00353E47">
              <w:rPr>
                <w:noProof/>
                <w:webHidden/>
              </w:rPr>
              <w:fldChar w:fldCharType="end"/>
            </w:r>
          </w:hyperlink>
        </w:p>
        <w:p w:rsidR="00353E47" w:rsidRDefault="00390DC2">
          <w:pPr>
            <w:pStyle w:val="TOC2"/>
            <w:rPr>
              <w:rFonts w:eastAsiaTheme="minorEastAsia"/>
              <w:noProof/>
            </w:rPr>
          </w:pPr>
          <w:hyperlink w:anchor="_Toc5235820" w:history="1">
            <w:r w:rsidR="00353E47" w:rsidRPr="00767D8E">
              <w:rPr>
                <w:rStyle w:val="Hyperlink"/>
                <w:rFonts w:eastAsia="Times New Roman"/>
                <w:noProof/>
              </w:rPr>
              <w:t>REPLACE$(&lt;sexp&gt;, &lt;argument_sexp&gt;, &lt;replace_sexp&gt;)</w:t>
            </w:r>
            <w:r w:rsidR="00353E47">
              <w:rPr>
                <w:noProof/>
                <w:webHidden/>
              </w:rPr>
              <w:tab/>
            </w:r>
            <w:r w:rsidR="00353E47">
              <w:rPr>
                <w:noProof/>
                <w:webHidden/>
              </w:rPr>
              <w:fldChar w:fldCharType="begin"/>
            </w:r>
            <w:r w:rsidR="00353E47">
              <w:rPr>
                <w:noProof/>
                <w:webHidden/>
              </w:rPr>
              <w:instrText xml:space="preserve"> PAGEREF _Toc5235820 \h </w:instrText>
            </w:r>
            <w:r w:rsidR="00353E47">
              <w:rPr>
                <w:noProof/>
                <w:webHidden/>
              </w:rPr>
            </w:r>
            <w:r w:rsidR="00353E47">
              <w:rPr>
                <w:noProof/>
                <w:webHidden/>
              </w:rPr>
              <w:fldChar w:fldCharType="separate"/>
            </w:r>
            <w:r w:rsidR="00CA7A41">
              <w:rPr>
                <w:noProof/>
                <w:webHidden/>
              </w:rPr>
              <w:t>66</w:t>
            </w:r>
            <w:r w:rsidR="00353E47">
              <w:rPr>
                <w:noProof/>
                <w:webHidden/>
              </w:rPr>
              <w:fldChar w:fldCharType="end"/>
            </w:r>
          </w:hyperlink>
        </w:p>
        <w:p w:rsidR="00353E47" w:rsidRDefault="00390DC2">
          <w:pPr>
            <w:pStyle w:val="TOC2"/>
            <w:rPr>
              <w:rFonts w:eastAsiaTheme="minorEastAsia"/>
              <w:noProof/>
            </w:rPr>
          </w:pPr>
          <w:hyperlink w:anchor="_Toc5235821" w:history="1">
            <w:r w:rsidR="00353E47" w:rsidRPr="00767D8E">
              <w:rPr>
                <w:rStyle w:val="Hyperlink"/>
                <w:noProof/>
              </w:rPr>
              <w:t>TRIM$(&lt;sexp&gt;{, &lt;test_sexp&gt;})</w:t>
            </w:r>
            <w:r w:rsidR="00353E47">
              <w:rPr>
                <w:noProof/>
                <w:webHidden/>
              </w:rPr>
              <w:tab/>
            </w:r>
            <w:r w:rsidR="00353E47">
              <w:rPr>
                <w:noProof/>
                <w:webHidden/>
              </w:rPr>
              <w:fldChar w:fldCharType="begin"/>
            </w:r>
            <w:r w:rsidR="00353E47">
              <w:rPr>
                <w:noProof/>
                <w:webHidden/>
              </w:rPr>
              <w:instrText xml:space="preserve"> PAGEREF _Toc5235821 \h </w:instrText>
            </w:r>
            <w:r w:rsidR="00353E47">
              <w:rPr>
                <w:noProof/>
                <w:webHidden/>
              </w:rPr>
            </w:r>
            <w:r w:rsidR="00353E47">
              <w:rPr>
                <w:noProof/>
                <w:webHidden/>
              </w:rPr>
              <w:fldChar w:fldCharType="separate"/>
            </w:r>
            <w:r w:rsidR="00CA7A41">
              <w:rPr>
                <w:noProof/>
                <w:webHidden/>
              </w:rPr>
              <w:t>66</w:t>
            </w:r>
            <w:r w:rsidR="00353E47">
              <w:rPr>
                <w:noProof/>
                <w:webHidden/>
              </w:rPr>
              <w:fldChar w:fldCharType="end"/>
            </w:r>
          </w:hyperlink>
        </w:p>
        <w:p w:rsidR="00353E47" w:rsidRDefault="00390DC2">
          <w:pPr>
            <w:pStyle w:val="TOC2"/>
            <w:rPr>
              <w:rFonts w:eastAsiaTheme="minorEastAsia"/>
              <w:noProof/>
            </w:rPr>
          </w:pPr>
          <w:hyperlink w:anchor="_Toc5235822" w:history="1">
            <w:r w:rsidR="00353E47" w:rsidRPr="00767D8E">
              <w:rPr>
                <w:rStyle w:val="Hyperlink"/>
                <w:noProof/>
              </w:rPr>
              <w:t>LTRIM$(&lt;sexp&gt;{, &lt;test_sexp&gt;})</w:t>
            </w:r>
            <w:r w:rsidR="00353E47">
              <w:rPr>
                <w:noProof/>
                <w:webHidden/>
              </w:rPr>
              <w:tab/>
            </w:r>
            <w:r w:rsidR="00353E47">
              <w:rPr>
                <w:noProof/>
                <w:webHidden/>
              </w:rPr>
              <w:fldChar w:fldCharType="begin"/>
            </w:r>
            <w:r w:rsidR="00353E47">
              <w:rPr>
                <w:noProof/>
                <w:webHidden/>
              </w:rPr>
              <w:instrText xml:space="preserve"> PAGEREF _Toc5235822 \h </w:instrText>
            </w:r>
            <w:r w:rsidR="00353E47">
              <w:rPr>
                <w:noProof/>
                <w:webHidden/>
              </w:rPr>
            </w:r>
            <w:r w:rsidR="00353E47">
              <w:rPr>
                <w:noProof/>
                <w:webHidden/>
              </w:rPr>
              <w:fldChar w:fldCharType="separate"/>
            </w:r>
            <w:r w:rsidR="00CA7A41">
              <w:rPr>
                <w:noProof/>
                <w:webHidden/>
              </w:rPr>
              <w:t>66</w:t>
            </w:r>
            <w:r w:rsidR="00353E47">
              <w:rPr>
                <w:noProof/>
                <w:webHidden/>
              </w:rPr>
              <w:fldChar w:fldCharType="end"/>
            </w:r>
          </w:hyperlink>
        </w:p>
        <w:p w:rsidR="00353E47" w:rsidRDefault="00390DC2">
          <w:pPr>
            <w:pStyle w:val="TOC2"/>
            <w:rPr>
              <w:rFonts w:eastAsiaTheme="minorEastAsia"/>
              <w:noProof/>
            </w:rPr>
          </w:pPr>
          <w:hyperlink w:anchor="_Toc5235823" w:history="1">
            <w:r w:rsidR="00353E47" w:rsidRPr="00767D8E">
              <w:rPr>
                <w:rStyle w:val="Hyperlink"/>
                <w:noProof/>
              </w:rPr>
              <w:t>RTRIM$(&lt;sexp&gt;{, &lt;test_sexp&gt;})</w:t>
            </w:r>
            <w:r w:rsidR="00353E47">
              <w:rPr>
                <w:noProof/>
                <w:webHidden/>
              </w:rPr>
              <w:tab/>
            </w:r>
            <w:r w:rsidR="00353E47">
              <w:rPr>
                <w:noProof/>
                <w:webHidden/>
              </w:rPr>
              <w:fldChar w:fldCharType="begin"/>
            </w:r>
            <w:r w:rsidR="00353E47">
              <w:rPr>
                <w:noProof/>
                <w:webHidden/>
              </w:rPr>
              <w:instrText xml:space="preserve"> PAGEREF _Toc5235823 \h </w:instrText>
            </w:r>
            <w:r w:rsidR="00353E47">
              <w:rPr>
                <w:noProof/>
                <w:webHidden/>
              </w:rPr>
            </w:r>
            <w:r w:rsidR="00353E47">
              <w:rPr>
                <w:noProof/>
                <w:webHidden/>
              </w:rPr>
              <w:fldChar w:fldCharType="separate"/>
            </w:r>
            <w:r w:rsidR="00CA7A41">
              <w:rPr>
                <w:noProof/>
                <w:webHidden/>
              </w:rPr>
              <w:t>66</w:t>
            </w:r>
            <w:r w:rsidR="00353E47">
              <w:rPr>
                <w:noProof/>
                <w:webHidden/>
              </w:rPr>
              <w:fldChar w:fldCharType="end"/>
            </w:r>
          </w:hyperlink>
        </w:p>
        <w:p w:rsidR="00353E47" w:rsidRDefault="00390DC2">
          <w:pPr>
            <w:pStyle w:val="TOC2"/>
            <w:rPr>
              <w:rFonts w:eastAsiaTheme="minorEastAsia"/>
              <w:noProof/>
            </w:rPr>
          </w:pPr>
          <w:hyperlink w:anchor="_Toc5235824" w:history="1">
            <w:r w:rsidR="00353E47" w:rsidRPr="00767D8E">
              <w:rPr>
                <w:rStyle w:val="Hyperlink"/>
                <w:rFonts w:eastAsia="Times New Roman"/>
                <w:noProof/>
              </w:rPr>
              <w:t>WORD$(&lt;source_sexp&gt;, &lt;n_nexp&gt; {, &lt;test_sexp&gt;})</w:t>
            </w:r>
            <w:r w:rsidR="00353E47">
              <w:rPr>
                <w:noProof/>
                <w:webHidden/>
              </w:rPr>
              <w:tab/>
            </w:r>
            <w:r w:rsidR="00353E47">
              <w:rPr>
                <w:noProof/>
                <w:webHidden/>
              </w:rPr>
              <w:fldChar w:fldCharType="begin"/>
            </w:r>
            <w:r w:rsidR="00353E47">
              <w:rPr>
                <w:noProof/>
                <w:webHidden/>
              </w:rPr>
              <w:instrText xml:space="preserve"> PAGEREF _Toc5235824 \h </w:instrText>
            </w:r>
            <w:r w:rsidR="00353E47">
              <w:rPr>
                <w:noProof/>
                <w:webHidden/>
              </w:rPr>
            </w:r>
            <w:r w:rsidR="00353E47">
              <w:rPr>
                <w:noProof/>
                <w:webHidden/>
              </w:rPr>
              <w:fldChar w:fldCharType="separate"/>
            </w:r>
            <w:r w:rsidR="00CA7A41">
              <w:rPr>
                <w:noProof/>
                <w:webHidden/>
              </w:rPr>
              <w:t>67</w:t>
            </w:r>
            <w:r w:rsidR="00353E47">
              <w:rPr>
                <w:noProof/>
                <w:webHidden/>
              </w:rPr>
              <w:fldChar w:fldCharType="end"/>
            </w:r>
          </w:hyperlink>
        </w:p>
        <w:p w:rsidR="00353E47" w:rsidRDefault="00390DC2">
          <w:pPr>
            <w:pStyle w:val="TOC2"/>
            <w:rPr>
              <w:rFonts w:eastAsiaTheme="minorEastAsia"/>
              <w:noProof/>
            </w:rPr>
          </w:pPr>
          <w:hyperlink w:anchor="_Toc5235825" w:history="1">
            <w:r w:rsidR="00353E47" w:rsidRPr="00767D8E">
              <w:rPr>
                <w:rStyle w:val="Hyperlink"/>
                <w:noProof/>
              </w:rPr>
              <w:t>ENCODE$(&lt;type_sexp&gt;, {&lt;qualifier_sexp&gt;}, &lt;source_sexp&gt;)</w:t>
            </w:r>
            <w:r w:rsidR="00353E47">
              <w:rPr>
                <w:noProof/>
                <w:webHidden/>
              </w:rPr>
              <w:tab/>
            </w:r>
            <w:r w:rsidR="00353E47">
              <w:rPr>
                <w:noProof/>
                <w:webHidden/>
              </w:rPr>
              <w:fldChar w:fldCharType="begin"/>
            </w:r>
            <w:r w:rsidR="00353E47">
              <w:rPr>
                <w:noProof/>
                <w:webHidden/>
              </w:rPr>
              <w:instrText xml:space="preserve"> PAGEREF _Toc5235825 \h </w:instrText>
            </w:r>
            <w:r w:rsidR="00353E47">
              <w:rPr>
                <w:noProof/>
                <w:webHidden/>
              </w:rPr>
            </w:r>
            <w:r w:rsidR="00353E47">
              <w:rPr>
                <w:noProof/>
                <w:webHidden/>
              </w:rPr>
              <w:fldChar w:fldCharType="separate"/>
            </w:r>
            <w:r w:rsidR="00CA7A41">
              <w:rPr>
                <w:noProof/>
                <w:webHidden/>
              </w:rPr>
              <w:t>67</w:t>
            </w:r>
            <w:r w:rsidR="00353E47">
              <w:rPr>
                <w:noProof/>
                <w:webHidden/>
              </w:rPr>
              <w:fldChar w:fldCharType="end"/>
            </w:r>
          </w:hyperlink>
        </w:p>
        <w:p w:rsidR="00353E47" w:rsidRDefault="00390DC2">
          <w:pPr>
            <w:pStyle w:val="TOC2"/>
            <w:rPr>
              <w:rFonts w:eastAsiaTheme="minorEastAsia"/>
              <w:noProof/>
            </w:rPr>
          </w:pPr>
          <w:hyperlink w:anchor="_Toc5235826" w:history="1">
            <w:r w:rsidR="00353E47" w:rsidRPr="00767D8E">
              <w:rPr>
                <w:rStyle w:val="Hyperlink"/>
                <w:noProof/>
              </w:rPr>
              <w:t>DECODE$(&lt;type_sexp&gt;, {&lt;qualifier_sexp&gt;}, &lt;source_sexp&gt;)</w:t>
            </w:r>
            <w:r w:rsidR="00353E47">
              <w:rPr>
                <w:noProof/>
                <w:webHidden/>
              </w:rPr>
              <w:tab/>
            </w:r>
            <w:r w:rsidR="00353E47">
              <w:rPr>
                <w:noProof/>
                <w:webHidden/>
              </w:rPr>
              <w:fldChar w:fldCharType="begin"/>
            </w:r>
            <w:r w:rsidR="00353E47">
              <w:rPr>
                <w:noProof/>
                <w:webHidden/>
              </w:rPr>
              <w:instrText xml:space="preserve"> PAGEREF _Toc5235826 \h </w:instrText>
            </w:r>
            <w:r w:rsidR="00353E47">
              <w:rPr>
                <w:noProof/>
                <w:webHidden/>
              </w:rPr>
            </w:r>
            <w:r w:rsidR="00353E47">
              <w:rPr>
                <w:noProof/>
                <w:webHidden/>
              </w:rPr>
              <w:fldChar w:fldCharType="separate"/>
            </w:r>
            <w:r w:rsidR="00CA7A41">
              <w:rPr>
                <w:noProof/>
                <w:webHidden/>
              </w:rPr>
              <w:t>68</w:t>
            </w:r>
            <w:r w:rsidR="00353E47">
              <w:rPr>
                <w:noProof/>
                <w:webHidden/>
              </w:rPr>
              <w:fldChar w:fldCharType="end"/>
            </w:r>
          </w:hyperlink>
        </w:p>
        <w:p w:rsidR="00353E47" w:rsidRDefault="00390DC2">
          <w:pPr>
            <w:pStyle w:val="TOC2"/>
            <w:rPr>
              <w:rFonts w:eastAsiaTheme="minorEastAsia"/>
              <w:noProof/>
            </w:rPr>
          </w:pPr>
          <w:hyperlink w:anchor="_Toc5235827" w:history="1">
            <w:r w:rsidR="00353E47" w:rsidRPr="00767D8E">
              <w:rPr>
                <w:rStyle w:val="Hyperlink"/>
                <w:noProof/>
              </w:rPr>
              <w:t>ENCODE$(&lt;charset_sexp&gt;, &lt;source_sexp&gt;)</w:t>
            </w:r>
            <w:r w:rsidR="00353E47">
              <w:rPr>
                <w:noProof/>
                <w:webHidden/>
              </w:rPr>
              <w:tab/>
            </w:r>
            <w:r w:rsidR="00353E47">
              <w:rPr>
                <w:noProof/>
                <w:webHidden/>
              </w:rPr>
              <w:fldChar w:fldCharType="begin"/>
            </w:r>
            <w:r w:rsidR="00353E47">
              <w:rPr>
                <w:noProof/>
                <w:webHidden/>
              </w:rPr>
              <w:instrText xml:space="preserve"> PAGEREF _Toc5235827 \h </w:instrText>
            </w:r>
            <w:r w:rsidR="00353E47">
              <w:rPr>
                <w:noProof/>
                <w:webHidden/>
              </w:rPr>
            </w:r>
            <w:r w:rsidR="00353E47">
              <w:rPr>
                <w:noProof/>
                <w:webHidden/>
              </w:rPr>
              <w:fldChar w:fldCharType="separate"/>
            </w:r>
            <w:r w:rsidR="00CA7A41">
              <w:rPr>
                <w:noProof/>
                <w:webHidden/>
              </w:rPr>
              <w:t>69</w:t>
            </w:r>
            <w:r w:rsidR="00353E47">
              <w:rPr>
                <w:noProof/>
                <w:webHidden/>
              </w:rPr>
              <w:fldChar w:fldCharType="end"/>
            </w:r>
          </w:hyperlink>
        </w:p>
        <w:p w:rsidR="00353E47" w:rsidRDefault="00390DC2">
          <w:pPr>
            <w:pStyle w:val="TOC2"/>
            <w:rPr>
              <w:rFonts w:eastAsiaTheme="minorEastAsia"/>
              <w:noProof/>
            </w:rPr>
          </w:pPr>
          <w:hyperlink w:anchor="_Toc5235828" w:history="1">
            <w:r w:rsidR="00353E47" w:rsidRPr="00767D8E">
              <w:rPr>
                <w:rStyle w:val="Hyperlink"/>
                <w:noProof/>
              </w:rPr>
              <w:t>DECODE$(&lt;charset_sexp&gt;, &lt;buffer_sexp&gt;)</w:t>
            </w:r>
            <w:r w:rsidR="00353E47">
              <w:rPr>
                <w:noProof/>
                <w:webHidden/>
              </w:rPr>
              <w:tab/>
            </w:r>
            <w:r w:rsidR="00353E47">
              <w:rPr>
                <w:noProof/>
                <w:webHidden/>
              </w:rPr>
              <w:fldChar w:fldCharType="begin"/>
            </w:r>
            <w:r w:rsidR="00353E47">
              <w:rPr>
                <w:noProof/>
                <w:webHidden/>
              </w:rPr>
              <w:instrText xml:space="preserve"> PAGEREF _Toc5235828 \h </w:instrText>
            </w:r>
            <w:r w:rsidR="00353E47">
              <w:rPr>
                <w:noProof/>
                <w:webHidden/>
              </w:rPr>
            </w:r>
            <w:r w:rsidR="00353E47">
              <w:rPr>
                <w:noProof/>
                <w:webHidden/>
              </w:rPr>
              <w:fldChar w:fldCharType="separate"/>
            </w:r>
            <w:r w:rsidR="00CA7A41">
              <w:rPr>
                <w:noProof/>
                <w:webHidden/>
              </w:rPr>
              <w:t>69</w:t>
            </w:r>
            <w:r w:rsidR="00353E47">
              <w:rPr>
                <w:noProof/>
                <w:webHidden/>
              </w:rPr>
              <w:fldChar w:fldCharType="end"/>
            </w:r>
          </w:hyperlink>
        </w:p>
        <w:p w:rsidR="00353E47" w:rsidRDefault="00390DC2">
          <w:pPr>
            <w:pStyle w:val="TOC2"/>
            <w:rPr>
              <w:rFonts w:eastAsiaTheme="minorEastAsia"/>
              <w:noProof/>
            </w:rPr>
          </w:pPr>
          <w:hyperlink w:anchor="_Toc5235829" w:history="1">
            <w:r w:rsidR="00353E47" w:rsidRPr="00767D8E">
              <w:rPr>
                <w:rStyle w:val="Hyperlink"/>
                <w:rFonts w:eastAsia="Times New Roman"/>
                <w:noProof/>
              </w:rPr>
              <w:t>STR$(</w:t>
            </w:r>
            <w:r w:rsidR="00353E47" w:rsidRPr="00767D8E">
              <w:rPr>
                <w:rStyle w:val="Hyperlink"/>
                <w:noProof/>
              </w:rPr>
              <w:t>&lt;nexp&gt;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_Toc5235829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0" w:history="1">
            <w:r w:rsidR="00353E47" w:rsidRPr="00767D8E">
              <w:rPr>
                <w:rStyle w:val="Hyperlink"/>
                <w:rFonts w:eastAsia="Times New Roman"/>
                <w:noProof/>
              </w:rPr>
              <w:t>LOWER$(</w:t>
            </w:r>
            <w:r w:rsidR="00353E47" w:rsidRPr="00767D8E">
              <w:rPr>
                <w:rStyle w:val="Hyperlink"/>
                <w:noProof/>
              </w:rPr>
              <w:t>&lt;sexp&gt;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_Toc5235830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1" w:history="1">
            <w:r w:rsidR="00353E47" w:rsidRPr="00767D8E">
              <w:rPr>
                <w:rStyle w:val="Hyperlink"/>
                <w:rFonts w:eastAsia="Times New Roman"/>
                <w:noProof/>
              </w:rPr>
              <w:t>UPPER$(</w:t>
            </w:r>
            <w:r w:rsidR="00353E47" w:rsidRPr="00767D8E">
              <w:rPr>
                <w:rStyle w:val="Hyperlink"/>
                <w:noProof/>
              </w:rPr>
              <w:t>&lt;sexp&gt;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_Toc5235831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2" w:history="1">
            <w:r w:rsidR="00353E47" w:rsidRPr="00767D8E">
              <w:rPr>
                <w:rStyle w:val="Hyperlink"/>
                <w:rFonts w:eastAsia="Times New Roman"/>
                <w:noProof/>
              </w:rPr>
              <w:t>VERSION$()</w:t>
            </w:r>
            <w:r w:rsidR="00353E47">
              <w:rPr>
                <w:noProof/>
                <w:webHidden/>
              </w:rPr>
              <w:tab/>
            </w:r>
            <w:r w:rsidR="00353E47">
              <w:rPr>
                <w:noProof/>
                <w:webHidden/>
              </w:rPr>
              <w:fldChar w:fldCharType="begin"/>
            </w:r>
            <w:r w:rsidR="00353E47">
              <w:rPr>
                <w:noProof/>
                <w:webHidden/>
              </w:rPr>
              <w:instrText xml:space="preserve"> PAGEREF _Toc5235832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3" w:history="1">
            <w:r w:rsidR="00353E47" w:rsidRPr="00767D8E">
              <w:rPr>
                <w:rStyle w:val="Hyperlink"/>
                <w:rFonts w:eastAsia="Times New Roman"/>
                <w:noProof/>
              </w:rPr>
              <w:t>INT$(&lt;nexp&gt;)</w:t>
            </w:r>
            <w:r w:rsidR="00353E47">
              <w:rPr>
                <w:noProof/>
                <w:webHidden/>
              </w:rPr>
              <w:tab/>
            </w:r>
            <w:r w:rsidR="00353E47">
              <w:rPr>
                <w:noProof/>
                <w:webHidden/>
              </w:rPr>
              <w:fldChar w:fldCharType="begin"/>
            </w:r>
            <w:r w:rsidR="00353E47">
              <w:rPr>
                <w:noProof/>
                <w:webHidden/>
              </w:rPr>
              <w:instrText xml:space="preserve"> PAGEREF _Toc5235833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4" w:history="1">
            <w:r w:rsidR="00353E47" w:rsidRPr="00767D8E">
              <w:rPr>
                <w:rStyle w:val="Hyperlink"/>
                <w:rFonts w:eastAsia="Times New Roman"/>
                <w:noProof/>
              </w:rPr>
              <w:t>HEX$(&lt;nexp&gt;)</w:t>
            </w:r>
            <w:r w:rsidR="00353E47">
              <w:rPr>
                <w:noProof/>
                <w:webHidden/>
              </w:rPr>
              <w:tab/>
            </w:r>
            <w:r w:rsidR="00353E47">
              <w:rPr>
                <w:noProof/>
                <w:webHidden/>
              </w:rPr>
              <w:fldChar w:fldCharType="begin"/>
            </w:r>
            <w:r w:rsidR="00353E47">
              <w:rPr>
                <w:noProof/>
                <w:webHidden/>
              </w:rPr>
              <w:instrText xml:space="preserve"> PAGEREF _Toc5235834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5" w:history="1">
            <w:r w:rsidR="00353E47" w:rsidRPr="00767D8E">
              <w:rPr>
                <w:rStyle w:val="Hyperlink"/>
                <w:noProof/>
              </w:rPr>
              <w:t>OCT$(&lt;nexp&gt;)</w:t>
            </w:r>
            <w:r w:rsidR="00353E47">
              <w:rPr>
                <w:noProof/>
                <w:webHidden/>
              </w:rPr>
              <w:tab/>
            </w:r>
            <w:r w:rsidR="00353E47">
              <w:rPr>
                <w:noProof/>
                <w:webHidden/>
              </w:rPr>
              <w:fldChar w:fldCharType="begin"/>
            </w:r>
            <w:r w:rsidR="00353E47">
              <w:rPr>
                <w:noProof/>
                <w:webHidden/>
              </w:rPr>
              <w:instrText xml:space="preserve"> PAGEREF _Toc5235835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6" w:history="1">
            <w:r w:rsidR="00353E47" w:rsidRPr="00767D8E">
              <w:rPr>
                <w:rStyle w:val="Hyperlink"/>
                <w:noProof/>
              </w:rPr>
              <w:t>BIN$(&lt;nexp&gt;)</w:t>
            </w:r>
            <w:r w:rsidR="00353E47">
              <w:rPr>
                <w:noProof/>
                <w:webHidden/>
              </w:rPr>
              <w:tab/>
            </w:r>
            <w:r w:rsidR="00353E47">
              <w:rPr>
                <w:noProof/>
                <w:webHidden/>
              </w:rPr>
              <w:fldChar w:fldCharType="begin"/>
            </w:r>
            <w:r w:rsidR="00353E47">
              <w:rPr>
                <w:noProof/>
                <w:webHidden/>
              </w:rPr>
              <w:instrText xml:space="preserve"> PAGEREF _Toc5235836 \h </w:instrText>
            </w:r>
            <w:r w:rsidR="00353E47">
              <w:rPr>
                <w:noProof/>
                <w:webHidden/>
              </w:rPr>
            </w:r>
            <w:r w:rsidR="00353E47">
              <w:rPr>
                <w:noProof/>
                <w:webHidden/>
              </w:rPr>
              <w:fldChar w:fldCharType="separate"/>
            </w:r>
            <w:r w:rsidR="00CA7A41">
              <w:rPr>
                <w:noProof/>
                <w:webHidden/>
              </w:rPr>
              <w:t>70</w:t>
            </w:r>
            <w:r w:rsidR="00353E47">
              <w:rPr>
                <w:noProof/>
                <w:webHidden/>
              </w:rPr>
              <w:fldChar w:fldCharType="end"/>
            </w:r>
          </w:hyperlink>
        </w:p>
        <w:p w:rsidR="00353E47" w:rsidRDefault="00390DC2">
          <w:pPr>
            <w:pStyle w:val="TOC2"/>
            <w:rPr>
              <w:rFonts w:eastAsiaTheme="minorEastAsia"/>
              <w:noProof/>
            </w:rPr>
          </w:pPr>
          <w:hyperlink w:anchor="_Toc5235837" w:history="1">
            <w:r w:rsidR="00353E47" w:rsidRPr="00767D8E">
              <w:rPr>
                <w:rStyle w:val="Hyperlink"/>
                <w:noProof/>
              </w:rPr>
              <w:t>USING$({&lt;locale_sexp&gt;} , &lt;format_sexp&gt; { , &lt;exp&gt;}...)</w:t>
            </w:r>
            <w:r w:rsidR="00353E47">
              <w:rPr>
                <w:noProof/>
                <w:webHidden/>
              </w:rPr>
              <w:tab/>
            </w:r>
            <w:r w:rsidR="00353E47">
              <w:rPr>
                <w:noProof/>
                <w:webHidden/>
              </w:rPr>
              <w:fldChar w:fldCharType="begin"/>
            </w:r>
            <w:r w:rsidR="00353E47">
              <w:rPr>
                <w:noProof/>
                <w:webHidden/>
              </w:rPr>
              <w:instrText xml:space="preserve"> PAGEREF _Toc5235837 \h </w:instrText>
            </w:r>
            <w:r w:rsidR="00353E47">
              <w:rPr>
                <w:noProof/>
                <w:webHidden/>
              </w:rPr>
            </w:r>
            <w:r w:rsidR="00353E47">
              <w:rPr>
                <w:noProof/>
                <w:webHidden/>
              </w:rPr>
              <w:fldChar w:fldCharType="separate"/>
            </w:r>
            <w:r w:rsidR="00CA7A41">
              <w:rPr>
                <w:noProof/>
                <w:webHidden/>
              </w:rPr>
              <w:t>71</w:t>
            </w:r>
            <w:r w:rsidR="00353E47">
              <w:rPr>
                <w:noProof/>
                <w:webHidden/>
              </w:rPr>
              <w:fldChar w:fldCharType="end"/>
            </w:r>
          </w:hyperlink>
        </w:p>
        <w:p w:rsidR="00353E47" w:rsidRDefault="00390DC2">
          <w:pPr>
            <w:pStyle w:val="TOC3"/>
            <w:rPr>
              <w:rFonts w:eastAsiaTheme="minorEastAsia"/>
              <w:noProof/>
            </w:rPr>
          </w:pPr>
          <w:hyperlink w:anchor="_Toc5235838" w:history="1">
            <w:r w:rsidR="00353E47" w:rsidRPr="00767D8E">
              <w:rPr>
                <w:rStyle w:val="Hyperlink"/>
                <w:noProof/>
              </w:rPr>
              <w:t>Locale expression</w:t>
            </w:r>
            <w:r w:rsidR="00353E47">
              <w:rPr>
                <w:noProof/>
                <w:webHidden/>
              </w:rPr>
              <w:tab/>
            </w:r>
            <w:r w:rsidR="00353E47">
              <w:rPr>
                <w:noProof/>
                <w:webHidden/>
              </w:rPr>
              <w:fldChar w:fldCharType="begin"/>
            </w:r>
            <w:r w:rsidR="00353E47">
              <w:rPr>
                <w:noProof/>
                <w:webHidden/>
              </w:rPr>
              <w:instrText xml:space="preserve"> PAGEREF _Toc5235838 \h </w:instrText>
            </w:r>
            <w:r w:rsidR="00353E47">
              <w:rPr>
                <w:noProof/>
                <w:webHidden/>
              </w:rPr>
            </w:r>
            <w:r w:rsidR="00353E47">
              <w:rPr>
                <w:noProof/>
                <w:webHidden/>
              </w:rPr>
              <w:fldChar w:fldCharType="separate"/>
            </w:r>
            <w:r w:rsidR="00CA7A41">
              <w:rPr>
                <w:noProof/>
                <w:webHidden/>
              </w:rPr>
              <w:t>71</w:t>
            </w:r>
            <w:r w:rsidR="00353E47">
              <w:rPr>
                <w:noProof/>
                <w:webHidden/>
              </w:rPr>
              <w:fldChar w:fldCharType="end"/>
            </w:r>
          </w:hyperlink>
        </w:p>
        <w:p w:rsidR="00353E47" w:rsidRDefault="00390DC2">
          <w:pPr>
            <w:pStyle w:val="TOC3"/>
            <w:rPr>
              <w:rFonts w:eastAsiaTheme="minorEastAsia"/>
              <w:noProof/>
            </w:rPr>
          </w:pPr>
          <w:hyperlink w:anchor="_Toc5235839" w:history="1">
            <w:r w:rsidR="00353E47" w:rsidRPr="00767D8E">
              <w:rPr>
                <w:rStyle w:val="Hyperlink"/>
                <w:noProof/>
              </w:rPr>
              <w:t>Format expression</w:t>
            </w:r>
            <w:r w:rsidR="00353E47">
              <w:rPr>
                <w:noProof/>
                <w:webHidden/>
              </w:rPr>
              <w:tab/>
            </w:r>
            <w:r w:rsidR="00353E47">
              <w:rPr>
                <w:noProof/>
                <w:webHidden/>
              </w:rPr>
              <w:fldChar w:fldCharType="begin"/>
            </w:r>
            <w:r w:rsidR="00353E47">
              <w:rPr>
                <w:noProof/>
                <w:webHidden/>
              </w:rPr>
              <w:instrText xml:space="preserve"> PAGEREF _Toc5235839 \h </w:instrText>
            </w:r>
            <w:r w:rsidR="00353E47">
              <w:rPr>
                <w:noProof/>
                <w:webHidden/>
              </w:rPr>
            </w:r>
            <w:r w:rsidR="00353E47">
              <w:rPr>
                <w:noProof/>
                <w:webHidden/>
              </w:rPr>
              <w:fldChar w:fldCharType="separate"/>
            </w:r>
            <w:r w:rsidR="00CA7A41">
              <w:rPr>
                <w:noProof/>
                <w:webHidden/>
              </w:rPr>
              <w:t>71</w:t>
            </w:r>
            <w:r w:rsidR="00353E47">
              <w:rPr>
                <w:noProof/>
                <w:webHidden/>
              </w:rPr>
              <w:fldChar w:fldCharType="end"/>
            </w:r>
          </w:hyperlink>
        </w:p>
        <w:p w:rsidR="00353E47" w:rsidRDefault="00390DC2">
          <w:pPr>
            <w:pStyle w:val="TOC3"/>
            <w:rPr>
              <w:rFonts w:eastAsiaTheme="minorEastAsia"/>
              <w:noProof/>
            </w:rPr>
          </w:pPr>
          <w:hyperlink w:anchor="_Toc5235840" w:history="1">
            <w:r w:rsidR="00353E47" w:rsidRPr="00767D8E">
              <w:rPr>
                <w:rStyle w:val="Hyperlink"/>
                <w:noProof/>
              </w:rPr>
              <w:t>Integer values</w:t>
            </w:r>
            <w:r w:rsidR="00353E47">
              <w:rPr>
                <w:noProof/>
                <w:webHidden/>
              </w:rPr>
              <w:tab/>
            </w:r>
            <w:r w:rsidR="00353E47">
              <w:rPr>
                <w:noProof/>
                <w:webHidden/>
              </w:rPr>
              <w:fldChar w:fldCharType="begin"/>
            </w:r>
            <w:r w:rsidR="00353E47">
              <w:rPr>
                <w:noProof/>
                <w:webHidden/>
              </w:rPr>
              <w:instrText xml:space="preserve"> PAGEREF _Toc5235840 \h </w:instrText>
            </w:r>
            <w:r w:rsidR="00353E47">
              <w:rPr>
                <w:noProof/>
                <w:webHidden/>
              </w:rPr>
            </w:r>
            <w:r w:rsidR="00353E47">
              <w:rPr>
                <w:noProof/>
                <w:webHidden/>
              </w:rPr>
              <w:fldChar w:fldCharType="separate"/>
            </w:r>
            <w:r w:rsidR="00CA7A41">
              <w:rPr>
                <w:noProof/>
                <w:webHidden/>
              </w:rPr>
              <w:t>75</w:t>
            </w:r>
            <w:r w:rsidR="00353E47">
              <w:rPr>
                <w:noProof/>
                <w:webHidden/>
              </w:rPr>
              <w:fldChar w:fldCharType="end"/>
            </w:r>
          </w:hyperlink>
        </w:p>
        <w:p w:rsidR="00353E47" w:rsidRDefault="00390DC2">
          <w:pPr>
            <w:pStyle w:val="TOC2"/>
            <w:rPr>
              <w:rFonts w:eastAsiaTheme="minorEastAsia"/>
              <w:noProof/>
            </w:rPr>
          </w:pPr>
          <w:hyperlink w:anchor="_Toc5235841" w:history="1">
            <w:r w:rsidR="00353E47" w:rsidRPr="00767D8E">
              <w:rPr>
                <w:rStyle w:val="Hyperlink"/>
                <w:noProof/>
              </w:rPr>
              <w:t>FORMAT_USING$(&lt;locale_sexp&gt;, &lt;format_sexp&gt; { , &lt;exp&gt;}...)</w:t>
            </w:r>
            <w:r w:rsidR="00353E47">
              <w:rPr>
                <w:noProof/>
                <w:webHidden/>
              </w:rPr>
              <w:tab/>
            </w:r>
            <w:r w:rsidR="00353E47">
              <w:rPr>
                <w:noProof/>
                <w:webHidden/>
              </w:rPr>
              <w:fldChar w:fldCharType="begin"/>
            </w:r>
            <w:r w:rsidR="00353E47">
              <w:rPr>
                <w:noProof/>
                <w:webHidden/>
              </w:rPr>
              <w:instrText xml:space="preserve"> PAGEREF _Toc5235841 \h </w:instrText>
            </w:r>
            <w:r w:rsidR="00353E47">
              <w:rPr>
                <w:noProof/>
                <w:webHidden/>
              </w:rPr>
            </w:r>
            <w:r w:rsidR="00353E47">
              <w:rPr>
                <w:noProof/>
                <w:webHidden/>
              </w:rPr>
              <w:fldChar w:fldCharType="separate"/>
            </w:r>
            <w:r w:rsidR="00CA7A41">
              <w:rPr>
                <w:noProof/>
                <w:webHidden/>
              </w:rPr>
              <w:t>75</w:t>
            </w:r>
            <w:r w:rsidR="00353E47">
              <w:rPr>
                <w:noProof/>
                <w:webHidden/>
              </w:rPr>
              <w:fldChar w:fldCharType="end"/>
            </w:r>
          </w:hyperlink>
        </w:p>
        <w:p w:rsidR="00353E47" w:rsidRDefault="00390DC2">
          <w:pPr>
            <w:pStyle w:val="TOC2"/>
            <w:rPr>
              <w:rFonts w:eastAsiaTheme="minorEastAsia"/>
              <w:noProof/>
            </w:rPr>
          </w:pPr>
          <w:hyperlink w:anchor="_Toc5235842" w:history="1">
            <w:r w:rsidR="00353E47" w:rsidRPr="00767D8E">
              <w:rPr>
                <w:rStyle w:val="Hyperlink"/>
                <w:rFonts w:eastAsia="Times New Roman"/>
                <w:noProof/>
              </w:rPr>
              <w:t>FORMAT$(</w:t>
            </w:r>
            <w:r w:rsidR="00353E47" w:rsidRPr="00767D8E">
              <w:rPr>
                <w:rStyle w:val="Hyperlink"/>
                <w:noProof/>
              </w:rPr>
              <w:t>&lt;pattern_sexp&gt;</w:t>
            </w:r>
            <w:r w:rsidR="00353E47" w:rsidRPr="00767D8E">
              <w:rPr>
                <w:rStyle w:val="Hyperlink"/>
                <w:rFonts w:eastAsia="Times New Roman"/>
                <w:noProof/>
              </w:rPr>
              <w:t xml:space="preserve">, </w:t>
            </w:r>
            <w:r w:rsidR="00353E47" w:rsidRPr="00767D8E">
              <w:rPr>
                <w:rStyle w:val="Hyperlink"/>
                <w:noProof/>
              </w:rPr>
              <w:t>&lt;nexp&gt;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_Toc5235842 \h </w:instrText>
            </w:r>
            <w:r w:rsidR="00353E47">
              <w:rPr>
                <w:noProof/>
                <w:webHidden/>
              </w:rPr>
            </w:r>
            <w:r w:rsidR="00353E47">
              <w:rPr>
                <w:noProof/>
                <w:webHidden/>
              </w:rPr>
              <w:fldChar w:fldCharType="separate"/>
            </w:r>
            <w:r w:rsidR="00CA7A41">
              <w:rPr>
                <w:noProof/>
                <w:webHidden/>
              </w:rPr>
              <w:t>75</w:t>
            </w:r>
            <w:r w:rsidR="00353E47">
              <w:rPr>
                <w:noProof/>
                <w:webHidden/>
              </w:rPr>
              <w:fldChar w:fldCharType="end"/>
            </w:r>
          </w:hyperlink>
        </w:p>
        <w:p w:rsidR="00353E47" w:rsidRDefault="00390DC2">
          <w:pPr>
            <w:pStyle w:val="TOC3"/>
            <w:rPr>
              <w:rFonts w:eastAsiaTheme="minorEastAsia"/>
              <w:noProof/>
            </w:rPr>
          </w:pPr>
          <w:hyperlink w:anchor="_Toc5235843" w:history="1">
            <w:r w:rsidR="00353E47" w:rsidRPr="00767D8E">
              <w:rPr>
                <w:rStyle w:val="Hyperlink"/>
                <w:noProof/>
              </w:rPr>
              <w:t>Notes</w:t>
            </w:r>
            <w:r w:rsidR="00353E47">
              <w:rPr>
                <w:noProof/>
                <w:webHidden/>
              </w:rPr>
              <w:tab/>
            </w:r>
            <w:r w:rsidR="00353E47">
              <w:rPr>
                <w:noProof/>
                <w:webHidden/>
              </w:rPr>
              <w:fldChar w:fldCharType="begin"/>
            </w:r>
            <w:r w:rsidR="00353E47">
              <w:rPr>
                <w:noProof/>
                <w:webHidden/>
              </w:rPr>
              <w:instrText xml:space="preserve"> PAGEREF _Toc5235843 \h </w:instrText>
            </w:r>
            <w:r w:rsidR="00353E47">
              <w:rPr>
                <w:noProof/>
                <w:webHidden/>
              </w:rPr>
            </w:r>
            <w:r w:rsidR="00353E47">
              <w:rPr>
                <w:noProof/>
                <w:webHidden/>
              </w:rPr>
              <w:fldChar w:fldCharType="separate"/>
            </w:r>
            <w:r w:rsidR="00CA7A41">
              <w:rPr>
                <w:noProof/>
                <w:webHidden/>
              </w:rPr>
              <w:t>76</w:t>
            </w:r>
            <w:r w:rsidR="00353E47">
              <w:rPr>
                <w:noProof/>
                <w:webHidden/>
              </w:rPr>
              <w:fldChar w:fldCharType="end"/>
            </w:r>
          </w:hyperlink>
        </w:p>
        <w:p w:rsidR="00353E47" w:rsidRDefault="00390DC2">
          <w:pPr>
            <w:pStyle w:val="TOC3"/>
            <w:rPr>
              <w:rFonts w:eastAsiaTheme="minorEastAsia"/>
              <w:noProof/>
            </w:rPr>
          </w:pPr>
          <w:hyperlink w:anchor="_Toc5235844" w:history="1">
            <w:r w:rsidR="00353E47" w:rsidRPr="00767D8E">
              <w:rPr>
                <w:rStyle w:val="Hyperlink"/>
                <w:noProof/>
              </w:rPr>
              <w:t>Examples</w:t>
            </w:r>
            <w:r w:rsidR="00353E47">
              <w:rPr>
                <w:noProof/>
                <w:webHidden/>
              </w:rPr>
              <w:tab/>
            </w:r>
            <w:r w:rsidR="00353E47">
              <w:rPr>
                <w:noProof/>
                <w:webHidden/>
              </w:rPr>
              <w:fldChar w:fldCharType="begin"/>
            </w:r>
            <w:r w:rsidR="00353E47">
              <w:rPr>
                <w:noProof/>
                <w:webHidden/>
              </w:rPr>
              <w:instrText xml:space="preserve"> PAGEREF _Toc5235844 \h </w:instrText>
            </w:r>
            <w:r w:rsidR="00353E47">
              <w:rPr>
                <w:noProof/>
                <w:webHidden/>
              </w:rPr>
            </w:r>
            <w:r w:rsidR="00353E47">
              <w:rPr>
                <w:noProof/>
                <w:webHidden/>
              </w:rPr>
              <w:fldChar w:fldCharType="separate"/>
            </w:r>
            <w:r w:rsidR="00CA7A41">
              <w:rPr>
                <w:noProof/>
                <w:webHidden/>
              </w:rPr>
              <w:t>76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845" w:history="1">
            <w:r w:rsidR="00353E47" w:rsidRPr="00767D8E">
              <w:rPr>
                <w:rStyle w:val="Hyperlink"/>
                <w:noProof/>
              </w:rPr>
              <w:t>User-Defined Functions</w:t>
            </w:r>
            <w:r w:rsidR="00353E47">
              <w:rPr>
                <w:noProof/>
                <w:webHidden/>
              </w:rPr>
              <w:tab/>
            </w:r>
            <w:r w:rsidR="00353E47">
              <w:rPr>
                <w:noProof/>
                <w:webHidden/>
              </w:rPr>
              <w:fldChar w:fldCharType="begin"/>
            </w:r>
            <w:r w:rsidR="00353E47">
              <w:rPr>
                <w:noProof/>
                <w:webHidden/>
              </w:rPr>
              <w:instrText xml:space="preserve"> PAGEREF _Toc5235845 \h </w:instrText>
            </w:r>
            <w:r w:rsidR="00353E47">
              <w:rPr>
                <w:noProof/>
                <w:webHidden/>
              </w:rPr>
            </w:r>
            <w:r w:rsidR="00353E47">
              <w:rPr>
                <w:noProof/>
                <w:webHidden/>
              </w:rPr>
              <w:fldChar w:fldCharType="separate"/>
            </w:r>
            <w:r w:rsidR="00CA7A41">
              <w:rPr>
                <w:noProof/>
                <w:webHidden/>
              </w:rPr>
              <w:t>76</w:t>
            </w:r>
            <w:r w:rsidR="00353E47">
              <w:rPr>
                <w:noProof/>
                <w:webHidden/>
              </w:rPr>
              <w:fldChar w:fldCharType="end"/>
            </w:r>
          </w:hyperlink>
        </w:p>
        <w:p w:rsidR="00353E47" w:rsidRDefault="00390DC2">
          <w:pPr>
            <w:pStyle w:val="TOC2"/>
            <w:rPr>
              <w:rFonts w:eastAsiaTheme="minorEastAsia"/>
              <w:noProof/>
            </w:rPr>
          </w:pPr>
          <w:hyperlink w:anchor="_Toc5235846" w:history="1">
            <w:r w:rsidR="00353E47" w:rsidRPr="00767D8E">
              <w:rPr>
                <w:rStyle w:val="Hyperlink"/>
                <w:noProof/>
              </w:rPr>
              <w:t>Variable Scope</w:t>
            </w:r>
            <w:r w:rsidR="00353E47">
              <w:rPr>
                <w:noProof/>
                <w:webHidden/>
              </w:rPr>
              <w:tab/>
            </w:r>
            <w:r w:rsidR="00353E47">
              <w:rPr>
                <w:noProof/>
                <w:webHidden/>
              </w:rPr>
              <w:fldChar w:fldCharType="begin"/>
            </w:r>
            <w:r w:rsidR="00353E47">
              <w:rPr>
                <w:noProof/>
                <w:webHidden/>
              </w:rPr>
              <w:instrText xml:space="preserve"> PAGEREF _Toc5235846 \h </w:instrText>
            </w:r>
            <w:r w:rsidR="00353E47">
              <w:rPr>
                <w:noProof/>
                <w:webHidden/>
              </w:rPr>
            </w:r>
            <w:r w:rsidR="00353E47">
              <w:rPr>
                <w:noProof/>
                <w:webHidden/>
              </w:rPr>
              <w:fldChar w:fldCharType="separate"/>
            </w:r>
            <w:r w:rsidR="00CA7A41">
              <w:rPr>
                <w:noProof/>
                <w:webHidden/>
              </w:rPr>
              <w:t>77</w:t>
            </w:r>
            <w:r w:rsidR="00353E47">
              <w:rPr>
                <w:noProof/>
                <w:webHidden/>
              </w:rPr>
              <w:fldChar w:fldCharType="end"/>
            </w:r>
          </w:hyperlink>
        </w:p>
        <w:p w:rsidR="00353E47" w:rsidRDefault="00390DC2">
          <w:pPr>
            <w:pStyle w:val="TOC2"/>
            <w:rPr>
              <w:rFonts w:eastAsiaTheme="minorEastAsia"/>
              <w:noProof/>
            </w:rPr>
          </w:pPr>
          <w:hyperlink w:anchor="_Toc5235847" w:history="1">
            <w:r w:rsidR="00353E47" w:rsidRPr="00767D8E">
              <w:rPr>
                <w:rStyle w:val="Hyperlink"/>
                <w:noProof/>
              </w:rPr>
              <w:t>Data Structures in User-Defined Functions</w:t>
            </w:r>
            <w:r w:rsidR="00353E47">
              <w:rPr>
                <w:noProof/>
                <w:webHidden/>
              </w:rPr>
              <w:tab/>
            </w:r>
            <w:r w:rsidR="00353E47">
              <w:rPr>
                <w:noProof/>
                <w:webHidden/>
              </w:rPr>
              <w:fldChar w:fldCharType="begin"/>
            </w:r>
            <w:r w:rsidR="00353E47">
              <w:rPr>
                <w:noProof/>
                <w:webHidden/>
              </w:rPr>
              <w:instrText xml:space="preserve"> PAGEREF _Toc5235847 \h </w:instrText>
            </w:r>
            <w:r w:rsidR="00353E47">
              <w:rPr>
                <w:noProof/>
                <w:webHidden/>
              </w:rPr>
            </w:r>
            <w:r w:rsidR="00353E47">
              <w:rPr>
                <w:noProof/>
                <w:webHidden/>
              </w:rPr>
              <w:fldChar w:fldCharType="separate"/>
            </w:r>
            <w:r w:rsidR="00CA7A41">
              <w:rPr>
                <w:noProof/>
                <w:webHidden/>
              </w:rPr>
              <w:t>77</w:t>
            </w:r>
            <w:r w:rsidR="00353E47">
              <w:rPr>
                <w:noProof/>
                <w:webHidden/>
              </w:rPr>
              <w:fldChar w:fldCharType="end"/>
            </w:r>
          </w:hyperlink>
        </w:p>
        <w:p w:rsidR="00353E47" w:rsidRDefault="00390DC2">
          <w:pPr>
            <w:pStyle w:val="TOC2"/>
            <w:rPr>
              <w:rFonts w:eastAsiaTheme="minorEastAsia"/>
              <w:noProof/>
            </w:rPr>
          </w:pPr>
          <w:hyperlink w:anchor="_Toc5235848"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_Toc5235848 \h </w:instrText>
            </w:r>
            <w:r w:rsidR="00353E47">
              <w:rPr>
                <w:noProof/>
                <w:webHidden/>
              </w:rPr>
            </w:r>
            <w:r w:rsidR="00353E47">
              <w:rPr>
                <w:noProof/>
                <w:webHidden/>
              </w:rPr>
              <w:fldChar w:fldCharType="separate"/>
            </w:r>
            <w:r w:rsidR="00CA7A41">
              <w:rPr>
                <w:noProof/>
                <w:webHidden/>
              </w:rPr>
              <w:t>77</w:t>
            </w:r>
            <w:r w:rsidR="00353E47">
              <w:rPr>
                <w:noProof/>
                <w:webHidden/>
              </w:rPr>
              <w:fldChar w:fldCharType="end"/>
            </w:r>
          </w:hyperlink>
        </w:p>
        <w:p w:rsidR="00353E47" w:rsidRDefault="00390DC2">
          <w:pPr>
            <w:pStyle w:val="TOC3"/>
            <w:rPr>
              <w:rFonts w:eastAsiaTheme="minorEastAsia"/>
              <w:noProof/>
            </w:rPr>
          </w:pPr>
          <w:hyperlink w:anchor="_Toc5235849" w:history="1">
            <w:r w:rsidR="00353E47" w:rsidRPr="00767D8E">
              <w:rPr>
                <w:rStyle w:val="Hyperlink"/>
                <w:noProof/>
              </w:rPr>
              <w:t>Fn.def name|name$( {nvar}|{svar}|Array[]|Array$[], ... {nvar}|{svar}|Array[]|Array$[])</w:t>
            </w:r>
            <w:r w:rsidR="00353E47">
              <w:rPr>
                <w:noProof/>
                <w:webHidden/>
              </w:rPr>
              <w:tab/>
            </w:r>
            <w:r w:rsidR="00353E47">
              <w:rPr>
                <w:noProof/>
                <w:webHidden/>
              </w:rPr>
              <w:fldChar w:fldCharType="begin"/>
            </w:r>
            <w:r w:rsidR="00353E47">
              <w:rPr>
                <w:noProof/>
                <w:webHidden/>
              </w:rPr>
              <w:instrText xml:space="preserve"> PAGEREF _Toc5235849 \h </w:instrText>
            </w:r>
            <w:r w:rsidR="00353E47">
              <w:rPr>
                <w:noProof/>
                <w:webHidden/>
              </w:rPr>
            </w:r>
            <w:r w:rsidR="00353E47">
              <w:rPr>
                <w:noProof/>
                <w:webHidden/>
              </w:rPr>
              <w:fldChar w:fldCharType="separate"/>
            </w:r>
            <w:r w:rsidR="00CA7A41">
              <w:rPr>
                <w:noProof/>
                <w:webHidden/>
              </w:rPr>
              <w:t>77</w:t>
            </w:r>
            <w:r w:rsidR="00353E47">
              <w:rPr>
                <w:noProof/>
                <w:webHidden/>
              </w:rPr>
              <w:fldChar w:fldCharType="end"/>
            </w:r>
          </w:hyperlink>
        </w:p>
        <w:p w:rsidR="00353E47" w:rsidRDefault="00390DC2">
          <w:pPr>
            <w:pStyle w:val="TOC3"/>
            <w:rPr>
              <w:rFonts w:eastAsiaTheme="minorEastAsia"/>
              <w:noProof/>
            </w:rPr>
          </w:pPr>
          <w:hyperlink w:anchor="_Toc5235850" w:history="1">
            <w:r w:rsidR="00353E47" w:rsidRPr="00767D8E">
              <w:rPr>
                <w:rStyle w:val="Hyperlink"/>
                <w:noProof/>
              </w:rPr>
              <w:t>Fn.rtn &lt;sexp&gt;|&lt;nexp&gt;</w:t>
            </w:r>
            <w:r w:rsidR="00353E47">
              <w:rPr>
                <w:noProof/>
                <w:webHidden/>
              </w:rPr>
              <w:tab/>
            </w:r>
            <w:r w:rsidR="00353E47">
              <w:rPr>
                <w:noProof/>
                <w:webHidden/>
              </w:rPr>
              <w:fldChar w:fldCharType="begin"/>
            </w:r>
            <w:r w:rsidR="00353E47">
              <w:rPr>
                <w:noProof/>
                <w:webHidden/>
              </w:rPr>
              <w:instrText xml:space="preserve"> PAGEREF _Toc5235850 \h </w:instrText>
            </w:r>
            <w:r w:rsidR="00353E47">
              <w:rPr>
                <w:noProof/>
                <w:webHidden/>
              </w:rPr>
            </w:r>
            <w:r w:rsidR="00353E47">
              <w:rPr>
                <w:noProof/>
                <w:webHidden/>
              </w:rPr>
              <w:fldChar w:fldCharType="separate"/>
            </w:r>
            <w:r w:rsidR="00CA7A41">
              <w:rPr>
                <w:noProof/>
                <w:webHidden/>
              </w:rPr>
              <w:t>78</w:t>
            </w:r>
            <w:r w:rsidR="00353E47">
              <w:rPr>
                <w:noProof/>
                <w:webHidden/>
              </w:rPr>
              <w:fldChar w:fldCharType="end"/>
            </w:r>
          </w:hyperlink>
        </w:p>
        <w:p w:rsidR="00353E47" w:rsidRDefault="00390DC2">
          <w:pPr>
            <w:pStyle w:val="TOC3"/>
            <w:rPr>
              <w:rFonts w:eastAsiaTheme="minorEastAsia"/>
              <w:noProof/>
            </w:rPr>
          </w:pPr>
          <w:hyperlink w:anchor="_Toc5235851" w:history="1">
            <w:r w:rsidR="00353E47" w:rsidRPr="00767D8E">
              <w:rPr>
                <w:rStyle w:val="Hyperlink"/>
                <w:noProof/>
              </w:rPr>
              <w:t>Fn.end</w:t>
            </w:r>
            <w:r w:rsidR="00353E47">
              <w:rPr>
                <w:noProof/>
                <w:webHidden/>
              </w:rPr>
              <w:tab/>
            </w:r>
            <w:r w:rsidR="00353E47">
              <w:rPr>
                <w:noProof/>
                <w:webHidden/>
              </w:rPr>
              <w:fldChar w:fldCharType="begin"/>
            </w:r>
            <w:r w:rsidR="00353E47">
              <w:rPr>
                <w:noProof/>
                <w:webHidden/>
              </w:rPr>
              <w:instrText xml:space="preserve"> PAGEREF _Toc5235851 \h </w:instrText>
            </w:r>
            <w:r w:rsidR="00353E47">
              <w:rPr>
                <w:noProof/>
                <w:webHidden/>
              </w:rPr>
            </w:r>
            <w:r w:rsidR="00353E47">
              <w:rPr>
                <w:noProof/>
                <w:webHidden/>
              </w:rPr>
              <w:fldChar w:fldCharType="separate"/>
            </w:r>
            <w:r w:rsidR="00CA7A41">
              <w:rPr>
                <w:noProof/>
                <w:webHidden/>
              </w:rPr>
              <w:t>79</w:t>
            </w:r>
            <w:r w:rsidR="00353E47">
              <w:rPr>
                <w:noProof/>
                <w:webHidden/>
              </w:rPr>
              <w:fldChar w:fldCharType="end"/>
            </w:r>
          </w:hyperlink>
        </w:p>
        <w:p w:rsidR="00353E47" w:rsidRDefault="00390DC2">
          <w:pPr>
            <w:pStyle w:val="TOC3"/>
            <w:rPr>
              <w:rFonts w:eastAsiaTheme="minorEastAsia"/>
              <w:noProof/>
            </w:rPr>
          </w:pPr>
          <w:hyperlink w:anchor="_Toc5235852" w:history="1">
            <w:r w:rsidR="00353E47" w:rsidRPr="00767D8E">
              <w:rPr>
                <w:rStyle w:val="Hyperlink"/>
                <w:noProof/>
              </w:rPr>
              <w:t>Call &lt;user_defined_function&gt;</w:t>
            </w:r>
            <w:r w:rsidR="00353E47">
              <w:rPr>
                <w:noProof/>
                <w:webHidden/>
              </w:rPr>
              <w:tab/>
            </w:r>
            <w:r w:rsidR="00353E47">
              <w:rPr>
                <w:noProof/>
                <w:webHidden/>
              </w:rPr>
              <w:fldChar w:fldCharType="begin"/>
            </w:r>
            <w:r w:rsidR="00353E47">
              <w:rPr>
                <w:noProof/>
                <w:webHidden/>
              </w:rPr>
              <w:instrText xml:space="preserve"> PAGEREF _Toc5235852 \h </w:instrText>
            </w:r>
            <w:r w:rsidR="00353E47">
              <w:rPr>
                <w:noProof/>
                <w:webHidden/>
              </w:rPr>
            </w:r>
            <w:r w:rsidR="00353E47">
              <w:rPr>
                <w:noProof/>
                <w:webHidden/>
              </w:rPr>
              <w:fldChar w:fldCharType="separate"/>
            </w:r>
            <w:r w:rsidR="00CA7A41">
              <w:rPr>
                <w:noProof/>
                <w:webHidden/>
              </w:rPr>
              <w:t>79</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853" w:history="1">
            <w:r w:rsidR="00353E47" w:rsidRPr="00767D8E">
              <w:rPr>
                <w:rStyle w:val="Hyperlink"/>
                <w:noProof/>
              </w:rPr>
              <w:t>Program Control Commands</w:t>
            </w:r>
            <w:r w:rsidR="00353E47">
              <w:rPr>
                <w:noProof/>
                <w:webHidden/>
              </w:rPr>
              <w:tab/>
            </w:r>
            <w:r w:rsidR="00353E47">
              <w:rPr>
                <w:noProof/>
                <w:webHidden/>
              </w:rPr>
              <w:fldChar w:fldCharType="begin"/>
            </w:r>
            <w:r w:rsidR="00353E47">
              <w:rPr>
                <w:noProof/>
                <w:webHidden/>
              </w:rPr>
              <w:instrText xml:space="preserve"> PAGEREF _Toc5235853 \h </w:instrText>
            </w:r>
            <w:r w:rsidR="00353E47">
              <w:rPr>
                <w:noProof/>
                <w:webHidden/>
              </w:rPr>
            </w:r>
            <w:r w:rsidR="00353E47">
              <w:rPr>
                <w:noProof/>
                <w:webHidden/>
              </w:rPr>
              <w:fldChar w:fldCharType="separate"/>
            </w:r>
            <w:r w:rsidR="00CA7A41">
              <w:rPr>
                <w:noProof/>
                <w:webHidden/>
              </w:rPr>
              <w:t>79</w:t>
            </w:r>
            <w:r w:rsidR="00353E47">
              <w:rPr>
                <w:noProof/>
                <w:webHidden/>
              </w:rPr>
              <w:fldChar w:fldCharType="end"/>
            </w:r>
          </w:hyperlink>
        </w:p>
        <w:p w:rsidR="00353E47" w:rsidRDefault="00390DC2">
          <w:pPr>
            <w:pStyle w:val="TOC2"/>
            <w:rPr>
              <w:rFonts w:eastAsiaTheme="minorEastAsia"/>
              <w:noProof/>
            </w:rPr>
          </w:pPr>
          <w:hyperlink w:anchor="_Toc5235854" w:history="1">
            <w:r w:rsidR="00353E47" w:rsidRPr="00767D8E">
              <w:rPr>
                <w:rStyle w:val="Hyperlink"/>
                <w:noProof/>
              </w:rPr>
              <w:t>If / Then / Else / Elseif / Endif</w:t>
            </w:r>
            <w:r w:rsidR="00353E47">
              <w:rPr>
                <w:noProof/>
                <w:webHidden/>
              </w:rPr>
              <w:tab/>
            </w:r>
            <w:r w:rsidR="00353E47">
              <w:rPr>
                <w:noProof/>
                <w:webHidden/>
              </w:rPr>
              <w:fldChar w:fldCharType="begin"/>
            </w:r>
            <w:r w:rsidR="00353E47">
              <w:rPr>
                <w:noProof/>
                <w:webHidden/>
              </w:rPr>
              <w:instrText xml:space="preserve"> PAGEREF _Toc5235854 \h </w:instrText>
            </w:r>
            <w:r w:rsidR="00353E47">
              <w:rPr>
                <w:noProof/>
                <w:webHidden/>
              </w:rPr>
            </w:r>
            <w:r w:rsidR="00353E47">
              <w:rPr>
                <w:noProof/>
                <w:webHidden/>
              </w:rPr>
              <w:fldChar w:fldCharType="separate"/>
            </w:r>
            <w:r w:rsidR="00CA7A41">
              <w:rPr>
                <w:noProof/>
                <w:webHidden/>
              </w:rPr>
              <w:t>79</w:t>
            </w:r>
            <w:r w:rsidR="00353E47">
              <w:rPr>
                <w:noProof/>
                <w:webHidden/>
              </w:rPr>
              <w:fldChar w:fldCharType="end"/>
            </w:r>
          </w:hyperlink>
        </w:p>
        <w:p w:rsidR="00353E47" w:rsidRDefault="00390DC2">
          <w:pPr>
            <w:pStyle w:val="TOC2"/>
            <w:rPr>
              <w:rFonts w:eastAsiaTheme="minorEastAsia"/>
              <w:noProof/>
            </w:rPr>
          </w:pPr>
          <w:hyperlink w:anchor="_Toc5235855" w:history="1">
            <w:r w:rsidR="00353E47" w:rsidRPr="00767D8E">
              <w:rPr>
                <w:rStyle w:val="Hyperlink"/>
                <w:noProof/>
              </w:rPr>
              <w:t>If / Then / Else</w:t>
            </w:r>
            <w:r w:rsidR="00353E47">
              <w:rPr>
                <w:noProof/>
                <w:webHidden/>
              </w:rPr>
              <w:tab/>
            </w:r>
            <w:r w:rsidR="00353E47">
              <w:rPr>
                <w:noProof/>
                <w:webHidden/>
              </w:rPr>
              <w:fldChar w:fldCharType="begin"/>
            </w:r>
            <w:r w:rsidR="00353E47">
              <w:rPr>
                <w:noProof/>
                <w:webHidden/>
              </w:rPr>
              <w:instrText xml:space="preserve"> PAGEREF _Toc5235855 \h </w:instrText>
            </w:r>
            <w:r w:rsidR="00353E47">
              <w:rPr>
                <w:noProof/>
                <w:webHidden/>
              </w:rPr>
            </w:r>
            <w:r w:rsidR="00353E47">
              <w:rPr>
                <w:noProof/>
                <w:webHidden/>
              </w:rPr>
              <w:fldChar w:fldCharType="separate"/>
            </w:r>
            <w:r w:rsidR="00CA7A41">
              <w:rPr>
                <w:noProof/>
                <w:webHidden/>
              </w:rPr>
              <w:t>80</w:t>
            </w:r>
            <w:r w:rsidR="00353E47">
              <w:rPr>
                <w:noProof/>
                <w:webHidden/>
              </w:rPr>
              <w:fldChar w:fldCharType="end"/>
            </w:r>
          </w:hyperlink>
        </w:p>
        <w:p w:rsidR="00353E47" w:rsidRDefault="00390DC2">
          <w:pPr>
            <w:pStyle w:val="TOC2"/>
            <w:rPr>
              <w:rFonts w:eastAsiaTheme="minorEastAsia"/>
              <w:noProof/>
            </w:rPr>
          </w:pPr>
          <w:hyperlink w:anchor="_Toc5235856" w:history="1">
            <w:r w:rsidR="00353E47" w:rsidRPr="00767D8E">
              <w:rPr>
                <w:rStyle w:val="Hyperlink"/>
                <w:noProof/>
              </w:rPr>
              <w:t>For - To - Step / Next</w:t>
            </w:r>
            <w:r w:rsidR="00353E47">
              <w:rPr>
                <w:noProof/>
                <w:webHidden/>
              </w:rPr>
              <w:tab/>
            </w:r>
            <w:r w:rsidR="00353E47">
              <w:rPr>
                <w:noProof/>
                <w:webHidden/>
              </w:rPr>
              <w:fldChar w:fldCharType="begin"/>
            </w:r>
            <w:r w:rsidR="00353E47">
              <w:rPr>
                <w:noProof/>
                <w:webHidden/>
              </w:rPr>
              <w:instrText xml:space="preserve"> PAGEREF _Toc5235856 \h </w:instrText>
            </w:r>
            <w:r w:rsidR="00353E47">
              <w:rPr>
                <w:noProof/>
                <w:webHidden/>
              </w:rPr>
            </w:r>
            <w:r w:rsidR="00353E47">
              <w:rPr>
                <w:noProof/>
                <w:webHidden/>
              </w:rPr>
              <w:fldChar w:fldCharType="separate"/>
            </w:r>
            <w:r w:rsidR="00CA7A41">
              <w:rPr>
                <w:noProof/>
                <w:webHidden/>
              </w:rPr>
              <w:t>80</w:t>
            </w:r>
            <w:r w:rsidR="00353E47">
              <w:rPr>
                <w:noProof/>
                <w:webHidden/>
              </w:rPr>
              <w:fldChar w:fldCharType="end"/>
            </w:r>
          </w:hyperlink>
        </w:p>
        <w:p w:rsidR="00353E47" w:rsidRDefault="00390DC2">
          <w:pPr>
            <w:pStyle w:val="TOC2"/>
            <w:rPr>
              <w:rFonts w:eastAsiaTheme="minorEastAsia"/>
              <w:noProof/>
            </w:rPr>
          </w:pPr>
          <w:hyperlink w:anchor="_Toc5235857" w:history="1">
            <w:r w:rsidR="00353E47" w:rsidRPr="00767D8E">
              <w:rPr>
                <w:rStyle w:val="Hyperlink"/>
                <w:noProof/>
              </w:rPr>
              <w:t>F_N.continue</w:t>
            </w:r>
            <w:r w:rsidR="00353E47">
              <w:rPr>
                <w:noProof/>
                <w:webHidden/>
              </w:rPr>
              <w:tab/>
            </w:r>
            <w:r w:rsidR="00353E47">
              <w:rPr>
                <w:noProof/>
                <w:webHidden/>
              </w:rPr>
              <w:fldChar w:fldCharType="begin"/>
            </w:r>
            <w:r w:rsidR="00353E47">
              <w:rPr>
                <w:noProof/>
                <w:webHidden/>
              </w:rPr>
              <w:instrText xml:space="preserve"> PAGEREF _Toc5235857 \h </w:instrText>
            </w:r>
            <w:r w:rsidR="00353E47">
              <w:rPr>
                <w:noProof/>
                <w:webHidden/>
              </w:rPr>
            </w:r>
            <w:r w:rsidR="00353E47">
              <w:rPr>
                <w:noProof/>
                <w:webHidden/>
              </w:rPr>
              <w:fldChar w:fldCharType="separate"/>
            </w:r>
            <w:r w:rsidR="00CA7A41">
              <w:rPr>
                <w:noProof/>
                <w:webHidden/>
              </w:rPr>
              <w:t>81</w:t>
            </w:r>
            <w:r w:rsidR="00353E47">
              <w:rPr>
                <w:noProof/>
                <w:webHidden/>
              </w:rPr>
              <w:fldChar w:fldCharType="end"/>
            </w:r>
          </w:hyperlink>
        </w:p>
        <w:p w:rsidR="00353E47" w:rsidRDefault="00390DC2">
          <w:pPr>
            <w:pStyle w:val="TOC2"/>
            <w:rPr>
              <w:rFonts w:eastAsiaTheme="minorEastAsia"/>
              <w:noProof/>
            </w:rPr>
          </w:pPr>
          <w:hyperlink w:anchor="_Toc5235858" w:history="1">
            <w:r w:rsidR="00353E47" w:rsidRPr="00767D8E">
              <w:rPr>
                <w:rStyle w:val="Hyperlink"/>
                <w:noProof/>
              </w:rPr>
              <w:t>F_N.break</w:t>
            </w:r>
            <w:r w:rsidR="00353E47">
              <w:rPr>
                <w:noProof/>
                <w:webHidden/>
              </w:rPr>
              <w:tab/>
            </w:r>
            <w:r w:rsidR="00353E47">
              <w:rPr>
                <w:noProof/>
                <w:webHidden/>
              </w:rPr>
              <w:fldChar w:fldCharType="begin"/>
            </w:r>
            <w:r w:rsidR="00353E47">
              <w:rPr>
                <w:noProof/>
                <w:webHidden/>
              </w:rPr>
              <w:instrText xml:space="preserve"> PAGEREF _Toc5235858 \h </w:instrText>
            </w:r>
            <w:r w:rsidR="00353E47">
              <w:rPr>
                <w:noProof/>
                <w:webHidden/>
              </w:rPr>
            </w:r>
            <w:r w:rsidR="00353E47">
              <w:rPr>
                <w:noProof/>
                <w:webHidden/>
              </w:rPr>
              <w:fldChar w:fldCharType="separate"/>
            </w:r>
            <w:r w:rsidR="00CA7A41">
              <w:rPr>
                <w:noProof/>
                <w:webHidden/>
              </w:rPr>
              <w:t>81</w:t>
            </w:r>
            <w:r w:rsidR="00353E47">
              <w:rPr>
                <w:noProof/>
                <w:webHidden/>
              </w:rPr>
              <w:fldChar w:fldCharType="end"/>
            </w:r>
          </w:hyperlink>
        </w:p>
        <w:p w:rsidR="00353E47" w:rsidRDefault="00390DC2">
          <w:pPr>
            <w:pStyle w:val="TOC2"/>
            <w:rPr>
              <w:rFonts w:eastAsiaTheme="minorEastAsia"/>
              <w:noProof/>
            </w:rPr>
          </w:pPr>
          <w:hyperlink w:anchor="_Toc5235859" w:history="1">
            <w:r w:rsidR="00353E47" w:rsidRPr="00767D8E">
              <w:rPr>
                <w:rStyle w:val="Hyperlink"/>
                <w:noProof/>
              </w:rPr>
              <w:t>While &lt;lexp&gt; / Repeat</w:t>
            </w:r>
            <w:r w:rsidR="00353E47">
              <w:rPr>
                <w:noProof/>
                <w:webHidden/>
              </w:rPr>
              <w:tab/>
            </w:r>
            <w:r w:rsidR="00353E47">
              <w:rPr>
                <w:noProof/>
                <w:webHidden/>
              </w:rPr>
              <w:fldChar w:fldCharType="begin"/>
            </w:r>
            <w:r w:rsidR="00353E47">
              <w:rPr>
                <w:noProof/>
                <w:webHidden/>
              </w:rPr>
              <w:instrText xml:space="preserve"> PAGEREF _Toc5235859 \h </w:instrText>
            </w:r>
            <w:r w:rsidR="00353E47">
              <w:rPr>
                <w:noProof/>
                <w:webHidden/>
              </w:rPr>
            </w:r>
            <w:r w:rsidR="00353E47">
              <w:rPr>
                <w:noProof/>
                <w:webHidden/>
              </w:rPr>
              <w:fldChar w:fldCharType="separate"/>
            </w:r>
            <w:r w:rsidR="00CA7A41">
              <w:rPr>
                <w:noProof/>
                <w:webHidden/>
              </w:rPr>
              <w:t>81</w:t>
            </w:r>
            <w:r w:rsidR="00353E47">
              <w:rPr>
                <w:noProof/>
                <w:webHidden/>
              </w:rPr>
              <w:fldChar w:fldCharType="end"/>
            </w:r>
          </w:hyperlink>
        </w:p>
        <w:p w:rsidR="00353E47" w:rsidRDefault="00390DC2">
          <w:pPr>
            <w:pStyle w:val="TOC2"/>
            <w:rPr>
              <w:rFonts w:eastAsiaTheme="minorEastAsia"/>
              <w:noProof/>
            </w:rPr>
          </w:pPr>
          <w:hyperlink w:anchor="_Toc5235860" w:history="1">
            <w:r w:rsidR="00353E47" w:rsidRPr="00767D8E">
              <w:rPr>
                <w:rStyle w:val="Hyperlink"/>
                <w:noProof/>
              </w:rPr>
              <w:t>W_R.continue</w:t>
            </w:r>
            <w:r w:rsidR="00353E47">
              <w:rPr>
                <w:noProof/>
                <w:webHidden/>
              </w:rPr>
              <w:tab/>
            </w:r>
            <w:r w:rsidR="00353E47">
              <w:rPr>
                <w:noProof/>
                <w:webHidden/>
              </w:rPr>
              <w:fldChar w:fldCharType="begin"/>
            </w:r>
            <w:r w:rsidR="00353E47">
              <w:rPr>
                <w:noProof/>
                <w:webHidden/>
              </w:rPr>
              <w:instrText xml:space="preserve"> PAGEREF _Toc5235860 \h </w:instrText>
            </w:r>
            <w:r w:rsidR="00353E47">
              <w:rPr>
                <w:noProof/>
                <w:webHidden/>
              </w:rPr>
            </w:r>
            <w:r w:rsidR="00353E47">
              <w:rPr>
                <w:noProof/>
                <w:webHidden/>
              </w:rPr>
              <w:fldChar w:fldCharType="separate"/>
            </w:r>
            <w:r w:rsidR="00CA7A41">
              <w:rPr>
                <w:noProof/>
                <w:webHidden/>
              </w:rPr>
              <w:t>82</w:t>
            </w:r>
            <w:r w:rsidR="00353E47">
              <w:rPr>
                <w:noProof/>
                <w:webHidden/>
              </w:rPr>
              <w:fldChar w:fldCharType="end"/>
            </w:r>
          </w:hyperlink>
        </w:p>
        <w:p w:rsidR="00353E47" w:rsidRDefault="00390DC2">
          <w:pPr>
            <w:pStyle w:val="TOC2"/>
            <w:rPr>
              <w:rFonts w:eastAsiaTheme="minorEastAsia"/>
              <w:noProof/>
            </w:rPr>
          </w:pPr>
          <w:hyperlink w:anchor="_Toc5235861" w:history="1">
            <w:r w:rsidR="00353E47" w:rsidRPr="00767D8E">
              <w:rPr>
                <w:rStyle w:val="Hyperlink"/>
                <w:noProof/>
              </w:rPr>
              <w:t>W_R.break</w:t>
            </w:r>
            <w:r w:rsidR="00353E47">
              <w:rPr>
                <w:noProof/>
                <w:webHidden/>
              </w:rPr>
              <w:tab/>
            </w:r>
            <w:r w:rsidR="00353E47">
              <w:rPr>
                <w:noProof/>
                <w:webHidden/>
              </w:rPr>
              <w:fldChar w:fldCharType="begin"/>
            </w:r>
            <w:r w:rsidR="00353E47">
              <w:rPr>
                <w:noProof/>
                <w:webHidden/>
              </w:rPr>
              <w:instrText xml:space="preserve"> PAGEREF _Toc5235861 \h </w:instrText>
            </w:r>
            <w:r w:rsidR="00353E47">
              <w:rPr>
                <w:noProof/>
                <w:webHidden/>
              </w:rPr>
            </w:r>
            <w:r w:rsidR="00353E47">
              <w:rPr>
                <w:noProof/>
                <w:webHidden/>
              </w:rPr>
              <w:fldChar w:fldCharType="separate"/>
            </w:r>
            <w:r w:rsidR="00CA7A41">
              <w:rPr>
                <w:noProof/>
                <w:webHidden/>
              </w:rPr>
              <w:t>82</w:t>
            </w:r>
            <w:r w:rsidR="00353E47">
              <w:rPr>
                <w:noProof/>
                <w:webHidden/>
              </w:rPr>
              <w:fldChar w:fldCharType="end"/>
            </w:r>
          </w:hyperlink>
        </w:p>
        <w:p w:rsidR="00353E47" w:rsidRDefault="00390DC2">
          <w:pPr>
            <w:pStyle w:val="TOC2"/>
            <w:rPr>
              <w:rFonts w:eastAsiaTheme="minorEastAsia"/>
              <w:noProof/>
            </w:rPr>
          </w:pPr>
          <w:hyperlink w:anchor="_Toc5235862" w:history="1">
            <w:r w:rsidR="00353E47" w:rsidRPr="00767D8E">
              <w:rPr>
                <w:rStyle w:val="Hyperlink"/>
                <w:noProof/>
              </w:rPr>
              <w:t>Do / Until &lt;lexp&gt;</w:t>
            </w:r>
            <w:r w:rsidR="00353E47">
              <w:rPr>
                <w:noProof/>
                <w:webHidden/>
              </w:rPr>
              <w:tab/>
            </w:r>
            <w:r w:rsidR="00353E47">
              <w:rPr>
                <w:noProof/>
                <w:webHidden/>
              </w:rPr>
              <w:fldChar w:fldCharType="begin"/>
            </w:r>
            <w:r w:rsidR="00353E47">
              <w:rPr>
                <w:noProof/>
                <w:webHidden/>
              </w:rPr>
              <w:instrText xml:space="preserve"> PAGEREF _Toc5235862 \h </w:instrText>
            </w:r>
            <w:r w:rsidR="00353E47">
              <w:rPr>
                <w:noProof/>
                <w:webHidden/>
              </w:rPr>
            </w:r>
            <w:r w:rsidR="00353E47">
              <w:rPr>
                <w:noProof/>
                <w:webHidden/>
              </w:rPr>
              <w:fldChar w:fldCharType="separate"/>
            </w:r>
            <w:r w:rsidR="00CA7A41">
              <w:rPr>
                <w:noProof/>
                <w:webHidden/>
              </w:rPr>
              <w:t>82</w:t>
            </w:r>
            <w:r w:rsidR="00353E47">
              <w:rPr>
                <w:noProof/>
                <w:webHidden/>
              </w:rPr>
              <w:fldChar w:fldCharType="end"/>
            </w:r>
          </w:hyperlink>
        </w:p>
        <w:p w:rsidR="00353E47" w:rsidRDefault="00390DC2">
          <w:pPr>
            <w:pStyle w:val="TOC2"/>
            <w:rPr>
              <w:rFonts w:eastAsiaTheme="minorEastAsia"/>
              <w:noProof/>
            </w:rPr>
          </w:pPr>
          <w:hyperlink w:anchor="_Toc5235863" w:history="1">
            <w:r w:rsidR="00353E47" w:rsidRPr="00767D8E">
              <w:rPr>
                <w:rStyle w:val="Hyperlink"/>
                <w:noProof/>
              </w:rPr>
              <w:t>D_U.continue</w:t>
            </w:r>
            <w:r w:rsidR="00353E47">
              <w:rPr>
                <w:noProof/>
                <w:webHidden/>
              </w:rPr>
              <w:tab/>
            </w:r>
            <w:r w:rsidR="00353E47">
              <w:rPr>
                <w:noProof/>
                <w:webHidden/>
              </w:rPr>
              <w:fldChar w:fldCharType="begin"/>
            </w:r>
            <w:r w:rsidR="00353E47">
              <w:rPr>
                <w:noProof/>
                <w:webHidden/>
              </w:rPr>
              <w:instrText xml:space="preserve"> PAGEREF _Toc5235863 \h </w:instrText>
            </w:r>
            <w:r w:rsidR="00353E47">
              <w:rPr>
                <w:noProof/>
                <w:webHidden/>
              </w:rPr>
            </w:r>
            <w:r w:rsidR="00353E47">
              <w:rPr>
                <w:noProof/>
                <w:webHidden/>
              </w:rPr>
              <w:fldChar w:fldCharType="separate"/>
            </w:r>
            <w:r w:rsidR="00CA7A41">
              <w:rPr>
                <w:noProof/>
                <w:webHidden/>
              </w:rPr>
              <w:t>82</w:t>
            </w:r>
            <w:r w:rsidR="00353E47">
              <w:rPr>
                <w:noProof/>
                <w:webHidden/>
              </w:rPr>
              <w:fldChar w:fldCharType="end"/>
            </w:r>
          </w:hyperlink>
        </w:p>
        <w:p w:rsidR="00353E47" w:rsidRDefault="00390DC2">
          <w:pPr>
            <w:pStyle w:val="TOC2"/>
            <w:rPr>
              <w:rFonts w:eastAsiaTheme="minorEastAsia"/>
              <w:noProof/>
            </w:rPr>
          </w:pPr>
          <w:hyperlink w:anchor="_Toc5235864" w:history="1">
            <w:r w:rsidR="00353E47" w:rsidRPr="00767D8E">
              <w:rPr>
                <w:rStyle w:val="Hyperlink"/>
                <w:noProof/>
              </w:rPr>
              <w:t>D_U.break</w:t>
            </w:r>
            <w:r w:rsidR="00353E47">
              <w:rPr>
                <w:noProof/>
                <w:webHidden/>
              </w:rPr>
              <w:tab/>
            </w:r>
            <w:r w:rsidR="00353E47">
              <w:rPr>
                <w:noProof/>
                <w:webHidden/>
              </w:rPr>
              <w:fldChar w:fldCharType="begin"/>
            </w:r>
            <w:r w:rsidR="00353E47">
              <w:rPr>
                <w:noProof/>
                <w:webHidden/>
              </w:rPr>
              <w:instrText xml:space="preserve"> PAGEREF _Toc5235864 \h </w:instrText>
            </w:r>
            <w:r w:rsidR="00353E47">
              <w:rPr>
                <w:noProof/>
                <w:webHidden/>
              </w:rPr>
            </w:r>
            <w:r w:rsidR="00353E47">
              <w:rPr>
                <w:noProof/>
                <w:webHidden/>
              </w:rPr>
              <w:fldChar w:fldCharType="separate"/>
            </w:r>
            <w:r w:rsidR="00CA7A41">
              <w:rPr>
                <w:noProof/>
                <w:webHidden/>
              </w:rPr>
              <w:t>83</w:t>
            </w:r>
            <w:r w:rsidR="00353E47">
              <w:rPr>
                <w:noProof/>
                <w:webHidden/>
              </w:rPr>
              <w:fldChar w:fldCharType="end"/>
            </w:r>
          </w:hyperlink>
        </w:p>
        <w:p w:rsidR="00353E47" w:rsidRDefault="00390DC2">
          <w:pPr>
            <w:pStyle w:val="TOC2"/>
            <w:rPr>
              <w:rFonts w:eastAsiaTheme="minorEastAsia"/>
              <w:noProof/>
            </w:rPr>
          </w:pPr>
          <w:hyperlink w:anchor="_Toc5235865" w:history="1">
            <w:r w:rsidR="00353E47" w:rsidRPr="00767D8E">
              <w:rPr>
                <w:rStyle w:val="Hyperlink"/>
                <w:noProof/>
              </w:rPr>
              <w:t>Labels, GOTO, GOSUB, and RETURN: Traditional BASIC</w:t>
            </w:r>
            <w:r w:rsidR="00353E47">
              <w:rPr>
                <w:noProof/>
                <w:webHidden/>
              </w:rPr>
              <w:tab/>
            </w:r>
            <w:r w:rsidR="00353E47">
              <w:rPr>
                <w:noProof/>
                <w:webHidden/>
              </w:rPr>
              <w:fldChar w:fldCharType="begin"/>
            </w:r>
            <w:r w:rsidR="00353E47">
              <w:rPr>
                <w:noProof/>
                <w:webHidden/>
              </w:rPr>
              <w:instrText xml:space="preserve"> PAGEREF _Toc5235865 \h </w:instrText>
            </w:r>
            <w:r w:rsidR="00353E47">
              <w:rPr>
                <w:noProof/>
                <w:webHidden/>
              </w:rPr>
            </w:r>
            <w:r w:rsidR="00353E47">
              <w:rPr>
                <w:noProof/>
                <w:webHidden/>
              </w:rPr>
              <w:fldChar w:fldCharType="separate"/>
            </w:r>
            <w:r w:rsidR="00CA7A41">
              <w:rPr>
                <w:noProof/>
                <w:webHidden/>
              </w:rPr>
              <w:t>83</w:t>
            </w:r>
            <w:r w:rsidR="00353E47">
              <w:rPr>
                <w:noProof/>
                <w:webHidden/>
              </w:rPr>
              <w:fldChar w:fldCharType="end"/>
            </w:r>
          </w:hyperlink>
        </w:p>
        <w:p w:rsidR="00353E47" w:rsidRDefault="00390DC2">
          <w:pPr>
            <w:pStyle w:val="TOC3"/>
            <w:rPr>
              <w:rFonts w:eastAsiaTheme="minorEastAsia"/>
              <w:noProof/>
            </w:rPr>
          </w:pPr>
          <w:hyperlink w:anchor="_Toc5235866" w:history="1">
            <w:r w:rsidR="00353E47" w:rsidRPr="00767D8E">
              <w:rPr>
                <w:rStyle w:val="Hyperlink"/>
                <w:noProof/>
              </w:rPr>
              <w:t>Label</w:t>
            </w:r>
            <w:r w:rsidR="00353E47">
              <w:rPr>
                <w:noProof/>
                <w:webHidden/>
              </w:rPr>
              <w:tab/>
            </w:r>
            <w:r w:rsidR="00353E47">
              <w:rPr>
                <w:noProof/>
                <w:webHidden/>
              </w:rPr>
              <w:fldChar w:fldCharType="begin"/>
            </w:r>
            <w:r w:rsidR="00353E47">
              <w:rPr>
                <w:noProof/>
                <w:webHidden/>
              </w:rPr>
              <w:instrText xml:space="preserve"> PAGEREF _Toc5235866 \h </w:instrText>
            </w:r>
            <w:r w:rsidR="00353E47">
              <w:rPr>
                <w:noProof/>
                <w:webHidden/>
              </w:rPr>
            </w:r>
            <w:r w:rsidR="00353E47">
              <w:rPr>
                <w:noProof/>
                <w:webHidden/>
              </w:rPr>
              <w:fldChar w:fldCharType="separate"/>
            </w:r>
            <w:r w:rsidR="00CA7A41">
              <w:rPr>
                <w:noProof/>
                <w:webHidden/>
              </w:rPr>
              <w:t>83</w:t>
            </w:r>
            <w:r w:rsidR="00353E47">
              <w:rPr>
                <w:noProof/>
                <w:webHidden/>
              </w:rPr>
              <w:fldChar w:fldCharType="end"/>
            </w:r>
          </w:hyperlink>
        </w:p>
        <w:p w:rsidR="00353E47" w:rsidRDefault="00390DC2">
          <w:pPr>
            <w:pStyle w:val="TOC3"/>
            <w:rPr>
              <w:rFonts w:eastAsiaTheme="minorEastAsia"/>
              <w:noProof/>
            </w:rPr>
          </w:pPr>
          <w:hyperlink w:anchor="_Toc5235867" w:history="1">
            <w:r w:rsidR="00353E47" w:rsidRPr="00767D8E">
              <w:rPr>
                <w:rStyle w:val="Hyperlink"/>
                <w:noProof/>
              </w:rPr>
              <w:t>GoTo &lt;label&gt;</w:t>
            </w:r>
            <w:r w:rsidR="00353E47">
              <w:rPr>
                <w:noProof/>
                <w:webHidden/>
              </w:rPr>
              <w:tab/>
            </w:r>
            <w:r w:rsidR="00353E47">
              <w:rPr>
                <w:noProof/>
                <w:webHidden/>
              </w:rPr>
              <w:fldChar w:fldCharType="begin"/>
            </w:r>
            <w:r w:rsidR="00353E47">
              <w:rPr>
                <w:noProof/>
                <w:webHidden/>
              </w:rPr>
              <w:instrText xml:space="preserve"> PAGEREF _Toc5235867 \h </w:instrText>
            </w:r>
            <w:r w:rsidR="00353E47">
              <w:rPr>
                <w:noProof/>
                <w:webHidden/>
              </w:rPr>
            </w:r>
            <w:r w:rsidR="00353E47">
              <w:rPr>
                <w:noProof/>
                <w:webHidden/>
              </w:rPr>
              <w:fldChar w:fldCharType="separate"/>
            </w:r>
            <w:r w:rsidR="00CA7A41">
              <w:rPr>
                <w:noProof/>
                <w:webHidden/>
              </w:rPr>
              <w:t>84</w:t>
            </w:r>
            <w:r w:rsidR="00353E47">
              <w:rPr>
                <w:noProof/>
                <w:webHidden/>
              </w:rPr>
              <w:fldChar w:fldCharType="end"/>
            </w:r>
          </w:hyperlink>
        </w:p>
        <w:p w:rsidR="00353E47" w:rsidRDefault="00390DC2">
          <w:pPr>
            <w:pStyle w:val="TOC3"/>
            <w:rPr>
              <w:rFonts w:eastAsiaTheme="minorEastAsia"/>
              <w:noProof/>
            </w:rPr>
          </w:pPr>
          <w:hyperlink w:anchor="_Toc5235868" w:history="1">
            <w:r w:rsidR="00353E47" w:rsidRPr="00767D8E">
              <w:rPr>
                <w:rStyle w:val="Hyperlink"/>
                <w:noProof/>
              </w:rPr>
              <w:t>GoTo &lt;index_nexp&gt;, &lt;label&gt;...</w:t>
            </w:r>
            <w:r w:rsidR="00353E47">
              <w:rPr>
                <w:noProof/>
                <w:webHidden/>
              </w:rPr>
              <w:tab/>
            </w:r>
            <w:r w:rsidR="00353E47">
              <w:rPr>
                <w:noProof/>
                <w:webHidden/>
              </w:rPr>
              <w:fldChar w:fldCharType="begin"/>
            </w:r>
            <w:r w:rsidR="00353E47">
              <w:rPr>
                <w:noProof/>
                <w:webHidden/>
              </w:rPr>
              <w:instrText xml:space="preserve"> PAGEREF _Toc5235868 \h </w:instrText>
            </w:r>
            <w:r w:rsidR="00353E47">
              <w:rPr>
                <w:noProof/>
                <w:webHidden/>
              </w:rPr>
            </w:r>
            <w:r w:rsidR="00353E47">
              <w:rPr>
                <w:noProof/>
                <w:webHidden/>
              </w:rPr>
              <w:fldChar w:fldCharType="separate"/>
            </w:r>
            <w:r w:rsidR="00CA7A41">
              <w:rPr>
                <w:noProof/>
                <w:webHidden/>
              </w:rPr>
              <w:t>84</w:t>
            </w:r>
            <w:r w:rsidR="00353E47">
              <w:rPr>
                <w:noProof/>
                <w:webHidden/>
              </w:rPr>
              <w:fldChar w:fldCharType="end"/>
            </w:r>
          </w:hyperlink>
        </w:p>
        <w:p w:rsidR="00353E47" w:rsidRDefault="00390DC2">
          <w:pPr>
            <w:pStyle w:val="TOC3"/>
            <w:rPr>
              <w:rFonts w:eastAsiaTheme="minorEastAsia"/>
              <w:noProof/>
            </w:rPr>
          </w:pPr>
          <w:hyperlink w:anchor="_Toc5235869" w:history="1">
            <w:r w:rsidR="00353E47" w:rsidRPr="00767D8E">
              <w:rPr>
                <w:rStyle w:val="Hyperlink"/>
                <w:noProof/>
              </w:rPr>
              <w:t>GoSub &lt;label&gt; / Return</w:t>
            </w:r>
            <w:r w:rsidR="00353E47">
              <w:rPr>
                <w:noProof/>
                <w:webHidden/>
              </w:rPr>
              <w:tab/>
            </w:r>
            <w:r w:rsidR="00353E47">
              <w:rPr>
                <w:noProof/>
                <w:webHidden/>
              </w:rPr>
              <w:fldChar w:fldCharType="begin"/>
            </w:r>
            <w:r w:rsidR="00353E47">
              <w:rPr>
                <w:noProof/>
                <w:webHidden/>
              </w:rPr>
              <w:instrText xml:space="preserve"> PAGEREF _Toc5235869 \h </w:instrText>
            </w:r>
            <w:r w:rsidR="00353E47">
              <w:rPr>
                <w:noProof/>
                <w:webHidden/>
              </w:rPr>
            </w:r>
            <w:r w:rsidR="00353E47">
              <w:rPr>
                <w:noProof/>
                <w:webHidden/>
              </w:rPr>
              <w:fldChar w:fldCharType="separate"/>
            </w:r>
            <w:r w:rsidR="00CA7A41">
              <w:rPr>
                <w:noProof/>
                <w:webHidden/>
              </w:rPr>
              <w:t>84</w:t>
            </w:r>
            <w:r w:rsidR="00353E47">
              <w:rPr>
                <w:noProof/>
                <w:webHidden/>
              </w:rPr>
              <w:fldChar w:fldCharType="end"/>
            </w:r>
          </w:hyperlink>
        </w:p>
        <w:p w:rsidR="00353E47" w:rsidRDefault="00390DC2">
          <w:pPr>
            <w:pStyle w:val="TOC3"/>
            <w:rPr>
              <w:rFonts w:eastAsiaTheme="minorEastAsia"/>
              <w:noProof/>
            </w:rPr>
          </w:pPr>
          <w:hyperlink w:anchor="_Toc5235870" w:history="1">
            <w:r w:rsidR="00353E47" w:rsidRPr="00767D8E">
              <w:rPr>
                <w:rStyle w:val="Hyperlink"/>
                <w:noProof/>
              </w:rPr>
              <w:t>GoSub &lt;index_nexp&gt;, &lt;label&gt;... / Return</w:t>
            </w:r>
            <w:r w:rsidR="00353E47">
              <w:rPr>
                <w:noProof/>
                <w:webHidden/>
              </w:rPr>
              <w:tab/>
            </w:r>
            <w:r w:rsidR="00353E47">
              <w:rPr>
                <w:noProof/>
                <w:webHidden/>
              </w:rPr>
              <w:fldChar w:fldCharType="begin"/>
            </w:r>
            <w:r w:rsidR="00353E47">
              <w:rPr>
                <w:noProof/>
                <w:webHidden/>
              </w:rPr>
              <w:instrText xml:space="preserve"> PAGEREF _Toc5235870 \h </w:instrText>
            </w:r>
            <w:r w:rsidR="00353E47">
              <w:rPr>
                <w:noProof/>
                <w:webHidden/>
              </w:rPr>
            </w:r>
            <w:r w:rsidR="00353E47">
              <w:rPr>
                <w:noProof/>
                <w:webHidden/>
              </w:rPr>
              <w:fldChar w:fldCharType="separate"/>
            </w:r>
            <w:r w:rsidR="00CA7A41">
              <w:rPr>
                <w:noProof/>
                <w:webHidden/>
              </w:rPr>
              <w:t>84</w:t>
            </w:r>
            <w:r w:rsidR="00353E47">
              <w:rPr>
                <w:noProof/>
                <w:webHidden/>
              </w:rPr>
              <w:fldChar w:fldCharType="end"/>
            </w:r>
          </w:hyperlink>
        </w:p>
        <w:p w:rsidR="00353E47" w:rsidRDefault="00390DC2">
          <w:pPr>
            <w:pStyle w:val="TOC2"/>
            <w:rPr>
              <w:rFonts w:eastAsiaTheme="minorEastAsia"/>
              <w:noProof/>
            </w:rPr>
          </w:pPr>
          <w:hyperlink w:anchor="_Toc5235871" w:history="1">
            <w:r w:rsidR="00353E47" w:rsidRPr="00767D8E">
              <w:rPr>
                <w:rStyle w:val="Hyperlink"/>
                <w:noProof/>
              </w:rPr>
              <w:t>Using Source Code from Multiple Files</w:t>
            </w:r>
            <w:r w:rsidR="00353E47">
              <w:rPr>
                <w:noProof/>
                <w:webHidden/>
              </w:rPr>
              <w:tab/>
            </w:r>
            <w:r w:rsidR="00353E47">
              <w:rPr>
                <w:noProof/>
                <w:webHidden/>
              </w:rPr>
              <w:fldChar w:fldCharType="begin"/>
            </w:r>
            <w:r w:rsidR="00353E47">
              <w:rPr>
                <w:noProof/>
                <w:webHidden/>
              </w:rPr>
              <w:instrText xml:space="preserve"> PAGEREF _Toc5235871 \h </w:instrText>
            </w:r>
            <w:r w:rsidR="00353E47">
              <w:rPr>
                <w:noProof/>
                <w:webHidden/>
              </w:rPr>
            </w:r>
            <w:r w:rsidR="00353E47">
              <w:rPr>
                <w:noProof/>
                <w:webHidden/>
              </w:rPr>
              <w:fldChar w:fldCharType="separate"/>
            </w:r>
            <w:r w:rsidR="00CA7A41">
              <w:rPr>
                <w:noProof/>
                <w:webHidden/>
              </w:rPr>
              <w:t>85</w:t>
            </w:r>
            <w:r w:rsidR="00353E47">
              <w:rPr>
                <w:noProof/>
                <w:webHidden/>
              </w:rPr>
              <w:fldChar w:fldCharType="end"/>
            </w:r>
          </w:hyperlink>
        </w:p>
        <w:p w:rsidR="00353E47" w:rsidRDefault="00390DC2">
          <w:pPr>
            <w:pStyle w:val="TOC3"/>
            <w:rPr>
              <w:rFonts w:eastAsiaTheme="minorEastAsia"/>
              <w:noProof/>
            </w:rPr>
          </w:pPr>
          <w:hyperlink w:anchor="_Toc5235872" w:history="1">
            <w:r w:rsidR="00353E47" w:rsidRPr="00767D8E">
              <w:rPr>
                <w:rStyle w:val="Hyperlink"/>
                <w:noProof/>
              </w:rPr>
              <w:t>Include FilePath</w:t>
            </w:r>
            <w:r w:rsidR="00353E47">
              <w:rPr>
                <w:noProof/>
                <w:webHidden/>
              </w:rPr>
              <w:tab/>
            </w:r>
            <w:r w:rsidR="00353E47">
              <w:rPr>
                <w:noProof/>
                <w:webHidden/>
              </w:rPr>
              <w:fldChar w:fldCharType="begin"/>
            </w:r>
            <w:r w:rsidR="00353E47">
              <w:rPr>
                <w:noProof/>
                <w:webHidden/>
              </w:rPr>
              <w:instrText xml:space="preserve"> PAGEREF _Toc5235872 \h </w:instrText>
            </w:r>
            <w:r w:rsidR="00353E47">
              <w:rPr>
                <w:noProof/>
                <w:webHidden/>
              </w:rPr>
            </w:r>
            <w:r w:rsidR="00353E47">
              <w:rPr>
                <w:noProof/>
                <w:webHidden/>
              </w:rPr>
              <w:fldChar w:fldCharType="separate"/>
            </w:r>
            <w:r w:rsidR="00CA7A41">
              <w:rPr>
                <w:noProof/>
                <w:webHidden/>
              </w:rPr>
              <w:t>85</w:t>
            </w:r>
            <w:r w:rsidR="00353E47">
              <w:rPr>
                <w:noProof/>
                <w:webHidden/>
              </w:rPr>
              <w:fldChar w:fldCharType="end"/>
            </w:r>
          </w:hyperlink>
        </w:p>
        <w:p w:rsidR="00353E47" w:rsidRDefault="00390DC2">
          <w:pPr>
            <w:pStyle w:val="TOC3"/>
            <w:rPr>
              <w:rFonts w:eastAsiaTheme="minorEastAsia"/>
              <w:noProof/>
            </w:rPr>
          </w:pPr>
          <w:hyperlink w:anchor="_Toc5235873" w:history="1">
            <w:r w:rsidR="00353E47" w:rsidRPr="00767D8E">
              <w:rPr>
                <w:rStyle w:val="Hyperlink"/>
                <w:noProof/>
              </w:rPr>
              <w:t>Run &lt;filename_sexp&gt;{, &lt;data_sexp&gt;}</w:t>
            </w:r>
            <w:r w:rsidR="00353E47">
              <w:rPr>
                <w:noProof/>
                <w:webHidden/>
              </w:rPr>
              <w:tab/>
            </w:r>
            <w:r w:rsidR="00353E47">
              <w:rPr>
                <w:noProof/>
                <w:webHidden/>
              </w:rPr>
              <w:fldChar w:fldCharType="begin"/>
            </w:r>
            <w:r w:rsidR="00353E47">
              <w:rPr>
                <w:noProof/>
                <w:webHidden/>
              </w:rPr>
              <w:instrText xml:space="preserve"> PAGEREF _Toc5235873 \h </w:instrText>
            </w:r>
            <w:r w:rsidR="00353E47">
              <w:rPr>
                <w:noProof/>
                <w:webHidden/>
              </w:rPr>
            </w:r>
            <w:r w:rsidR="00353E47">
              <w:rPr>
                <w:noProof/>
                <w:webHidden/>
              </w:rPr>
              <w:fldChar w:fldCharType="separate"/>
            </w:r>
            <w:r w:rsidR="00CA7A41">
              <w:rPr>
                <w:noProof/>
                <w:webHidden/>
              </w:rPr>
              <w:t>86</w:t>
            </w:r>
            <w:r w:rsidR="00353E47">
              <w:rPr>
                <w:noProof/>
                <w:webHidden/>
              </w:rPr>
              <w:fldChar w:fldCharType="end"/>
            </w:r>
          </w:hyperlink>
        </w:p>
        <w:p w:rsidR="00353E47" w:rsidRDefault="00390DC2">
          <w:pPr>
            <w:pStyle w:val="TOC3"/>
            <w:rPr>
              <w:rFonts w:eastAsiaTheme="minorEastAsia"/>
              <w:noProof/>
            </w:rPr>
          </w:pPr>
          <w:hyperlink w:anchor="_Toc5235874" w:history="1">
            <w:r w:rsidR="00353E47" w:rsidRPr="00767D8E">
              <w:rPr>
                <w:rStyle w:val="Hyperlink"/>
                <w:noProof/>
              </w:rPr>
              <w:t>Program.info &lt;nexp&gt;|&lt;nvar&gt;</w:t>
            </w:r>
            <w:r w:rsidR="00353E47">
              <w:rPr>
                <w:noProof/>
                <w:webHidden/>
              </w:rPr>
              <w:tab/>
            </w:r>
            <w:r w:rsidR="00353E47">
              <w:rPr>
                <w:noProof/>
                <w:webHidden/>
              </w:rPr>
              <w:fldChar w:fldCharType="begin"/>
            </w:r>
            <w:r w:rsidR="00353E47">
              <w:rPr>
                <w:noProof/>
                <w:webHidden/>
              </w:rPr>
              <w:instrText xml:space="preserve"> PAGEREF _Toc5235874 \h </w:instrText>
            </w:r>
            <w:r w:rsidR="00353E47">
              <w:rPr>
                <w:noProof/>
                <w:webHidden/>
              </w:rPr>
            </w:r>
            <w:r w:rsidR="00353E47">
              <w:rPr>
                <w:noProof/>
                <w:webHidden/>
              </w:rPr>
              <w:fldChar w:fldCharType="separate"/>
            </w:r>
            <w:r w:rsidR="00CA7A41">
              <w:rPr>
                <w:noProof/>
                <w:webHidden/>
              </w:rPr>
              <w:t>86</w:t>
            </w:r>
            <w:r w:rsidR="00353E47">
              <w:rPr>
                <w:noProof/>
                <w:webHidden/>
              </w:rPr>
              <w:fldChar w:fldCharType="end"/>
            </w:r>
          </w:hyperlink>
        </w:p>
        <w:p w:rsidR="00353E47" w:rsidRDefault="00390DC2">
          <w:pPr>
            <w:pStyle w:val="TOC2"/>
            <w:rPr>
              <w:rFonts w:eastAsiaTheme="minorEastAsia"/>
              <w:noProof/>
            </w:rPr>
          </w:pPr>
          <w:hyperlink w:anchor="_Toc5235875" w:history="1">
            <w:r w:rsidR="00353E47" w:rsidRPr="00767D8E">
              <w:rPr>
                <w:rStyle w:val="Hyperlink"/>
                <w:noProof/>
              </w:rPr>
              <w:t>Switch Commands</w:t>
            </w:r>
            <w:r w:rsidR="00353E47">
              <w:rPr>
                <w:noProof/>
                <w:webHidden/>
              </w:rPr>
              <w:tab/>
            </w:r>
            <w:r w:rsidR="00353E47">
              <w:rPr>
                <w:noProof/>
                <w:webHidden/>
              </w:rPr>
              <w:fldChar w:fldCharType="begin"/>
            </w:r>
            <w:r w:rsidR="00353E47">
              <w:rPr>
                <w:noProof/>
                <w:webHidden/>
              </w:rPr>
              <w:instrText xml:space="preserve"> PAGEREF _Toc5235875 \h </w:instrText>
            </w:r>
            <w:r w:rsidR="00353E47">
              <w:rPr>
                <w:noProof/>
                <w:webHidden/>
              </w:rPr>
            </w:r>
            <w:r w:rsidR="00353E47">
              <w:rPr>
                <w:noProof/>
                <w:webHidden/>
              </w:rPr>
              <w:fldChar w:fldCharType="separate"/>
            </w:r>
            <w:r w:rsidR="00CA7A41">
              <w:rPr>
                <w:noProof/>
                <w:webHidden/>
              </w:rPr>
              <w:t>87</w:t>
            </w:r>
            <w:r w:rsidR="00353E47">
              <w:rPr>
                <w:noProof/>
                <w:webHidden/>
              </w:rPr>
              <w:fldChar w:fldCharType="end"/>
            </w:r>
          </w:hyperlink>
        </w:p>
        <w:p w:rsidR="00353E47" w:rsidRDefault="00390DC2">
          <w:pPr>
            <w:pStyle w:val="TOC3"/>
            <w:rPr>
              <w:rFonts w:eastAsiaTheme="minorEastAsia"/>
              <w:noProof/>
            </w:rPr>
          </w:pPr>
          <w:hyperlink w:anchor="_Toc5235876" w:history="1">
            <w:r w:rsidR="00353E47" w:rsidRPr="00767D8E">
              <w:rPr>
                <w:rStyle w:val="Hyperlink"/>
                <w:noProof/>
              </w:rPr>
              <w:t>Nesting Switch Operations</w:t>
            </w:r>
            <w:r w:rsidR="00353E47">
              <w:rPr>
                <w:noProof/>
                <w:webHidden/>
              </w:rPr>
              <w:tab/>
            </w:r>
            <w:r w:rsidR="00353E47">
              <w:rPr>
                <w:noProof/>
                <w:webHidden/>
              </w:rPr>
              <w:fldChar w:fldCharType="begin"/>
            </w:r>
            <w:r w:rsidR="00353E47">
              <w:rPr>
                <w:noProof/>
                <w:webHidden/>
              </w:rPr>
              <w:instrText xml:space="preserve"> PAGEREF _Toc5235876 \h </w:instrText>
            </w:r>
            <w:r w:rsidR="00353E47">
              <w:rPr>
                <w:noProof/>
                <w:webHidden/>
              </w:rPr>
            </w:r>
            <w:r w:rsidR="00353E47">
              <w:rPr>
                <w:noProof/>
                <w:webHidden/>
              </w:rPr>
              <w:fldChar w:fldCharType="separate"/>
            </w:r>
            <w:r w:rsidR="00CA7A41">
              <w:rPr>
                <w:noProof/>
                <w:webHidden/>
              </w:rPr>
              <w:t>88</w:t>
            </w:r>
            <w:r w:rsidR="00353E47">
              <w:rPr>
                <w:noProof/>
                <w:webHidden/>
              </w:rPr>
              <w:fldChar w:fldCharType="end"/>
            </w:r>
          </w:hyperlink>
        </w:p>
        <w:p w:rsidR="00353E47" w:rsidRDefault="00390DC2">
          <w:pPr>
            <w:pStyle w:val="TOC3"/>
            <w:rPr>
              <w:rFonts w:eastAsiaTheme="minorEastAsia"/>
              <w:noProof/>
            </w:rPr>
          </w:pPr>
          <w:hyperlink w:anchor="_Toc5235877" w:history="1">
            <w:r w:rsidR="00353E47" w:rsidRPr="00767D8E">
              <w:rPr>
                <w:rStyle w:val="Hyperlink"/>
                <w:noProof/>
              </w:rPr>
              <w:t>Sw.begin &lt;exp&gt;</w:t>
            </w:r>
            <w:r w:rsidR="00353E47">
              <w:rPr>
                <w:noProof/>
                <w:webHidden/>
              </w:rPr>
              <w:tab/>
            </w:r>
            <w:r w:rsidR="00353E47">
              <w:rPr>
                <w:noProof/>
                <w:webHidden/>
              </w:rPr>
              <w:fldChar w:fldCharType="begin"/>
            </w:r>
            <w:r w:rsidR="00353E47">
              <w:rPr>
                <w:noProof/>
                <w:webHidden/>
              </w:rPr>
              <w:instrText xml:space="preserve"> PAGEREF _Toc5235877 \h </w:instrText>
            </w:r>
            <w:r w:rsidR="00353E47">
              <w:rPr>
                <w:noProof/>
                <w:webHidden/>
              </w:rPr>
            </w:r>
            <w:r w:rsidR="00353E47">
              <w:rPr>
                <w:noProof/>
                <w:webHidden/>
              </w:rPr>
              <w:fldChar w:fldCharType="separate"/>
            </w:r>
            <w:r w:rsidR="00CA7A41">
              <w:rPr>
                <w:noProof/>
                <w:webHidden/>
              </w:rPr>
              <w:t>88</w:t>
            </w:r>
            <w:r w:rsidR="00353E47">
              <w:rPr>
                <w:noProof/>
                <w:webHidden/>
              </w:rPr>
              <w:fldChar w:fldCharType="end"/>
            </w:r>
          </w:hyperlink>
        </w:p>
        <w:p w:rsidR="00353E47" w:rsidRDefault="00390DC2">
          <w:pPr>
            <w:pStyle w:val="TOC3"/>
            <w:rPr>
              <w:rFonts w:eastAsiaTheme="minorEastAsia"/>
              <w:noProof/>
            </w:rPr>
          </w:pPr>
          <w:hyperlink w:anchor="_Toc5235878" w:history="1">
            <w:r w:rsidR="00353E47" w:rsidRPr="00767D8E">
              <w:rPr>
                <w:rStyle w:val="Hyperlink"/>
                <w:noProof/>
              </w:rPr>
              <w:t>Sw.case &lt;exp&gt;, ...</w:t>
            </w:r>
            <w:r w:rsidR="00353E47">
              <w:rPr>
                <w:noProof/>
                <w:webHidden/>
              </w:rPr>
              <w:tab/>
            </w:r>
            <w:r w:rsidR="00353E47">
              <w:rPr>
                <w:noProof/>
                <w:webHidden/>
              </w:rPr>
              <w:fldChar w:fldCharType="begin"/>
            </w:r>
            <w:r w:rsidR="00353E47">
              <w:rPr>
                <w:noProof/>
                <w:webHidden/>
              </w:rPr>
              <w:instrText xml:space="preserve"> PAGEREF _Toc5235878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3"/>
            <w:rPr>
              <w:rFonts w:eastAsiaTheme="minorEastAsia"/>
              <w:noProof/>
            </w:rPr>
          </w:pPr>
          <w:hyperlink w:anchor="_Toc5235879" w:history="1">
            <w:r w:rsidR="00353E47" w:rsidRPr="00767D8E">
              <w:rPr>
                <w:rStyle w:val="Hyperlink"/>
                <w:noProof/>
              </w:rPr>
              <w:t>Sw.case &lt;op&gt;&lt;exp&gt;</w:t>
            </w:r>
            <w:r w:rsidR="00353E47">
              <w:rPr>
                <w:noProof/>
                <w:webHidden/>
              </w:rPr>
              <w:tab/>
            </w:r>
            <w:r w:rsidR="00353E47">
              <w:rPr>
                <w:noProof/>
                <w:webHidden/>
              </w:rPr>
              <w:fldChar w:fldCharType="begin"/>
            </w:r>
            <w:r w:rsidR="00353E47">
              <w:rPr>
                <w:noProof/>
                <w:webHidden/>
              </w:rPr>
              <w:instrText xml:space="preserve"> PAGEREF _Toc5235879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3"/>
            <w:rPr>
              <w:rFonts w:eastAsiaTheme="minorEastAsia"/>
              <w:noProof/>
            </w:rPr>
          </w:pPr>
          <w:hyperlink w:anchor="_Toc5235880" w:history="1">
            <w:r w:rsidR="00353E47" w:rsidRPr="00767D8E">
              <w:rPr>
                <w:rStyle w:val="Hyperlink"/>
                <w:noProof/>
              </w:rPr>
              <w:t>Sw.break</w:t>
            </w:r>
            <w:r w:rsidR="00353E47">
              <w:rPr>
                <w:noProof/>
                <w:webHidden/>
              </w:rPr>
              <w:tab/>
            </w:r>
            <w:r w:rsidR="00353E47">
              <w:rPr>
                <w:noProof/>
                <w:webHidden/>
              </w:rPr>
              <w:fldChar w:fldCharType="begin"/>
            </w:r>
            <w:r w:rsidR="00353E47">
              <w:rPr>
                <w:noProof/>
                <w:webHidden/>
              </w:rPr>
              <w:instrText xml:space="preserve"> PAGEREF _Toc5235880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3"/>
            <w:rPr>
              <w:rFonts w:eastAsiaTheme="minorEastAsia"/>
              <w:noProof/>
            </w:rPr>
          </w:pPr>
          <w:hyperlink w:anchor="_Toc5235881" w:history="1">
            <w:r w:rsidR="00353E47" w:rsidRPr="00767D8E">
              <w:rPr>
                <w:rStyle w:val="Hyperlink"/>
                <w:noProof/>
              </w:rPr>
              <w:t>Sw.default</w:t>
            </w:r>
            <w:r w:rsidR="00353E47">
              <w:rPr>
                <w:noProof/>
                <w:webHidden/>
              </w:rPr>
              <w:tab/>
            </w:r>
            <w:r w:rsidR="00353E47">
              <w:rPr>
                <w:noProof/>
                <w:webHidden/>
              </w:rPr>
              <w:fldChar w:fldCharType="begin"/>
            </w:r>
            <w:r w:rsidR="00353E47">
              <w:rPr>
                <w:noProof/>
                <w:webHidden/>
              </w:rPr>
              <w:instrText xml:space="preserve"> PAGEREF _Toc5235881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3"/>
            <w:rPr>
              <w:rFonts w:eastAsiaTheme="minorEastAsia"/>
              <w:noProof/>
            </w:rPr>
          </w:pPr>
          <w:hyperlink w:anchor="_Toc5235882" w:history="1">
            <w:r w:rsidR="00353E47" w:rsidRPr="00767D8E">
              <w:rPr>
                <w:rStyle w:val="Hyperlink"/>
                <w:noProof/>
              </w:rPr>
              <w:t>Sw.end</w:t>
            </w:r>
            <w:r w:rsidR="00353E47">
              <w:rPr>
                <w:noProof/>
                <w:webHidden/>
              </w:rPr>
              <w:tab/>
            </w:r>
            <w:r w:rsidR="00353E47">
              <w:rPr>
                <w:noProof/>
                <w:webHidden/>
              </w:rPr>
              <w:fldChar w:fldCharType="begin"/>
            </w:r>
            <w:r w:rsidR="00353E47">
              <w:rPr>
                <w:noProof/>
                <w:webHidden/>
              </w:rPr>
              <w:instrText xml:space="preserve"> PAGEREF _Toc5235882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2"/>
            <w:rPr>
              <w:rFonts w:eastAsiaTheme="minorEastAsia"/>
              <w:noProof/>
            </w:rPr>
          </w:pPr>
          <w:hyperlink w:anchor="_Toc5235883" w:history="1">
            <w:r w:rsidR="00353E47" w:rsidRPr="00767D8E">
              <w:rPr>
                <w:rStyle w:val="Hyperlink"/>
                <w:noProof/>
              </w:rPr>
              <w:t>Interrupt Labels (Event Handlers)</w:t>
            </w:r>
            <w:r w:rsidR="00353E47">
              <w:rPr>
                <w:noProof/>
                <w:webHidden/>
              </w:rPr>
              <w:tab/>
            </w:r>
            <w:r w:rsidR="00353E47">
              <w:rPr>
                <w:noProof/>
                <w:webHidden/>
              </w:rPr>
              <w:fldChar w:fldCharType="begin"/>
            </w:r>
            <w:r w:rsidR="00353E47">
              <w:rPr>
                <w:noProof/>
                <w:webHidden/>
              </w:rPr>
              <w:instrText xml:space="preserve"> PAGEREF _Toc5235883 \h </w:instrText>
            </w:r>
            <w:r w:rsidR="00353E47">
              <w:rPr>
                <w:noProof/>
                <w:webHidden/>
              </w:rPr>
            </w:r>
            <w:r w:rsidR="00353E47">
              <w:rPr>
                <w:noProof/>
                <w:webHidden/>
              </w:rPr>
              <w:fldChar w:fldCharType="separate"/>
            </w:r>
            <w:r w:rsidR="00CA7A41">
              <w:rPr>
                <w:noProof/>
                <w:webHidden/>
              </w:rPr>
              <w:t>89</w:t>
            </w:r>
            <w:r w:rsidR="00353E47">
              <w:rPr>
                <w:noProof/>
                <w:webHidden/>
              </w:rPr>
              <w:fldChar w:fldCharType="end"/>
            </w:r>
          </w:hyperlink>
        </w:p>
        <w:p w:rsidR="00353E47" w:rsidRDefault="00390DC2">
          <w:pPr>
            <w:pStyle w:val="TOC3"/>
            <w:rPr>
              <w:rFonts w:eastAsiaTheme="minorEastAsia"/>
              <w:noProof/>
            </w:rPr>
          </w:pPr>
          <w:hyperlink w:anchor="_Toc5235884" w:history="1">
            <w:r w:rsidR="00353E47" w:rsidRPr="00767D8E">
              <w:rPr>
                <w:rStyle w:val="Hyperlink"/>
                <w:noProof/>
              </w:rPr>
              <w:t>All Interrupt Labels</w:t>
            </w:r>
            <w:r w:rsidR="00353E47">
              <w:rPr>
                <w:noProof/>
                <w:webHidden/>
              </w:rPr>
              <w:tab/>
            </w:r>
            <w:r w:rsidR="00353E47">
              <w:rPr>
                <w:noProof/>
                <w:webHidden/>
              </w:rPr>
              <w:fldChar w:fldCharType="begin"/>
            </w:r>
            <w:r w:rsidR="00353E47">
              <w:rPr>
                <w:noProof/>
                <w:webHidden/>
              </w:rPr>
              <w:instrText xml:space="preserve"> PAGEREF _Toc5235884 \h </w:instrText>
            </w:r>
            <w:r w:rsidR="00353E47">
              <w:rPr>
                <w:noProof/>
                <w:webHidden/>
              </w:rPr>
            </w:r>
            <w:r w:rsidR="00353E47">
              <w:rPr>
                <w:noProof/>
                <w:webHidden/>
              </w:rPr>
              <w:fldChar w:fldCharType="separate"/>
            </w:r>
            <w:r w:rsidR="00CA7A41">
              <w:rPr>
                <w:noProof/>
                <w:webHidden/>
              </w:rPr>
              <w:t>90</w:t>
            </w:r>
            <w:r w:rsidR="00353E47">
              <w:rPr>
                <w:noProof/>
                <w:webHidden/>
              </w:rPr>
              <w:fldChar w:fldCharType="end"/>
            </w:r>
          </w:hyperlink>
        </w:p>
        <w:p w:rsidR="00353E47" w:rsidRDefault="00390DC2">
          <w:pPr>
            <w:pStyle w:val="TOC3"/>
            <w:rPr>
              <w:rFonts w:eastAsiaTheme="minorEastAsia"/>
              <w:noProof/>
            </w:rPr>
          </w:pPr>
          <w:hyperlink w:anchor="_Toc5235885" w:history="1">
            <w:r w:rsidR="00353E47" w:rsidRPr="00767D8E">
              <w:rPr>
                <w:rStyle w:val="Hyperlink"/>
                <w:noProof/>
              </w:rPr>
              <w:t>OnError:</w:t>
            </w:r>
            <w:r w:rsidR="00353E47">
              <w:rPr>
                <w:noProof/>
                <w:webHidden/>
              </w:rPr>
              <w:tab/>
            </w:r>
            <w:r w:rsidR="00353E47">
              <w:rPr>
                <w:noProof/>
                <w:webHidden/>
              </w:rPr>
              <w:fldChar w:fldCharType="begin"/>
            </w:r>
            <w:r w:rsidR="00353E47">
              <w:rPr>
                <w:noProof/>
                <w:webHidden/>
              </w:rPr>
              <w:instrText xml:space="preserve"> PAGEREF _Toc5235885 \h </w:instrText>
            </w:r>
            <w:r w:rsidR="00353E47">
              <w:rPr>
                <w:noProof/>
                <w:webHidden/>
              </w:rPr>
            </w:r>
            <w:r w:rsidR="00353E47">
              <w:rPr>
                <w:noProof/>
                <w:webHidden/>
              </w:rPr>
              <w:fldChar w:fldCharType="separate"/>
            </w:r>
            <w:r w:rsidR="00CA7A41">
              <w:rPr>
                <w:noProof/>
                <w:webHidden/>
              </w:rPr>
              <w:t>90</w:t>
            </w:r>
            <w:r w:rsidR="00353E47">
              <w:rPr>
                <w:noProof/>
                <w:webHidden/>
              </w:rPr>
              <w:fldChar w:fldCharType="end"/>
            </w:r>
          </w:hyperlink>
        </w:p>
        <w:p w:rsidR="00353E47" w:rsidRDefault="00390DC2">
          <w:pPr>
            <w:pStyle w:val="TOC3"/>
            <w:rPr>
              <w:rFonts w:eastAsiaTheme="minorEastAsia"/>
              <w:noProof/>
            </w:rPr>
          </w:pPr>
          <w:hyperlink w:anchor="_Toc5235886" w:history="1">
            <w:r w:rsidR="00353E47" w:rsidRPr="00767D8E">
              <w:rPr>
                <w:rStyle w:val="Hyperlink"/>
                <w:noProof/>
              </w:rPr>
              <w:t>OnConsoleTouch:</w:t>
            </w:r>
            <w:r w:rsidR="00353E47">
              <w:rPr>
                <w:noProof/>
                <w:webHidden/>
              </w:rPr>
              <w:tab/>
            </w:r>
            <w:r w:rsidR="00353E47">
              <w:rPr>
                <w:noProof/>
                <w:webHidden/>
              </w:rPr>
              <w:fldChar w:fldCharType="begin"/>
            </w:r>
            <w:r w:rsidR="00353E47">
              <w:rPr>
                <w:noProof/>
                <w:webHidden/>
              </w:rPr>
              <w:instrText xml:space="preserve"> PAGEREF _Toc5235886 \h </w:instrText>
            </w:r>
            <w:r w:rsidR="00353E47">
              <w:rPr>
                <w:noProof/>
                <w:webHidden/>
              </w:rPr>
            </w:r>
            <w:r w:rsidR="00353E47">
              <w:rPr>
                <w:noProof/>
                <w:webHidden/>
              </w:rPr>
              <w:fldChar w:fldCharType="separate"/>
            </w:r>
            <w:r w:rsidR="00CA7A41">
              <w:rPr>
                <w:noProof/>
                <w:webHidden/>
              </w:rPr>
              <w:t>91</w:t>
            </w:r>
            <w:r w:rsidR="00353E47">
              <w:rPr>
                <w:noProof/>
                <w:webHidden/>
              </w:rPr>
              <w:fldChar w:fldCharType="end"/>
            </w:r>
          </w:hyperlink>
        </w:p>
        <w:p w:rsidR="00353E47" w:rsidRDefault="00390DC2">
          <w:pPr>
            <w:pStyle w:val="TOC3"/>
            <w:rPr>
              <w:rFonts w:eastAsiaTheme="minorEastAsia"/>
              <w:noProof/>
            </w:rPr>
          </w:pPr>
          <w:hyperlink w:anchor="_Toc5235887" w:history="1">
            <w:r w:rsidR="00353E47" w:rsidRPr="00767D8E">
              <w:rPr>
                <w:rStyle w:val="Hyperlink"/>
                <w:noProof/>
              </w:rPr>
              <w:t>ConsoleTouch.resume</w:t>
            </w:r>
            <w:r w:rsidR="00353E47">
              <w:rPr>
                <w:noProof/>
                <w:webHidden/>
              </w:rPr>
              <w:tab/>
            </w:r>
            <w:r w:rsidR="00353E47">
              <w:rPr>
                <w:noProof/>
                <w:webHidden/>
              </w:rPr>
              <w:fldChar w:fldCharType="begin"/>
            </w:r>
            <w:r w:rsidR="00353E47">
              <w:rPr>
                <w:noProof/>
                <w:webHidden/>
              </w:rPr>
              <w:instrText xml:space="preserve"> PAGEREF _Toc5235887 \h </w:instrText>
            </w:r>
            <w:r w:rsidR="00353E47">
              <w:rPr>
                <w:noProof/>
                <w:webHidden/>
              </w:rPr>
            </w:r>
            <w:r w:rsidR="00353E47">
              <w:rPr>
                <w:noProof/>
                <w:webHidden/>
              </w:rPr>
              <w:fldChar w:fldCharType="separate"/>
            </w:r>
            <w:r w:rsidR="00CA7A41">
              <w:rPr>
                <w:noProof/>
                <w:webHidden/>
              </w:rPr>
              <w:t>91</w:t>
            </w:r>
            <w:r w:rsidR="00353E47">
              <w:rPr>
                <w:noProof/>
                <w:webHidden/>
              </w:rPr>
              <w:fldChar w:fldCharType="end"/>
            </w:r>
          </w:hyperlink>
        </w:p>
        <w:p w:rsidR="00353E47" w:rsidRDefault="00390DC2">
          <w:pPr>
            <w:pStyle w:val="TOC3"/>
            <w:rPr>
              <w:rFonts w:eastAsiaTheme="minorEastAsia"/>
              <w:noProof/>
            </w:rPr>
          </w:pPr>
          <w:hyperlink w:anchor="_Toc5235888" w:history="1">
            <w:r w:rsidR="00353E47" w:rsidRPr="00767D8E">
              <w:rPr>
                <w:rStyle w:val="Hyperlink"/>
                <w:noProof/>
              </w:rPr>
              <w:t>OnBackKey:</w:t>
            </w:r>
            <w:r w:rsidR="00353E47">
              <w:rPr>
                <w:noProof/>
                <w:webHidden/>
              </w:rPr>
              <w:tab/>
            </w:r>
            <w:r w:rsidR="00353E47">
              <w:rPr>
                <w:noProof/>
                <w:webHidden/>
              </w:rPr>
              <w:fldChar w:fldCharType="begin"/>
            </w:r>
            <w:r w:rsidR="00353E47">
              <w:rPr>
                <w:noProof/>
                <w:webHidden/>
              </w:rPr>
              <w:instrText xml:space="preserve"> PAGEREF _Toc5235888 \h </w:instrText>
            </w:r>
            <w:r w:rsidR="00353E47">
              <w:rPr>
                <w:noProof/>
                <w:webHidden/>
              </w:rPr>
            </w:r>
            <w:r w:rsidR="00353E47">
              <w:rPr>
                <w:noProof/>
                <w:webHidden/>
              </w:rPr>
              <w:fldChar w:fldCharType="separate"/>
            </w:r>
            <w:r w:rsidR="00CA7A41">
              <w:rPr>
                <w:noProof/>
                <w:webHidden/>
              </w:rPr>
              <w:t>91</w:t>
            </w:r>
            <w:r w:rsidR="00353E47">
              <w:rPr>
                <w:noProof/>
                <w:webHidden/>
              </w:rPr>
              <w:fldChar w:fldCharType="end"/>
            </w:r>
          </w:hyperlink>
        </w:p>
        <w:p w:rsidR="00353E47" w:rsidRDefault="00390DC2">
          <w:pPr>
            <w:pStyle w:val="TOC3"/>
            <w:rPr>
              <w:rFonts w:eastAsiaTheme="minorEastAsia"/>
              <w:noProof/>
            </w:rPr>
          </w:pPr>
          <w:hyperlink w:anchor="_Toc5235889" w:history="1">
            <w:r w:rsidR="00353E47" w:rsidRPr="00767D8E">
              <w:rPr>
                <w:rStyle w:val="Hyperlink"/>
                <w:noProof/>
              </w:rPr>
              <w:t>Back.resume</w:t>
            </w:r>
            <w:r w:rsidR="00353E47">
              <w:rPr>
                <w:noProof/>
                <w:webHidden/>
              </w:rPr>
              <w:tab/>
            </w:r>
            <w:r w:rsidR="00353E47">
              <w:rPr>
                <w:noProof/>
                <w:webHidden/>
              </w:rPr>
              <w:fldChar w:fldCharType="begin"/>
            </w:r>
            <w:r w:rsidR="00353E47">
              <w:rPr>
                <w:noProof/>
                <w:webHidden/>
              </w:rPr>
              <w:instrText xml:space="preserve"> PAGEREF _Toc5235889 \h </w:instrText>
            </w:r>
            <w:r w:rsidR="00353E47">
              <w:rPr>
                <w:noProof/>
                <w:webHidden/>
              </w:rPr>
            </w:r>
            <w:r w:rsidR="00353E47">
              <w:rPr>
                <w:noProof/>
                <w:webHidden/>
              </w:rPr>
              <w:fldChar w:fldCharType="separate"/>
            </w:r>
            <w:r w:rsidR="00CA7A41">
              <w:rPr>
                <w:noProof/>
                <w:webHidden/>
              </w:rPr>
              <w:t>91</w:t>
            </w:r>
            <w:r w:rsidR="00353E47">
              <w:rPr>
                <w:noProof/>
                <w:webHidden/>
              </w:rPr>
              <w:fldChar w:fldCharType="end"/>
            </w:r>
          </w:hyperlink>
        </w:p>
        <w:p w:rsidR="00353E47" w:rsidRDefault="00390DC2">
          <w:pPr>
            <w:pStyle w:val="TOC3"/>
            <w:rPr>
              <w:rFonts w:eastAsiaTheme="minorEastAsia"/>
              <w:noProof/>
            </w:rPr>
          </w:pPr>
          <w:hyperlink w:anchor="_Toc5235890" w:history="1">
            <w:r w:rsidR="00353E47" w:rsidRPr="00767D8E">
              <w:rPr>
                <w:rStyle w:val="Hyperlink"/>
                <w:noProof/>
              </w:rPr>
              <w:t>OnMenuKey:</w:t>
            </w:r>
            <w:r w:rsidR="00353E47">
              <w:rPr>
                <w:noProof/>
                <w:webHidden/>
              </w:rPr>
              <w:tab/>
            </w:r>
            <w:r w:rsidR="00353E47">
              <w:rPr>
                <w:noProof/>
                <w:webHidden/>
              </w:rPr>
              <w:fldChar w:fldCharType="begin"/>
            </w:r>
            <w:r w:rsidR="00353E47">
              <w:rPr>
                <w:noProof/>
                <w:webHidden/>
              </w:rPr>
              <w:instrText xml:space="preserve"> PAGEREF _Toc5235890 \h </w:instrText>
            </w:r>
            <w:r w:rsidR="00353E47">
              <w:rPr>
                <w:noProof/>
                <w:webHidden/>
              </w:rPr>
            </w:r>
            <w:r w:rsidR="00353E47">
              <w:rPr>
                <w:noProof/>
                <w:webHidden/>
              </w:rPr>
              <w:fldChar w:fldCharType="separate"/>
            </w:r>
            <w:r w:rsidR="00CA7A41">
              <w:rPr>
                <w:noProof/>
                <w:webHidden/>
              </w:rPr>
              <w:t>91</w:t>
            </w:r>
            <w:r w:rsidR="00353E47">
              <w:rPr>
                <w:noProof/>
                <w:webHidden/>
              </w:rPr>
              <w:fldChar w:fldCharType="end"/>
            </w:r>
          </w:hyperlink>
        </w:p>
        <w:p w:rsidR="00353E47" w:rsidRDefault="00390DC2">
          <w:pPr>
            <w:pStyle w:val="TOC3"/>
            <w:rPr>
              <w:rFonts w:eastAsiaTheme="minorEastAsia"/>
              <w:noProof/>
            </w:rPr>
          </w:pPr>
          <w:hyperlink w:anchor="_Toc5235891" w:history="1">
            <w:r w:rsidR="00353E47" w:rsidRPr="00767D8E">
              <w:rPr>
                <w:rStyle w:val="Hyperlink"/>
                <w:noProof/>
              </w:rPr>
              <w:t>MenuKey.resume</w:t>
            </w:r>
            <w:r w:rsidR="00353E47">
              <w:rPr>
                <w:noProof/>
                <w:webHidden/>
              </w:rPr>
              <w:tab/>
            </w:r>
            <w:r w:rsidR="00353E47">
              <w:rPr>
                <w:noProof/>
                <w:webHidden/>
              </w:rPr>
              <w:fldChar w:fldCharType="begin"/>
            </w:r>
            <w:r w:rsidR="00353E47">
              <w:rPr>
                <w:noProof/>
                <w:webHidden/>
              </w:rPr>
              <w:instrText xml:space="preserve"> PAGEREF _Toc5235891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3"/>
            <w:rPr>
              <w:rFonts w:eastAsiaTheme="minorEastAsia"/>
              <w:noProof/>
            </w:rPr>
          </w:pPr>
          <w:hyperlink w:anchor="_Toc5235892" w:history="1">
            <w:r w:rsidR="00353E47" w:rsidRPr="00767D8E">
              <w:rPr>
                <w:rStyle w:val="Hyperlink"/>
                <w:noProof/>
              </w:rPr>
              <w:t>OnKeyPress:</w:t>
            </w:r>
            <w:r w:rsidR="00353E47">
              <w:rPr>
                <w:noProof/>
                <w:webHidden/>
              </w:rPr>
              <w:tab/>
            </w:r>
            <w:r w:rsidR="00353E47">
              <w:rPr>
                <w:noProof/>
                <w:webHidden/>
              </w:rPr>
              <w:fldChar w:fldCharType="begin"/>
            </w:r>
            <w:r w:rsidR="00353E47">
              <w:rPr>
                <w:noProof/>
                <w:webHidden/>
              </w:rPr>
              <w:instrText xml:space="preserve"> PAGEREF _Toc5235892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3"/>
            <w:rPr>
              <w:rFonts w:eastAsiaTheme="minorEastAsia"/>
              <w:noProof/>
            </w:rPr>
          </w:pPr>
          <w:hyperlink w:anchor="_Toc5235893" w:history="1">
            <w:r w:rsidR="00353E47" w:rsidRPr="00767D8E">
              <w:rPr>
                <w:rStyle w:val="Hyperlink"/>
                <w:noProof/>
              </w:rPr>
              <w:t>Key.resume</w:t>
            </w:r>
            <w:r w:rsidR="00353E47">
              <w:rPr>
                <w:noProof/>
                <w:webHidden/>
              </w:rPr>
              <w:tab/>
            </w:r>
            <w:r w:rsidR="00353E47">
              <w:rPr>
                <w:noProof/>
                <w:webHidden/>
              </w:rPr>
              <w:fldChar w:fldCharType="begin"/>
            </w:r>
            <w:r w:rsidR="00353E47">
              <w:rPr>
                <w:noProof/>
                <w:webHidden/>
              </w:rPr>
              <w:instrText xml:space="preserve"> PAGEREF _Toc5235893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3"/>
            <w:rPr>
              <w:rFonts w:eastAsiaTheme="minorEastAsia"/>
              <w:noProof/>
            </w:rPr>
          </w:pPr>
          <w:hyperlink w:anchor="_Toc5235894" w:history="1">
            <w:r w:rsidR="00353E47" w:rsidRPr="00767D8E">
              <w:rPr>
                <w:rStyle w:val="Hyperlink"/>
                <w:noProof/>
              </w:rPr>
              <w:t>OnLowMemory:</w:t>
            </w:r>
            <w:r w:rsidR="00353E47">
              <w:rPr>
                <w:noProof/>
                <w:webHidden/>
              </w:rPr>
              <w:tab/>
            </w:r>
            <w:r w:rsidR="00353E47">
              <w:rPr>
                <w:noProof/>
                <w:webHidden/>
              </w:rPr>
              <w:fldChar w:fldCharType="begin"/>
            </w:r>
            <w:r w:rsidR="00353E47">
              <w:rPr>
                <w:noProof/>
                <w:webHidden/>
              </w:rPr>
              <w:instrText xml:space="preserve"> PAGEREF _Toc5235894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3"/>
            <w:rPr>
              <w:rFonts w:eastAsiaTheme="minorEastAsia"/>
              <w:noProof/>
            </w:rPr>
          </w:pPr>
          <w:hyperlink w:anchor="_Toc5235895" w:history="1">
            <w:r w:rsidR="00353E47" w:rsidRPr="00767D8E">
              <w:rPr>
                <w:rStyle w:val="Hyperlink"/>
                <w:noProof/>
              </w:rPr>
              <w:t>LowMemory.resume</w:t>
            </w:r>
            <w:r w:rsidR="00353E47">
              <w:rPr>
                <w:noProof/>
                <w:webHidden/>
              </w:rPr>
              <w:tab/>
            </w:r>
            <w:r w:rsidR="00353E47">
              <w:rPr>
                <w:noProof/>
                <w:webHidden/>
              </w:rPr>
              <w:fldChar w:fldCharType="begin"/>
            </w:r>
            <w:r w:rsidR="00353E47">
              <w:rPr>
                <w:noProof/>
                <w:webHidden/>
              </w:rPr>
              <w:instrText xml:space="preserve"> PAGEREF _Toc5235895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2"/>
            <w:rPr>
              <w:rFonts w:eastAsiaTheme="minorEastAsia"/>
              <w:noProof/>
            </w:rPr>
          </w:pPr>
          <w:hyperlink w:anchor="_Toc5235896" w:history="1">
            <w:r w:rsidR="00353E47" w:rsidRPr="00767D8E">
              <w:rPr>
                <w:rStyle w:val="Hyperlink"/>
                <w:noProof/>
              </w:rPr>
              <w:t>End{ &lt;msg_sexp&gt;}</w:t>
            </w:r>
            <w:r w:rsidR="00353E47">
              <w:rPr>
                <w:noProof/>
                <w:webHidden/>
              </w:rPr>
              <w:tab/>
            </w:r>
            <w:r w:rsidR="00353E47">
              <w:rPr>
                <w:noProof/>
                <w:webHidden/>
              </w:rPr>
              <w:fldChar w:fldCharType="begin"/>
            </w:r>
            <w:r w:rsidR="00353E47">
              <w:rPr>
                <w:noProof/>
                <w:webHidden/>
              </w:rPr>
              <w:instrText xml:space="preserve"> PAGEREF _Toc5235896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2"/>
            <w:rPr>
              <w:rFonts w:eastAsiaTheme="minorEastAsia"/>
              <w:noProof/>
            </w:rPr>
          </w:pPr>
          <w:hyperlink w:anchor="_Toc5235897" w:history="1">
            <w:r w:rsidR="00353E47" w:rsidRPr="00767D8E">
              <w:rPr>
                <w:rStyle w:val="Hyperlink"/>
                <w:noProof/>
              </w:rPr>
              <w:t>Exit</w:t>
            </w:r>
            <w:r w:rsidR="00353E47">
              <w:rPr>
                <w:noProof/>
                <w:webHidden/>
              </w:rPr>
              <w:tab/>
            </w:r>
            <w:r w:rsidR="00353E47">
              <w:rPr>
                <w:noProof/>
                <w:webHidden/>
              </w:rPr>
              <w:fldChar w:fldCharType="begin"/>
            </w:r>
            <w:r w:rsidR="00353E47">
              <w:rPr>
                <w:noProof/>
                <w:webHidden/>
              </w:rPr>
              <w:instrText xml:space="preserve"> PAGEREF _Toc5235897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898" w:history="1">
            <w:r w:rsidR="00353E47" w:rsidRPr="00767D8E">
              <w:rPr>
                <w:rStyle w:val="Hyperlink"/>
                <w:noProof/>
              </w:rPr>
              <w:t>READ – DATA – RESTORE Commands</w:t>
            </w:r>
            <w:r w:rsidR="00353E47">
              <w:rPr>
                <w:noProof/>
                <w:webHidden/>
              </w:rPr>
              <w:tab/>
            </w:r>
            <w:r w:rsidR="00353E47">
              <w:rPr>
                <w:noProof/>
                <w:webHidden/>
              </w:rPr>
              <w:fldChar w:fldCharType="begin"/>
            </w:r>
            <w:r w:rsidR="00353E47">
              <w:rPr>
                <w:noProof/>
                <w:webHidden/>
              </w:rPr>
              <w:instrText xml:space="preserve"> PAGEREF _Toc5235898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2"/>
            <w:rPr>
              <w:rFonts w:eastAsiaTheme="minorEastAsia"/>
              <w:noProof/>
            </w:rPr>
          </w:pPr>
          <w:hyperlink w:anchor="_Toc5235899" w:history="1">
            <w:r w:rsidR="00353E47" w:rsidRPr="00767D8E">
              <w:rPr>
                <w:rStyle w:val="Hyperlink"/>
                <w:noProof/>
              </w:rPr>
              <w:t>Read.data &lt;number&gt;|&lt;string&gt;{,&lt;number&gt;|&lt;string&gt;...,&lt;number&gt;|&lt;string&gt;}</w:t>
            </w:r>
            <w:r w:rsidR="00353E47">
              <w:rPr>
                <w:noProof/>
                <w:webHidden/>
              </w:rPr>
              <w:tab/>
            </w:r>
            <w:r w:rsidR="00353E47">
              <w:rPr>
                <w:noProof/>
                <w:webHidden/>
              </w:rPr>
              <w:fldChar w:fldCharType="begin"/>
            </w:r>
            <w:r w:rsidR="00353E47">
              <w:rPr>
                <w:noProof/>
                <w:webHidden/>
              </w:rPr>
              <w:instrText xml:space="preserve"> PAGEREF _Toc5235899 \h </w:instrText>
            </w:r>
            <w:r w:rsidR="00353E47">
              <w:rPr>
                <w:noProof/>
                <w:webHidden/>
              </w:rPr>
            </w:r>
            <w:r w:rsidR="00353E47">
              <w:rPr>
                <w:noProof/>
                <w:webHidden/>
              </w:rPr>
              <w:fldChar w:fldCharType="separate"/>
            </w:r>
            <w:r w:rsidR="00CA7A41">
              <w:rPr>
                <w:noProof/>
                <w:webHidden/>
              </w:rPr>
              <w:t>92</w:t>
            </w:r>
            <w:r w:rsidR="00353E47">
              <w:rPr>
                <w:noProof/>
                <w:webHidden/>
              </w:rPr>
              <w:fldChar w:fldCharType="end"/>
            </w:r>
          </w:hyperlink>
        </w:p>
        <w:p w:rsidR="00353E47" w:rsidRDefault="00390DC2">
          <w:pPr>
            <w:pStyle w:val="TOC2"/>
            <w:rPr>
              <w:rFonts w:eastAsiaTheme="minorEastAsia"/>
              <w:noProof/>
            </w:rPr>
          </w:pPr>
          <w:hyperlink w:anchor="_Toc5235900" w:history="1">
            <w:r w:rsidR="00353E47" w:rsidRPr="00767D8E">
              <w:rPr>
                <w:rStyle w:val="Hyperlink"/>
                <w:noProof/>
              </w:rPr>
              <w:t>Read.next &lt;var&gt;, ...</w:t>
            </w:r>
            <w:r w:rsidR="00353E47">
              <w:rPr>
                <w:noProof/>
                <w:webHidden/>
              </w:rPr>
              <w:tab/>
            </w:r>
            <w:r w:rsidR="00353E47">
              <w:rPr>
                <w:noProof/>
                <w:webHidden/>
              </w:rPr>
              <w:fldChar w:fldCharType="begin"/>
            </w:r>
            <w:r w:rsidR="00353E47">
              <w:rPr>
                <w:noProof/>
                <w:webHidden/>
              </w:rPr>
              <w:instrText xml:space="preserve"> PAGEREF _Toc5235900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2"/>
            <w:rPr>
              <w:rFonts w:eastAsiaTheme="minorEastAsia"/>
              <w:noProof/>
            </w:rPr>
          </w:pPr>
          <w:hyperlink w:anchor="_Toc5235901" w:history="1">
            <w:r w:rsidR="00353E47" w:rsidRPr="00767D8E">
              <w:rPr>
                <w:rStyle w:val="Hyperlink"/>
                <w:noProof/>
              </w:rPr>
              <w:t>Read.from &lt;nexp&gt;</w:t>
            </w:r>
            <w:r w:rsidR="00353E47">
              <w:rPr>
                <w:noProof/>
                <w:webHidden/>
              </w:rPr>
              <w:tab/>
            </w:r>
            <w:r w:rsidR="00353E47">
              <w:rPr>
                <w:noProof/>
                <w:webHidden/>
              </w:rPr>
              <w:fldChar w:fldCharType="begin"/>
            </w:r>
            <w:r w:rsidR="00353E47">
              <w:rPr>
                <w:noProof/>
                <w:webHidden/>
              </w:rPr>
              <w:instrText xml:space="preserve"> PAGEREF _Toc5235901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02" w:history="1">
            <w:r w:rsidR="00353E47" w:rsidRPr="00767D8E">
              <w:rPr>
                <w:rStyle w:val="Hyperlink"/>
                <w:noProof/>
              </w:rPr>
              <w:t>Debug Commands</w:t>
            </w:r>
            <w:r w:rsidR="00353E47">
              <w:rPr>
                <w:noProof/>
                <w:webHidden/>
              </w:rPr>
              <w:tab/>
            </w:r>
            <w:r w:rsidR="00353E47">
              <w:rPr>
                <w:noProof/>
                <w:webHidden/>
              </w:rPr>
              <w:fldChar w:fldCharType="begin"/>
            </w:r>
            <w:r w:rsidR="00353E47">
              <w:rPr>
                <w:noProof/>
                <w:webHidden/>
              </w:rPr>
              <w:instrText xml:space="preserve"> PAGEREF _Toc5235902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2"/>
            <w:rPr>
              <w:rFonts w:eastAsiaTheme="minorEastAsia"/>
              <w:noProof/>
            </w:rPr>
          </w:pPr>
          <w:hyperlink w:anchor="_Toc5235903" w:history="1">
            <w:r w:rsidR="00353E47" w:rsidRPr="00767D8E">
              <w:rPr>
                <w:rStyle w:val="Hyperlink"/>
                <w:noProof/>
              </w:rPr>
              <w:t>Debug.on</w:t>
            </w:r>
            <w:r w:rsidR="00353E47">
              <w:rPr>
                <w:noProof/>
                <w:webHidden/>
              </w:rPr>
              <w:tab/>
            </w:r>
            <w:r w:rsidR="00353E47">
              <w:rPr>
                <w:noProof/>
                <w:webHidden/>
              </w:rPr>
              <w:fldChar w:fldCharType="begin"/>
            </w:r>
            <w:r w:rsidR="00353E47">
              <w:rPr>
                <w:noProof/>
                <w:webHidden/>
              </w:rPr>
              <w:instrText xml:space="preserve"> PAGEREF _Toc5235903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2"/>
            <w:rPr>
              <w:rFonts w:eastAsiaTheme="minorEastAsia"/>
              <w:noProof/>
            </w:rPr>
          </w:pPr>
          <w:hyperlink w:anchor="_Toc5235904" w:history="1">
            <w:r w:rsidR="00353E47" w:rsidRPr="00767D8E">
              <w:rPr>
                <w:rStyle w:val="Hyperlink"/>
                <w:noProof/>
              </w:rPr>
              <w:t>Debug.off</w:t>
            </w:r>
            <w:r w:rsidR="00353E47">
              <w:rPr>
                <w:noProof/>
                <w:webHidden/>
              </w:rPr>
              <w:tab/>
            </w:r>
            <w:r w:rsidR="00353E47">
              <w:rPr>
                <w:noProof/>
                <w:webHidden/>
              </w:rPr>
              <w:fldChar w:fldCharType="begin"/>
            </w:r>
            <w:r w:rsidR="00353E47">
              <w:rPr>
                <w:noProof/>
                <w:webHidden/>
              </w:rPr>
              <w:instrText xml:space="preserve"> PAGEREF _Toc5235904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2"/>
            <w:rPr>
              <w:rFonts w:eastAsiaTheme="minorEastAsia"/>
              <w:noProof/>
            </w:rPr>
          </w:pPr>
          <w:hyperlink w:anchor="_Toc5235905" w:history="1">
            <w:r w:rsidR="00353E47" w:rsidRPr="00767D8E">
              <w:rPr>
                <w:rStyle w:val="Hyperlink"/>
                <w:noProof/>
              </w:rPr>
              <w:t>Debug.echo.on</w:t>
            </w:r>
            <w:r w:rsidR="00353E47">
              <w:rPr>
                <w:noProof/>
                <w:webHidden/>
              </w:rPr>
              <w:tab/>
            </w:r>
            <w:r w:rsidR="00353E47">
              <w:rPr>
                <w:noProof/>
                <w:webHidden/>
              </w:rPr>
              <w:fldChar w:fldCharType="begin"/>
            </w:r>
            <w:r w:rsidR="00353E47">
              <w:rPr>
                <w:noProof/>
                <w:webHidden/>
              </w:rPr>
              <w:instrText xml:space="preserve"> PAGEREF _Toc5235905 \h </w:instrText>
            </w:r>
            <w:r w:rsidR="00353E47">
              <w:rPr>
                <w:noProof/>
                <w:webHidden/>
              </w:rPr>
            </w:r>
            <w:r w:rsidR="00353E47">
              <w:rPr>
                <w:noProof/>
                <w:webHidden/>
              </w:rPr>
              <w:fldChar w:fldCharType="separate"/>
            </w:r>
            <w:r w:rsidR="00CA7A41">
              <w:rPr>
                <w:noProof/>
                <w:webHidden/>
              </w:rPr>
              <w:t>93</w:t>
            </w:r>
            <w:r w:rsidR="00353E47">
              <w:rPr>
                <w:noProof/>
                <w:webHidden/>
              </w:rPr>
              <w:fldChar w:fldCharType="end"/>
            </w:r>
          </w:hyperlink>
        </w:p>
        <w:p w:rsidR="00353E47" w:rsidRDefault="00390DC2">
          <w:pPr>
            <w:pStyle w:val="TOC2"/>
            <w:rPr>
              <w:rFonts w:eastAsiaTheme="minorEastAsia"/>
              <w:noProof/>
            </w:rPr>
          </w:pPr>
          <w:hyperlink w:anchor="_Toc5235906" w:history="1">
            <w:r w:rsidR="00353E47" w:rsidRPr="00767D8E">
              <w:rPr>
                <w:rStyle w:val="Hyperlink"/>
                <w:noProof/>
              </w:rPr>
              <w:t>Echo.on</w:t>
            </w:r>
            <w:r w:rsidR="00353E47">
              <w:rPr>
                <w:noProof/>
                <w:webHidden/>
              </w:rPr>
              <w:tab/>
            </w:r>
            <w:r w:rsidR="00353E47">
              <w:rPr>
                <w:noProof/>
                <w:webHidden/>
              </w:rPr>
              <w:fldChar w:fldCharType="begin"/>
            </w:r>
            <w:r w:rsidR="00353E47">
              <w:rPr>
                <w:noProof/>
                <w:webHidden/>
              </w:rPr>
              <w:instrText xml:space="preserve"> PAGEREF _Toc5235906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07" w:history="1">
            <w:r w:rsidR="00353E47" w:rsidRPr="00767D8E">
              <w:rPr>
                <w:rStyle w:val="Hyperlink"/>
                <w:noProof/>
              </w:rPr>
              <w:t>Debug.echo.off</w:t>
            </w:r>
            <w:r w:rsidR="00353E47">
              <w:rPr>
                <w:noProof/>
                <w:webHidden/>
              </w:rPr>
              <w:tab/>
            </w:r>
            <w:r w:rsidR="00353E47">
              <w:rPr>
                <w:noProof/>
                <w:webHidden/>
              </w:rPr>
              <w:fldChar w:fldCharType="begin"/>
            </w:r>
            <w:r w:rsidR="00353E47">
              <w:rPr>
                <w:noProof/>
                <w:webHidden/>
              </w:rPr>
              <w:instrText xml:space="preserve"> PAGEREF _Toc5235907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08" w:history="1">
            <w:r w:rsidR="00353E47" w:rsidRPr="00767D8E">
              <w:rPr>
                <w:rStyle w:val="Hyperlink"/>
                <w:noProof/>
              </w:rPr>
              <w:t>Echo.off</w:t>
            </w:r>
            <w:r w:rsidR="00353E47">
              <w:rPr>
                <w:noProof/>
                <w:webHidden/>
              </w:rPr>
              <w:tab/>
            </w:r>
            <w:r w:rsidR="00353E47">
              <w:rPr>
                <w:noProof/>
                <w:webHidden/>
              </w:rPr>
              <w:fldChar w:fldCharType="begin"/>
            </w:r>
            <w:r w:rsidR="00353E47">
              <w:rPr>
                <w:noProof/>
                <w:webHidden/>
              </w:rPr>
              <w:instrText xml:space="preserve"> PAGEREF _Toc5235908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09" w:history="1">
            <w:r w:rsidR="00353E47" w:rsidRPr="00767D8E">
              <w:rPr>
                <w:rStyle w:val="Hyperlink"/>
                <w:noProof/>
              </w:rPr>
              <w:t>Debug.print</w:t>
            </w:r>
            <w:r w:rsidR="00353E47">
              <w:rPr>
                <w:noProof/>
                <w:webHidden/>
              </w:rPr>
              <w:tab/>
            </w:r>
            <w:r w:rsidR="00353E47">
              <w:rPr>
                <w:noProof/>
                <w:webHidden/>
              </w:rPr>
              <w:fldChar w:fldCharType="begin"/>
            </w:r>
            <w:r w:rsidR="00353E47">
              <w:rPr>
                <w:noProof/>
                <w:webHidden/>
              </w:rPr>
              <w:instrText xml:space="preserve"> PAGEREF _Toc5235909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0" w:history="1">
            <w:r w:rsidR="00353E47" w:rsidRPr="00767D8E">
              <w:rPr>
                <w:rStyle w:val="Hyperlink"/>
                <w:noProof/>
              </w:rPr>
              <w:t>Debug.dump.scalars</w:t>
            </w:r>
            <w:r w:rsidR="00353E47">
              <w:rPr>
                <w:noProof/>
                <w:webHidden/>
              </w:rPr>
              <w:tab/>
            </w:r>
            <w:r w:rsidR="00353E47">
              <w:rPr>
                <w:noProof/>
                <w:webHidden/>
              </w:rPr>
              <w:fldChar w:fldCharType="begin"/>
            </w:r>
            <w:r w:rsidR="00353E47">
              <w:rPr>
                <w:noProof/>
                <w:webHidden/>
              </w:rPr>
              <w:instrText xml:space="preserve"> PAGEREF _Toc5235910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1" w:history="1">
            <w:r w:rsidR="00353E47" w:rsidRPr="00767D8E">
              <w:rPr>
                <w:rStyle w:val="Hyperlink"/>
                <w:noProof/>
              </w:rPr>
              <w:t>Debug.dump.array Array[]</w:t>
            </w:r>
            <w:r w:rsidR="00353E47">
              <w:rPr>
                <w:noProof/>
                <w:webHidden/>
              </w:rPr>
              <w:tab/>
            </w:r>
            <w:r w:rsidR="00353E47">
              <w:rPr>
                <w:noProof/>
                <w:webHidden/>
              </w:rPr>
              <w:fldChar w:fldCharType="begin"/>
            </w:r>
            <w:r w:rsidR="00353E47">
              <w:rPr>
                <w:noProof/>
                <w:webHidden/>
              </w:rPr>
              <w:instrText xml:space="preserve"> PAGEREF _Toc5235911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2" w:history="1">
            <w:r w:rsidR="00353E47" w:rsidRPr="00767D8E">
              <w:rPr>
                <w:rStyle w:val="Hyperlink"/>
                <w:noProof/>
              </w:rPr>
              <w:t>Debug.dump.bundle &lt;bundlePtr_nexp&gt;</w:t>
            </w:r>
            <w:r w:rsidR="00353E47">
              <w:rPr>
                <w:noProof/>
                <w:webHidden/>
              </w:rPr>
              <w:tab/>
            </w:r>
            <w:r w:rsidR="00353E47">
              <w:rPr>
                <w:noProof/>
                <w:webHidden/>
              </w:rPr>
              <w:fldChar w:fldCharType="begin"/>
            </w:r>
            <w:r w:rsidR="00353E47">
              <w:rPr>
                <w:noProof/>
                <w:webHidden/>
              </w:rPr>
              <w:instrText xml:space="preserve"> PAGEREF _Toc5235912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3" w:history="1">
            <w:r w:rsidR="00353E47" w:rsidRPr="00767D8E">
              <w:rPr>
                <w:rStyle w:val="Hyperlink"/>
                <w:noProof/>
              </w:rPr>
              <w:t>Debug.dump.list &lt;listPtr_nexp&gt;</w:t>
            </w:r>
            <w:r w:rsidR="00353E47">
              <w:rPr>
                <w:noProof/>
                <w:webHidden/>
              </w:rPr>
              <w:tab/>
            </w:r>
            <w:r w:rsidR="00353E47">
              <w:rPr>
                <w:noProof/>
                <w:webHidden/>
              </w:rPr>
              <w:fldChar w:fldCharType="begin"/>
            </w:r>
            <w:r w:rsidR="00353E47">
              <w:rPr>
                <w:noProof/>
                <w:webHidden/>
              </w:rPr>
              <w:instrText xml:space="preserve"> PAGEREF _Toc5235913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4" w:history="1">
            <w:r w:rsidR="00353E47" w:rsidRPr="00767D8E">
              <w:rPr>
                <w:rStyle w:val="Hyperlink"/>
                <w:noProof/>
              </w:rPr>
              <w:t>Debug.dump.stack &lt;stackPtr_nexp&gt;</w:t>
            </w:r>
            <w:r w:rsidR="00353E47">
              <w:rPr>
                <w:noProof/>
                <w:webHidden/>
              </w:rPr>
              <w:tab/>
            </w:r>
            <w:r w:rsidR="00353E47">
              <w:rPr>
                <w:noProof/>
                <w:webHidden/>
              </w:rPr>
              <w:fldChar w:fldCharType="begin"/>
            </w:r>
            <w:r w:rsidR="00353E47">
              <w:rPr>
                <w:noProof/>
                <w:webHidden/>
              </w:rPr>
              <w:instrText xml:space="preserve"> PAGEREF _Toc5235914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5" w:history="1">
            <w:r w:rsidR="00353E47" w:rsidRPr="00767D8E">
              <w:rPr>
                <w:rStyle w:val="Hyperlink"/>
                <w:noProof/>
              </w:rPr>
              <w:t>Debug.show.scalars</w:t>
            </w:r>
            <w:r w:rsidR="00353E47">
              <w:rPr>
                <w:noProof/>
                <w:webHidden/>
              </w:rPr>
              <w:tab/>
            </w:r>
            <w:r w:rsidR="00353E47">
              <w:rPr>
                <w:noProof/>
                <w:webHidden/>
              </w:rPr>
              <w:fldChar w:fldCharType="begin"/>
            </w:r>
            <w:r w:rsidR="00353E47">
              <w:rPr>
                <w:noProof/>
                <w:webHidden/>
              </w:rPr>
              <w:instrText xml:space="preserve"> PAGEREF _Toc5235915 \h </w:instrText>
            </w:r>
            <w:r w:rsidR="00353E47">
              <w:rPr>
                <w:noProof/>
                <w:webHidden/>
              </w:rPr>
            </w:r>
            <w:r w:rsidR="00353E47">
              <w:rPr>
                <w:noProof/>
                <w:webHidden/>
              </w:rPr>
              <w:fldChar w:fldCharType="separate"/>
            </w:r>
            <w:r w:rsidR="00CA7A41">
              <w:rPr>
                <w:noProof/>
                <w:webHidden/>
              </w:rPr>
              <w:t>94</w:t>
            </w:r>
            <w:r w:rsidR="00353E47">
              <w:rPr>
                <w:noProof/>
                <w:webHidden/>
              </w:rPr>
              <w:fldChar w:fldCharType="end"/>
            </w:r>
          </w:hyperlink>
        </w:p>
        <w:p w:rsidR="00353E47" w:rsidRDefault="00390DC2">
          <w:pPr>
            <w:pStyle w:val="TOC2"/>
            <w:rPr>
              <w:rFonts w:eastAsiaTheme="minorEastAsia"/>
              <w:noProof/>
            </w:rPr>
          </w:pPr>
          <w:hyperlink w:anchor="_Toc5235916" w:history="1">
            <w:r w:rsidR="00353E47" w:rsidRPr="00767D8E">
              <w:rPr>
                <w:rStyle w:val="Hyperlink"/>
                <w:noProof/>
              </w:rPr>
              <w:t>Debug.show.array Array[]</w:t>
            </w:r>
            <w:r w:rsidR="00353E47">
              <w:rPr>
                <w:noProof/>
                <w:webHidden/>
              </w:rPr>
              <w:tab/>
            </w:r>
            <w:r w:rsidR="00353E47">
              <w:rPr>
                <w:noProof/>
                <w:webHidden/>
              </w:rPr>
              <w:fldChar w:fldCharType="begin"/>
            </w:r>
            <w:r w:rsidR="00353E47">
              <w:rPr>
                <w:noProof/>
                <w:webHidden/>
              </w:rPr>
              <w:instrText xml:space="preserve"> PAGEREF _Toc5235916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17" w:history="1">
            <w:r w:rsidR="00353E47" w:rsidRPr="00767D8E">
              <w:rPr>
                <w:rStyle w:val="Hyperlink"/>
                <w:noProof/>
              </w:rPr>
              <w:t>Debug.show.bundle &lt;bundlePtr_nexp&gt;</w:t>
            </w:r>
            <w:r w:rsidR="00353E47">
              <w:rPr>
                <w:noProof/>
                <w:webHidden/>
              </w:rPr>
              <w:tab/>
            </w:r>
            <w:r w:rsidR="00353E47">
              <w:rPr>
                <w:noProof/>
                <w:webHidden/>
              </w:rPr>
              <w:fldChar w:fldCharType="begin"/>
            </w:r>
            <w:r w:rsidR="00353E47">
              <w:rPr>
                <w:noProof/>
                <w:webHidden/>
              </w:rPr>
              <w:instrText xml:space="preserve"> PAGEREF _Toc5235917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18" w:history="1">
            <w:r w:rsidR="00353E47" w:rsidRPr="00767D8E">
              <w:rPr>
                <w:rStyle w:val="Hyperlink"/>
                <w:noProof/>
              </w:rPr>
              <w:t>Debug.show.list &lt;listPtr_nexp&gt;</w:t>
            </w:r>
            <w:r w:rsidR="00353E47">
              <w:rPr>
                <w:noProof/>
                <w:webHidden/>
              </w:rPr>
              <w:tab/>
            </w:r>
            <w:r w:rsidR="00353E47">
              <w:rPr>
                <w:noProof/>
                <w:webHidden/>
              </w:rPr>
              <w:fldChar w:fldCharType="begin"/>
            </w:r>
            <w:r w:rsidR="00353E47">
              <w:rPr>
                <w:noProof/>
                <w:webHidden/>
              </w:rPr>
              <w:instrText xml:space="preserve"> PAGEREF _Toc5235918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19" w:history="1">
            <w:r w:rsidR="00353E47" w:rsidRPr="00767D8E">
              <w:rPr>
                <w:rStyle w:val="Hyperlink"/>
                <w:noProof/>
              </w:rPr>
              <w:t>Debug.show.stack &lt;stackPtr_nexp&gt;</w:t>
            </w:r>
            <w:r w:rsidR="00353E47">
              <w:rPr>
                <w:noProof/>
                <w:webHidden/>
              </w:rPr>
              <w:tab/>
            </w:r>
            <w:r w:rsidR="00353E47">
              <w:rPr>
                <w:noProof/>
                <w:webHidden/>
              </w:rPr>
              <w:fldChar w:fldCharType="begin"/>
            </w:r>
            <w:r w:rsidR="00353E47">
              <w:rPr>
                <w:noProof/>
                <w:webHidden/>
              </w:rPr>
              <w:instrText xml:space="preserve"> PAGEREF _Toc5235919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20" w:history="1">
            <w:r w:rsidR="00353E47" w:rsidRPr="00767D8E">
              <w:rPr>
                <w:rStyle w:val="Hyperlink"/>
                <w:noProof/>
              </w:rPr>
              <w:t>Debug.watch var, ...</w:t>
            </w:r>
            <w:r w:rsidR="00353E47">
              <w:rPr>
                <w:noProof/>
                <w:webHidden/>
              </w:rPr>
              <w:tab/>
            </w:r>
            <w:r w:rsidR="00353E47">
              <w:rPr>
                <w:noProof/>
                <w:webHidden/>
              </w:rPr>
              <w:fldChar w:fldCharType="begin"/>
            </w:r>
            <w:r w:rsidR="00353E47">
              <w:rPr>
                <w:noProof/>
                <w:webHidden/>
              </w:rPr>
              <w:instrText xml:space="preserve"> PAGEREF _Toc5235920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21" w:history="1">
            <w:r w:rsidR="00353E47" w:rsidRPr="00767D8E">
              <w:rPr>
                <w:rStyle w:val="Hyperlink"/>
                <w:noProof/>
              </w:rPr>
              <w:t>Debug.show.watch</w:t>
            </w:r>
            <w:r w:rsidR="00353E47">
              <w:rPr>
                <w:noProof/>
                <w:webHidden/>
              </w:rPr>
              <w:tab/>
            </w:r>
            <w:r w:rsidR="00353E47">
              <w:rPr>
                <w:noProof/>
                <w:webHidden/>
              </w:rPr>
              <w:fldChar w:fldCharType="begin"/>
            </w:r>
            <w:r w:rsidR="00353E47">
              <w:rPr>
                <w:noProof/>
                <w:webHidden/>
              </w:rPr>
              <w:instrText xml:space="preserve"> PAGEREF _Toc5235921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22" w:history="1">
            <w:r w:rsidR="00353E47" w:rsidRPr="00767D8E">
              <w:rPr>
                <w:rStyle w:val="Hyperlink"/>
                <w:noProof/>
              </w:rPr>
              <w:t>Debug.show.program</w:t>
            </w:r>
            <w:r w:rsidR="00353E47">
              <w:rPr>
                <w:noProof/>
                <w:webHidden/>
              </w:rPr>
              <w:tab/>
            </w:r>
            <w:r w:rsidR="00353E47">
              <w:rPr>
                <w:noProof/>
                <w:webHidden/>
              </w:rPr>
              <w:fldChar w:fldCharType="begin"/>
            </w:r>
            <w:r w:rsidR="00353E47">
              <w:rPr>
                <w:noProof/>
                <w:webHidden/>
              </w:rPr>
              <w:instrText xml:space="preserve"> PAGEREF _Toc5235922 \h </w:instrText>
            </w:r>
            <w:r w:rsidR="00353E47">
              <w:rPr>
                <w:noProof/>
                <w:webHidden/>
              </w:rPr>
            </w:r>
            <w:r w:rsidR="00353E47">
              <w:rPr>
                <w:noProof/>
                <w:webHidden/>
              </w:rPr>
              <w:fldChar w:fldCharType="separate"/>
            </w:r>
            <w:r w:rsidR="00CA7A41">
              <w:rPr>
                <w:noProof/>
                <w:webHidden/>
              </w:rPr>
              <w:t>95</w:t>
            </w:r>
            <w:r w:rsidR="00353E47">
              <w:rPr>
                <w:noProof/>
                <w:webHidden/>
              </w:rPr>
              <w:fldChar w:fldCharType="end"/>
            </w:r>
          </w:hyperlink>
        </w:p>
        <w:p w:rsidR="00353E47" w:rsidRDefault="00390DC2">
          <w:pPr>
            <w:pStyle w:val="TOC2"/>
            <w:rPr>
              <w:rFonts w:eastAsiaTheme="minorEastAsia"/>
              <w:noProof/>
            </w:rPr>
          </w:pPr>
          <w:hyperlink w:anchor="_Toc5235923" w:history="1">
            <w:r w:rsidR="00353E47" w:rsidRPr="00767D8E">
              <w:rPr>
                <w:rStyle w:val="Hyperlink"/>
                <w:noProof/>
              </w:rPr>
              <w:t>Debug.show</w:t>
            </w:r>
            <w:r w:rsidR="00353E47">
              <w:rPr>
                <w:noProof/>
                <w:webHidden/>
              </w:rPr>
              <w:tab/>
            </w:r>
            <w:r w:rsidR="00353E47">
              <w:rPr>
                <w:noProof/>
                <w:webHidden/>
              </w:rPr>
              <w:fldChar w:fldCharType="begin"/>
            </w:r>
            <w:r w:rsidR="00353E47">
              <w:rPr>
                <w:noProof/>
                <w:webHidden/>
              </w:rPr>
              <w:instrText xml:space="preserve"> PAGEREF _Toc5235923 \h </w:instrText>
            </w:r>
            <w:r w:rsidR="00353E47">
              <w:rPr>
                <w:noProof/>
                <w:webHidden/>
              </w:rPr>
            </w:r>
            <w:r w:rsidR="00353E47">
              <w:rPr>
                <w:noProof/>
                <w:webHidden/>
              </w:rPr>
              <w:fldChar w:fldCharType="separate"/>
            </w:r>
            <w:r w:rsidR="00CA7A41">
              <w:rPr>
                <w:noProof/>
                <w:webHidden/>
              </w:rPr>
              <w:t>96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24" w:history="1">
            <w:r w:rsidR="00353E47" w:rsidRPr="00767D8E">
              <w:rPr>
                <w:rStyle w:val="Hyperlink"/>
                <w:noProof/>
              </w:rPr>
              <w:t>Fonts</w:t>
            </w:r>
            <w:r w:rsidR="00353E47">
              <w:rPr>
                <w:noProof/>
                <w:webHidden/>
              </w:rPr>
              <w:tab/>
            </w:r>
            <w:r w:rsidR="00353E47">
              <w:rPr>
                <w:noProof/>
                <w:webHidden/>
              </w:rPr>
              <w:fldChar w:fldCharType="begin"/>
            </w:r>
            <w:r w:rsidR="00353E47">
              <w:rPr>
                <w:noProof/>
                <w:webHidden/>
              </w:rPr>
              <w:instrText xml:space="preserve"> PAGEREF _Toc5235924 \h </w:instrText>
            </w:r>
            <w:r w:rsidR="00353E47">
              <w:rPr>
                <w:noProof/>
                <w:webHidden/>
              </w:rPr>
            </w:r>
            <w:r w:rsidR="00353E47">
              <w:rPr>
                <w:noProof/>
                <w:webHidden/>
              </w:rPr>
              <w:fldChar w:fldCharType="separate"/>
            </w:r>
            <w:r w:rsidR="00CA7A41">
              <w:rPr>
                <w:noProof/>
                <w:webHidden/>
              </w:rPr>
              <w:t>96</w:t>
            </w:r>
            <w:r w:rsidR="00353E47">
              <w:rPr>
                <w:noProof/>
                <w:webHidden/>
              </w:rPr>
              <w:fldChar w:fldCharType="end"/>
            </w:r>
          </w:hyperlink>
        </w:p>
        <w:p w:rsidR="00353E47" w:rsidRDefault="00390DC2">
          <w:pPr>
            <w:pStyle w:val="TOC2"/>
            <w:rPr>
              <w:rFonts w:eastAsiaTheme="minorEastAsia"/>
              <w:noProof/>
            </w:rPr>
          </w:pPr>
          <w:hyperlink w:anchor="_Toc5235925" w:history="1">
            <w:r w:rsidR="00353E47" w:rsidRPr="00767D8E">
              <w:rPr>
                <w:rStyle w:val="Hyperlink"/>
                <w:noProof/>
              </w:rPr>
              <w:t>Font.load &lt;font_ptr_nvar&gt;, &lt;filename_sexp&gt;</w:t>
            </w:r>
            <w:r w:rsidR="00353E47">
              <w:rPr>
                <w:noProof/>
                <w:webHidden/>
              </w:rPr>
              <w:tab/>
            </w:r>
            <w:r w:rsidR="00353E47">
              <w:rPr>
                <w:noProof/>
                <w:webHidden/>
              </w:rPr>
              <w:fldChar w:fldCharType="begin"/>
            </w:r>
            <w:r w:rsidR="00353E47">
              <w:rPr>
                <w:noProof/>
                <w:webHidden/>
              </w:rPr>
              <w:instrText xml:space="preserve"> PAGEREF _Toc5235925 \h </w:instrText>
            </w:r>
            <w:r w:rsidR="00353E47">
              <w:rPr>
                <w:noProof/>
                <w:webHidden/>
              </w:rPr>
            </w:r>
            <w:r w:rsidR="00353E47">
              <w:rPr>
                <w:noProof/>
                <w:webHidden/>
              </w:rPr>
              <w:fldChar w:fldCharType="separate"/>
            </w:r>
            <w:r w:rsidR="00CA7A41">
              <w:rPr>
                <w:noProof/>
                <w:webHidden/>
              </w:rPr>
              <w:t>96</w:t>
            </w:r>
            <w:r w:rsidR="00353E47">
              <w:rPr>
                <w:noProof/>
                <w:webHidden/>
              </w:rPr>
              <w:fldChar w:fldCharType="end"/>
            </w:r>
          </w:hyperlink>
        </w:p>
        <w:p w:rsidR="00353E47" w:rsidRDefault="00390DC2">
          <w:pPr>
            <w:pStyle w:val="TOC2"/>
            <w:rPr>
              <w:rFonts w:eastAsiaTheme="minorEastAsia"/>
              <w:noProof/>
            </w:rPr>
          </w:pPr>
          <w:hyperlink w:anchor="_Toc5235926" w:history="1">
            <w:r w:rsidR="00353E47" w:rsidRPr="00767D8E">
              <w:rPr>
                <w:rStyle w:val="Hyperlink"/>
                <w:noProof/>
              </w:rPr>
              <w:t>Font.delete {&lt;font_ptr_nexp&gt;}</w:t>
            </w:r>
            <w:r w:rsidR="00353E47">
              <w:rPr>
                <w:noProof/>
                <w:webHidden/>
              </w:rPr>
              <w:tab/>
            </w:r>
            <w:r w:rsidR="00353E47">
              <w:rPr>
                <w:noProof/>
                <w:webHidden/>
              </w:rPr>
              <w:fldChar w:fldCharType="begin"/>
            </w:r>
            <w:r w:rsidR="00353E47">
              <w:rPr>
                <w:noProof/>
                <w:webHidden/>
              </w:rPr>
              <w:instrText xml:space="preserve"> PAGEREF _Toc5235926 \h </w:instrText>
            </w:r>
            <w:r w:rsidR="00353E47">
              <w:rPr>
                <w:noProof/>
                <w:webHidden/>
              </w:rPr>
            </w:r>
            <w:r w:rsidR="00353E47">
              <w:rPr>
                <w:noProof/>
                <w:webHidden/>
              </w:rPr>
              <w:fldChar w:fldCharType="separate"/>
            </w:r>
            <w:r w:rsidR="00CA7A41">
              <w:rPr>
                <w:noProof/>
                <w:webHidden/>
              </w:rPr>
              <w:t>96</w:t>
            </w:r>
            <w:r w:rsidR="00353E47">
              <w:rPr>
                <w:noProof/>
                <w:webHidden/>
              </w:rPr>
              <w:fldChar w:fldCharType="end"/>
            </w:r>
          </w:hyperlink>
        </w:p>
        <w:p w:rsidR="00353E47" w:rsidRDefault="00390DC2">
          <w:pPr>
            <w:pStyle w:val="TOC2"/>
            <w:rPr>
              <w:rFonts w:eastAsiaTheme="minorEastAsia"/>
              <w:noProof/>
            </w:rPr>
          </w:pPr>
          <w:hyperlink w:anchor="_Toc5235927" w:history="1">
            <w:r w:rsidR="00353E47" w:rsidRPr="00767D8E">
              <w:rPr>
                <w:rStyle w:val="Hyperlink"/>
                <w:noProof/>
              </w:rPr>
              <w:t>Font.clear</w:t>
            </w:r>
            <w:r w:rsidR="00353E47">
              <w:rPr>
                <w:noProof/>
                <w:webHidden/>
              </w:rPr>
              <w:tab/>
            </w:r>
            <w:r w:rsidR="00353E47">
              <w:rPr>
                <w:noProof/>
                <w:webHidden/>
              </w:rPr>
              <w:fldChar w:fldCharType="begin"/>
            </w:r>
            <w:r w:rsidR="00353E47">
              <w:rPr>
                <w:noProof/>
                <w:webHidden/>
              </w:rPr>
              <w:instrText xml:space="preserve"> PAGEREF _Toc5235927 \h </w:instrText>
            </w:r>
            <w:r w:rsidR="00353E47">
              <w:rPr>
                <w:noProof/>
                <w:webHidden/>
              </w:rPr>
            </w:r>
            <w:r w:rsidR="00353E47">
              <w:rPr>
                <w:noProof/>
                <w:webHidden/>
              </w:rPr>
              <w:fldChar w:fldCharType="separate"/>
            </w:r>
            <w:r w:rsidR="00CA7A41">
              <w:rPr>
                <w:noProof/>
                <w:webHidden/>
              </w:rPr>
              <w:t>96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28" w:history="1">
            <w:r w:rsidR="00353E47" w:rsidRPr="00767D8E">
              <w:rPr>
                <w:rStyle w:val="Hyperlink"/>
                <w:noProof/>
              </w:rPr>
              <w:t>Console I/O</w:t>
            </w:r>
            <w:r w:rsidR="00353E47">
              <w:rPr>
                <w:noProof/>
                <w:webHidden/>
              </w:rPr>
              <w:tab/>
            </w:r>
            <w:r w:rsidR="00353E47">
              <w:rPr>
                <w:noProof/>
                <w:webHidden/>
              </w:rPr>
              <w:fldChar w:fldCharType="begin"/>
            </w:r>
            <w:r w:rsidR="00353E47">
              <w:rPr>
                <w:noProof/>
                <w:webHidden/>
              </w:rPr>
              <w:instrText xml:space="preserve"> PAGEREF _Toc5235928 \h </w:instrText>
            </w:r>
            <w:r w:rsidR="00353E47">
              <w:rPr>
                <w:noProof/>
                <w:webHidden/>
              </w:rPr>
            </w:r>
            <w:r w:rsidR="00353E47">
              <w:rPr>
                <w:noProof/>
                <w:webHidden/>
              </w:rPr>
              <w:fldChar w:fldCharType="separate"/>
            </w:r>
            <w:r w:rsidR="00CA7A41">
              <w:rPr>
                <w:noProof/>
                <w:webHidden/>
              </w:rPr>
              <w:t>97</w:t>
            </w:r>
            <w:r w:rsidR="00353E47">
              <w:rPr>
                <w:noProof/>
                <w:webHidden/>
              </w:rPr>
              <w:fldChar w:fldCharType="end"/>
            </w:r>
          </w:hyperlink>
        </w:p>
        <w:p w:rsidR="00353E47" w:rsidRDefault="00390DC2">
          <w:pPr>
            <w:pStyle w:val="TOC2"/>
            <w:rPr>
              <w:rFonts w:eastAsiaTheme="minorEastAsia"/>
              <w:noProof/>
            </w:rPr>
          </w:pPr>
          <w:hyperlink w:anchor="_Toc5235929" w:history="1">
            <w:r w:rsidR="00353E47" w:rsidRPr="00767D8E">
              <w:rPr>
                <w:rStyle w:val="Hyperlink"/>
                <w:noProof/>
              </w:rPr>
              <w:t>Output Console</w:t>
            </w:r>
            <w:r w:rsidR="00353E47">
              <w:rPr>
                <w:noProof/>
                <w:webHidden/>
              </w:rPr>
              <w:tab/>
            </w:r>
            <w:r w:rsidR="00353E47">
              <w:rPr>
                <w:noProof/>
                <w:webHidden/>
              </w:rPr>
              <w:fldChar w:fldCharType="begin"/>
            </w:r>
            <w:r w:rsidR="00353E47">
              <w:rPr>
                <w:noProof/>
                <w:webHidden/>
              </w:rPr>
              <w:instrText xml:space="preserve"> PAGEREF _Toc5235929 \h </w:instrText>
            </w:r>
            <w:r w:rsidR="00353E47">
              <w:rPr>
                <w:noProof/>
                <w:webHidden/>
              </w:rPr>
            </w:r>
            <w:r w:rsidR="00353E47">
              <w:rPr>
                <w:noProof/>
                <w:webHidden/>
              </w:rPr>
              <w:fldChar w:fldCharType="separate"/>
            </w:r>
            <w:r w:rsidR="00CA7A41">
              <w:rPr>
                <w:noProof/>
                <w:webHidden/>
              </w:rPr>
              <w:t>97</w:t>
            </w:r>
            <w:r w:rsidR="00353E47">
              <w:rPr>
                <w:noProof/>
                <w:webHidden/>
              </w:rPr>
              <w:fldChar w:fldCharType="end"/>
            </w:r>
          </w:hyperlink>
        </w:p>
        <w:p w:rsidR="00353E47" w:rsidRDefault="00390DC2">
          <w:pPr>
            <w:pStyle w:val="TOC3"/>
            <w:rPr>
              <w:rFonts w:eastAsiaTheme="minorEastAsia"/>
              <w:noProof/>
            </w:rPr>
          </w:pPr>
          <w:hyperlink w:anchor="_Toc5235930" w:history="1">
            <w:r w:rsidR="00353E47" w:rsidRPr="00767D8E">
              <w:rPr>
                <w:rStyle w:val="Hyperlink"/>
                <w:noProof/>
              </w:rPr>
              <w:t>Print {&lt;exp&gt; {,|;}} ...</w:t>
            </w:r>
            <w:r w:rsidR="00353E47">
              <w:rPr>
                <w:noProof/>
                <w:webHidden/>
              </w:rPr>
              <w:tab/>
            </w:r>
            <w:r w:rsidR="00353E47">
              <w:rPr>
                <w:noProof/>
                <w:webHidden/>
              </w:rPr>
              <w:fldChar w:fldCharType="begin"/>
            </w:r>
            <w:r w:rsidR="00353E47">
              <w:rPr>
                <w:noProof/>
                <w:webHidden/>
              </w:rPr>
              <w:instrText xml:space="preserve"> PAGEREF _Toc5235930 \h </w:instrText>
            </w:r>
            <w:r w:rsidR="00353E47">
              <w:rPr>
                <w:noProof/>
                <w:webHidden/>
              </w:rPr>
            </w:r>
            <w:r w:rsidR="00353E47">
              <w:rPr>
                <w:noProof/>
                <w:webHidden/>
              </w:rPr>
              <w:fldChar w:fldCharType="separate"/>
            </w:r>
            <w:r w:rsidR="00CA7A41">
              <w:rPr>
                <w:noProof/>
                <w:webHidden/>
              </w:rPr>
              <w:t>97</w:t>
            </w:r>
            <w:r w:rsidR="00353E47">
              <w:rPr>
                <w:noProof/>
                <w:webHidden/>
              </w:rPr>
              <w:fldChar w:fldCharType="end"/>
            </w:r>
          </w:hyperlink>
        </w:p>
        <w:p w:rsidR="00353E47" w:rsidRDefault="00390DC2">
          <w:pPr>
            <w:pStyle w:val="TOC3"/>
            <w:rPr>
              <w:rFonts w:eastAsiaTheme="minorEastAsia"/>
              <w:noProof/>
            </w:rPr>
          </w:pPr>
          <w:hyperlink w:anchor="_Toc5235931" w:history="1">
            <w:r w:rsidR="00353E47" w:rsidRPr="00767D8E">
              <w:rPr>
                <w:rStyle w:val="Hyperlink"/>
                <w:noProof/>
              </w:rPr>
              <w:t>? {&lt;exp&gt; {,|;}} ...</w:t>
            </w:r>
            <w:r w:rsidR="00353E47">
              <w:rPr>
                <w:noProof/>
                <w:webHidden/>
              </w:rPr>
              <w:tab/>
            </w:r>
            <w:r w:rsidR="00353E47">
              <w:rPr>
                <w:noProof/>
                <w:webHidden/>
              </w:rPr>
              <w:fldChar w:fldCharType="begin"/>
            </w:r>
            <w:r w:rsidR="00353E47">
              <w:rPr>
                <w:noProof/>
                <w:webHidden/>
              </w:rPr>
              <w:instrText xml:space="preserve"> PAGEREF _Toc5235931 \h </w:instrText>
            </w:r>
            <w:r w:rsidR="00353E47">
              <w:rPr>
                <w:noProof/>
                <w:webHidden/>
              </w:rPr>
            </w:r>
            <w:r w:rsidR="00353E47">
              <w:rPr>
                <w:noProof/>
                <w:webHidden/>
              </w:rPr>
              <w:fldChar w:fldCharType="separate"/>
            </w:r>
            <w:r w:rsidR="00CA7A41">
              <w:rPr>
                <w:noProof/>
                <w:webHidden/>
              </w:rPr>
              <w:t>97</w:t>
            </w:r>
            <w:r w:rsidR="00353E47">
              <w:rPr>
                <w:noProof/>
                <w:webHidden/>
              </w:rPr>
              <w:fldChar w:fldCharType="end"/>
            </w:r>
          </w:hyperlink>
        </w:p>
        <w:p w:rsidR="00353E47" w:rsidRDefault="00390DC2">
          <w:pPr>
            <w:pStyle w:val="TOC3"/>
            <w:rPr>
              <w:rFonts w:eastAsiaTheme="minorEastAsia"/>
              <w:noProof/>
            </w:rPr>
          </w:pPr>
          <w:hyperlink w:anchor="_Toc5235932" w:history="1">
            <w:r w:rsidR="00353E47" w:rsidRPr="00767D8E">
              <w:rPr>
                <w:rStyle w:val="Hyperlink"/>
                <w:noProof/>
              </w:rPr>
              <w:t>Print with User-Defined Functions</w:t>
            </w:r>
            <w:r w:rsidR="00353E47">
              <w:rPr>
                <w:noProof/>
                <w:webHidden/>
              </w:rPr>
              <w:tab/>
            </w:r>
            <w:r w:rsidR="00353E47">
              <w:rPr>
                <w:noProof/>
                <w:webHidden/>
              </w:rPr>
              <w:fldChar w:fldCharType="begin"/>
            </w:r>
            <w:r w:rsidR="00353E47">
              <w:rPr>
                <w:noProof/>
                <w:webHidden/>
              </w:rPr>
              <w:instrText xml:space="preserve"> PAGEREF _Toc5235932 \h </w:instrText>
            </w:r>
            <w:r w:rsidR="00353E47">
              <w:rPr>
                <w:noProof/>
                <w:webHidden/>
              </w:rPr>
            </w:r>
            <w:r w:rsidR="00353E47">
              <w:rPr>
                <w:noProof/>
                <w:webHidden/>
              </w:rPr>
              <w:fldChar w:fldCharType="separate"/>
            </w:r>
            <w:r w:rsidR="00CA7A41">
              <w:rPr>
                <w:noProof/>
                <w:webHidden/>
              </w:rPr>
              <w:t>98</w:t>
            </w:r>
            <w:r w:rsidR="00353E47">
              <w:rPr>
                <w:noProof/>
                <w:webHidden/>
              </w:rPr>
              <w:fldChar w:fldCharType="end"/>
            </w:r>
          </w:hyperlink>
        </w:p>
        <w:p w:rsidR="00353E47" w:rsidRDefault="00390DC2">
          <w:pPr>
            <w:pStyle w:val="TOC3"/>
            <w:rPr>
              <w:rFonts w:eastAsiaTheme="minorEastAsia"/>
              <w:noProof/>
            </w:rPr>
          </w:pPr>
          <w:hyperlink w:anchor="_Toc5235933" w:history="1">
            <w:r w:rsidR="00353E47" w:rsidRPr="00767D8E">
              <w:rPr>
                <w:rStyle w:val="Hyperlink"/>
                <w:noProof/>
              </w:rPr>
              <w:t>Cls</w:t>
            </w:r>
            <w:r w:rsidR="00353E47">
              <w:rPr>
                <w:noProof/>
                <w:webHidden/>
              </w:rPr>
              <w:tab/>
            </w:r>
            <w:r w:rsidR="00353E47">
              <w:rPr>
                <w:noProof/>
                <w:webHidden/>
              </w:rPr>
              <w:fldChar w:fldCharType="begin"/>
            </w:r>
            <w:r w:rsidR="00353E47">
              <w:rPr>
                <w:noProof/>
                <w:webHidden/>
              </w:rPr>
              <w:instrText xml:space="preserve"> PAGEREF _Toc5235933 \h </w:instrText>
            </w:r>
            <w:r w:rsidR="00353E47">
              <w:rPr>
                <w:noProof/>
                <w:webHidden/>
              </w:rPr>
            </w:r>
            <w:r w:rsidR="00353E47">
              <w:rPr>
                <w:noProof/>
                <w:webHidden/>
              </w:rPr>
              <w:fldChar w:fldCharType="separate"/>
            </w:r>
            <w:r w:rsidR="00CA7A41">
              <w:rPr>
                <w:noProof/>
                <w:webHidden/>
              </w:rPr>
              <w:t>98</w:t>
            </w:r>
            <w:r w:rsidR="00353E47">
              <w:rPr>
                <w:noProof/>
                <w:webHidden/>
              </w:rPr>
              <w:fldChar w:fldCharType="end"/>
            </w:r>
          </w:hyperlink>
        </w:p>
        <w:p w:rsidR="00353E47" w:rsidRDefault="00390DC2">
          <w:pPr>
            <w:pStyle w:val="TOC3"/>
            <w:rPr>
              <w:rFonts w:eastAsiaTheme="minorEastAsia"/>
              <w:noProof/>
            </w:rPr>
          </w:pPr>
          <w:hyperlink w:anchor="_Toc5235934" w:history="1">
            <w:r w:rsidR="00353E47" w:rsidRPr="00767D8E">
              <w:rPr>
                <w:rStyle w:val="Hyperlink"/>
                <w:noProof/>
              </w:rPr>
              <w:t>Console.front</w:t>
            </w:r>
            <w:r w:rsidR="00353E47">
              <w:rPr>
                <w:noProof/>
                <w:webHidden/>
              </w:rPr>
              <w:tab/>
            </w:r>
            <w:r w:rsidR="00353E47">
              <w:rPr>
                <w:noProof/>
                <w:webHidden/>
              </w:rPr>
              <w:fldChar w:fldCharType="begin"/>
            </w:r>
            <w:r w:rsidR="00353E47">
              <w:rPr>
                <w:noProof/>
                <w:webHidden/>
              </w:rPr>
              <w:instrText xml:space="preserve"> PAGEREF _Toc5235934 \h </w:instrText>
            </w:r>
            <w:r w:rsidR="00353E47">
              <w:rPr>
                <w:noProof/>
                <w:webHidden/>
              </w:rPr>
            </w:r>
            <w:r w:rsidR="00353E47">
              <w:rPr>
                <w:noProof/>
                <w:webHidden/>
              </w:rPr>
              <w:fldChar w:fldCharType="separate"/>
            </w:r>
            <w:r w:rsidR="00CA7A41">
              <w:rPr>
                <w:noProof/>
                <w:webHidden/>
              </w:rPr>
              <w:t>98</w:t>
            </w:r>
            <w:r w:rsidR="00353E47">
              <w:rPr>
                <w:noProof/>
                <w:webHidden/>
              </w:rPr>
              <w:fldChar w:fldCharType="end"/>
            </w:r>
          </w:hyperlink>
        </w:p>
        <w:p w:rsidR="00353E47" w:rsidRDefault="00390DC2">
          <w:pPr>
            <w:pStyle w:val="TOC3"/>
            <w:rPr>
              <w:rFonts w:eastAsiaTheme="minorEastAsia"/>
              <w:noProof/>
            </w:rPr>
          </w:pPr>
          <w:hyperlink w:anchor="_Toc5235935" w:history="1">
            <w:r w:rsidR="00353E47" w:rsidRPr="00767D8E">
              <w:rPr>
                <w:rStyle w:val="Hyperlink"/>
                <w:noProof/>
              </w:rPr>
              <w:t>Console.line.count &lt;count_nvar&gt;</w:t>
            </w:r>
            <w:r w:rsidR="00353E47">
              <w:rPr>
                <w:noProof/>
                <w:webHidden/>
              </w:rPr>
              <w:tab/>
            </w:r>
            <w:r w:rsidR="00353E47">
              <w:rPr>
                <w:noProof/>
                <w:webHidden/>
              </w:rPr>
              <w:fldChar w:fldCharType="begin"/>
            </w:r>
            <w:r w:rsidR="00353E47">
              <w:rPr>
                <w:noProof/>
                <w:webHidden/>
              </w:rPr>
              <w:instrText xml:space="preserve"> PAGEREF _Toc5235935 \h </w:instrText>
            </w:r>
            <w:r w:rsidR="00353E47">
              <w:rPr>
                <w:noProof/>
                <w:webHidden/>
              </w:rPr>
            </w:r>
            <w:r w:rsidR="00353E47">
              <w:rPr>
                <w:noProof/>
                <w:webHidden/>
              </w:rPr>
              <w:fldChar w:fldCharType="separate"/>
            </w:r>
            <w:r w:rsidR="00CA7A41">
              <w:rPr>
                <w:noProof/>
                <w:webHidden/>
              </w:rPr>
              <w:t>98</w:t>
            </w:r>
            <w:r w:rsidR="00353E47">
              <w:rPr>
                <w:noProof/>
                <w:webHidden/>
              </w:rPr>
              <w:fldChar w:fldCharType="end"/>
            </w:r>
          </w:hyperlink>
        </w:p>
        <w:p w:rsidR="00353E47" w:rsidRDefault="00390DC2">
          <w:pPr>
            <w:pStyle w:val="TOC3"/>
            <w:rPr>
              <w:rFonts w:eastAsiaTheme="minorEastAsia"/>
              <w:noProof/>
            </w:rPr>
          </w:pPr>
          <w:hyperlink w:anchor="_Toc5235936" w:history="1">
            <w:r w:rsidR="00353E47" w:rsidRPr="00767D8E">
              <w:rPr>
                <w:rStyle w:val="Hyperlink"/>
                <w:noProof/>
              </w:rPr>
              <w:t>Console.line.text &lt;line_nexp&gt;, &lt;text_svar&gt;</w:t>
            </w:r>
            <w:r w:rsidR="00353E47">
              <w:rPr>
                <w:noProof/>
                <w:webHidden/>
              </w:rPr>
              <w:tab/>
            </w:r>
            <w:r w:rsidR="00353E47">
              <w:rPr>
                <w:noProof/>
                <w:webHidden/>
              </w:rPr>
              <w:fldChar w:fldCharType="begin"/>
            </w:r>
            <w:r w:rsidR="00353E47">
              <w:rPr>
                <w:noProof/>
                <w:webHidden/>
              </w:rPr>
              <w:instrText xml:space="preserve"> PAGEREF _Toc5235936 \h </w:instrText>
            </w:r>
            <w:r w:rsidR="00353E47">
              <w:rPr>
                <w:noProof/>
                <w:webHidden/>
              </w:rPr>
            </w:r>
            <w:r w:rsidR="00353E47">
              <w:rPr>
                <w:noProof/>
                <w:webHidden/>
              </w:rPr>
              <w:fldChar w:fldCharType="separate"/>
            </w:r>
            <w:r w:rsidR="00CA7A41">
              <w:rPr>
                <w:noProof/>
                <w:webHidden/>
              </w:rPr>
              <w:t>98</w:t>
            </w:r>
            <w:r w:rsidR="00353E47">
              <w:rPr>
                <w:noProof/>
                <w:webHidden/>
              </w:rPr>
              <w:fldChar w:fldCharType="end"/>
            </w:r>
          </w:hyperlink>
        </w:p>
        <w:p w:rsidR="00353E47" w:rsidRDefault="00390DC2">
          <w:pPr>
            <w:pStyle w:val="TOC3"/>
            <w:rPr>
              <w:rFonts w:eastAsiaTheme="minorEastAsia"/>
              <w:noProof/>
            </w:rPr>
          </w:pPr>
          <w:hyperlink w:anchor="_Toc5235937" w:history="1">
            <w:r w:rsidR="00353E47" w:rsidRPr="00767D8E">
              <w:rPr>
                <w:rStyle w:val="Hyperlink"/>
                <w:noProof/>
              </w:rPr>
              <w:t>Console.line.touched &lt;line_nvar&gt; {, &lt;press_lvar&gt;}</w:t>
            </w:r>
            <w:r w:rsidR="00353E47">
              <w:rPr>
                <w:noProof/>
                <w:webHidden/>
              </w:rPr>
              <w:tab/>
            </w:r>
            <w:r w:rsidR="00353E47">
              <w:rPr>
                <w:noProof/>
                <w:webHidden/>
              </w:rPr>
              <w:fldChar w:fldCharType="begin"/>
            </w:r>
            <w:r w:rsidR="00353E47">
              <w:rPr>
                <w:noProof/>
                <w:webHidden/>
              </w:rPr>
              <w:instrText xml:space="preserve"> PAGEREF _Toc5235937 \h </w:instrText>
            </w:r>
            <w:r w:rsidR="00353E47">
              <w:rPr>
                <w:noProof/>
                <w:webHidden/>
              </w:rPr>
            </w:r>
            <w:r w:rsidR="00353E47">
              <w:rPr>
                <w:noProof/>
                <w:webHidden/>
              </w:rPr>
              <w:fldChar w:fldCharType="separate"/>
            </w:r>
            <w:r w:rsidR="00CA7A41">
              <w:rPr>
                <w:noProof/>
                <w:webHidden/>
              </w:rPr>
              <w:t>99</w:t>
            </w:r>
            <w:r w:rsidR="00353E47">
              <w:rPr>
                <w:noProof/>
                <w:webHidden/>
              </w:rPr>
              <w:fldChar w:fldCharType="end"/>
            </w:r>
          </w:hyperlink>
        </w:p>
        <w:p w:rsidR="00353E47" w:rsidRDefault="00390DC2">
          <w:pPr>
            <w:pStyle w:val="TOC3"/>
            <w:rPr>
              <w:rFonts w:eastAsiaTheme="minorEastAsia"/>
              <w:noProof/>
            </w:rPr>
          </w:pPr>
          <w:hyperlink w:anchor="_Toc5235938" w:history="1">
            <w:r w:rsidR="00353E47" w:rsidRPr="00767D8E">
              <w:rPr>
                <w:rStyle w:val="Hyperlink"/>
                <w:noProof/>
              </w:rPr>
              <w:t>Console.save &lt;filename_sexp&gt;</w:t>
            </w:r>
            <w:r w:rsidR="00353E47">
              <w:rPr>
                <w:noProof/>
                <w:webHidden/>
              </w:rPr>
              <w:tab/>
            </w:r>
            <w:r w:rsidR="00353E47">
              <w:rPr>
                <w:noProof/>
                <w:webHidden/>
              </w:rPr>
              <w:fldChar w:fldCharType="begin"/>
            </w:r>
            <w:r w:rsidR="00353E47">
              <w:rPr>
                <w:noProof/>
                <w:webHidden/>
              </w:rPr>
              <w:instrText xml:space="preserve"> PAGEREF _Toc5235938 \h </w:instrText>
            </w:r>
            <w:r w:rsidR="00353E47">
              <w:rPr>
                <w:noProof/>
                <w:webHidden/>
              </w:rPr>
            </w:r>
            <w:r w:rsidR="00353E47">
              <w:rPr>
                <w:noProof/>
                <w:webHidden/>
              </w:rPr>
              <w:fldChar w:fldCharType="separate"/>
            </w:r>
            <w:r w:rsidR="00CA7A41">
              <w:rPr>
                <w:noProof/>
                <w:webHidden/>
              </w:rPr>
              <w:t>99</w:t>
            </w:r>
            <w:r w:rsidR="00353E47">
              <w:rPr>
                <w:noProof/>
                <w:webHidden/>
              </w:rPr>
              <w:fldChar w:fldCharType="end"/>
            </w:r>
          </w:hyperlink>
        </w:p>
        <w:p w:rsidR="00353E47" w:rsidRDefault="00390DC2">
          <w:pPr>
            <w:pStyle w:val="TOC3"/>
            <w:rPr>
              <w:rFonts w:eastAsiaTheme="minorEastAsia"/>
              <w:noProof/>
            </w:rPr>
          </w:pPr>
          <w:hyperlink w:anchor="_Toc5235939" w:history="1">
            <w:r w:rsidR="00353E47" w:rsidRPr="00767D8E">
              <w:rPr>
                <w:rStyle w:val="Hyperlink"/>
                <w:noProof/>
              </w:rPr>
              <w:t>Console.title { &lt;title_sexp&gt;}</w:t>
            </w:r>
            <w:r w:rsidR="00353E47">
              <w:rPr>
                <w:noProof/>
                <w:webHidden/>
              </w:rPr>
              <w:tab/>
            </w:r>
            <w:r w:rsidR="00353E47">
              <w:rPr>
                <w:noProof/>
                <w:webHidden/>
              </w:rPr>
              <w:fldChar w:fldCharType="begin"/>
            </w:r>
            <w:r w:rsidR="00353E47">
              <w:rPr>
                <w:noProof/>
                <w:webHidden/>
              </w:rPr>
              <w:instrText xml:space="preserve"> PAGEREF _Toc5235939 \h </w:instrText>
            </w:r>
            <w:r w:rsidR="00353E47">
              <w:rPr>
                <w:noProof/>
                <w:webHidden/>
              </w:rPr>
            </w:r>
            <w:r w:rsidR="00353E47">
              <w:rPr>
                <w:noProof/>
                <w:webHidden/>
              </w:rPr>
              <w:fldChar w:fldCharType="separate"/>
            </w:r>
            <w:r w:rsidR="00CA7A41">
              <w:rPr>
                <w:noProof/>
                <w:webHidden/>
              </w:rPr>
              <w:t>99</w:t>
            </w:r>
            <w:r w:rsidR="00353E47">
              <w:rPr>
                <w:noProof/>
                <w:webHidden/>
              </w:rPr>
              <w:fldChar w:fldCharType="end"/>
            </w:r>
          </w:hyperlink>
        </w:p>
        <w:p w:rsidR="00353E47" w:rsidRDefault="00390DC2">
          <w:pPr>
            <w:pStyle w:val="TOC2"/>
            <w:rPr>
              <w:rFonts w:eastAsiaTheme="minorEastAsia"/>
              <w:noProof/>
            </w:rPr>
          </w:pPr>
          <w:hyperlink w:anchor="_Toc5235940" w:history="1">
            <w:r w:rsidR="00353E47" w:rsidRPr="00767D8E">
              <w:rPr>
                <w:rStyle w:val="Hyperlink"/>
                <w:noProof/>
              </w:rPr>
              <w:t>User Input and Interaction</w:t>
            </w:r>
            <w:r w:rsidR="00353E47">
              <w:rPr>
                <w:noProof/>
                <w:webHidden/>
              </w:rPr>
              <w:tab/>
            </w:r>
            <w:r w:rsidR="00353E47">
              <w:rPr>
                <w:noProof/>
                <w:webHidden/>
              </w:rPr>
              <w:fldChar w:fldCharType="begin"/>
            </w:r>
            <w:r w:rsidR="00353E47">
              <w:rPr>
                <w:noProof/>
                <w:webHidden/>
              </w:rPr>
              <w:instrText xml:space="preserve"> PAGEREF _Toc5235940 \h </w:instrText>
            </w:r>
            <w:r w:rsidR="00353E47">
              <w:rPr>
                <w:noProof/>
                <w:webHidden/>
              </w:rPr>
            </w:r>
            <w:r w:rsidR="00353E47">
              <w:rPr>
                <w:noProof/>
                <w:webHidden/>
              </w:rPr>
              <w:fldChar w:fldCharType="separate"/>
            </w:r>
            <w:r w:rsidR="00CA7A41">
              <w:rPr>
                <w:noProof/>
                <w:webHidden/>
              </w:rPr>
              <w:t>99</w:t>
            </w:r>
            <w:r w:rsidR="00353E47">
              <w:rPr>
                <w:noProof/>
                <w:webHidden/>
              </w:rPr>
              <w:fldChar w:fldCharType="end"/>
            </w:r>
          </w:hyperlink>
        </w:p>
        <w:p w:rsidR="00353E47" w:rsidRDefault="00390DC2">
          <w:pPr>
            <w:pStyle w:val="TOC3"/>
            <w:rPr>
              <w:rFonts w:eastAsiaTheme="minorEastAsia"/>
              <w:noProof/>
            </w:rPr>
          </w:pPr>
          <w:hyperlink w:anchor="_Toc5235941" w:history="1">
            <w:r w:rsidR="00353E47" w:rsidRPr="00767D8E">
              <w:rPr>
                <w:rStyle w:val="Hyperlink"/>
                <w:noProof/>
              </w:rPr>
              <w:t>Dialog.message {&lt;title_sexp&gt;}, {&lt;message_sexp&gt;}, &lt;sel_nvar&gt; {, &lt;button1_sexp&gt;{, &lt;button2_sexp&gt;{, &lt;button3_sexp&gt;}}}</w:t>
            </w:r>
            <w:r w:rsidR="00353E47">
              <w:rPr>
                <w:noProof/>
                <w:webHidden/>
              </w:rPr>
              <w:tab/>
            </w:r>
            <w:r w:rsidR="00353E47">
              <w:rPr>
                <w:noProof/>
                <w:webHidden/>
              </w:rPr>
              <w:fldChar w:fldCharType="begin"/>
            </w:r>
            <w:r w:rsidR="00353E47">
              <w:rPr>
                <w:noProof/>
                <w:webHidden/>
              </w:rPr>
              <w:instrText xml:space="preserve"> PAGEREF _Toc5235941 \h </w:instrText>
            </w:r>
            <w:r w:rsidR="00353E47">
              <w:rPr>
                <w:noProof/>
                <w:webHidden/>
              </w:rPr>
            </w:r>
            <w:r w:rsidR="00353E47">
              <w:rPr>
                <w:noProof/>
                <w:webHidden/>
              </w:rPr>
              <w:fldChar w:fldCharType="separate"/>
            </w:r>
            <w:r w:rsidR="00CA7A41">
              <w:rPr>
                <w:noProof/>
                <w:webHidden/>
              </w:rPr>
              <w:t>99</w:t>
            </w:r>
            <w:r w:rsidR="00353E47">
              <w:rPr>
                <w:noProof/>
                <w:webHidden/>
              </w:rPr>
              <w:fldChar w:fldCharType="end"/>
            </w:r>
          </w:hyperlink>
        </w:p>
        <w:p w:rsidR="00353E47" w:rsidRDefault="00390DC2">
          <w:pPr>
            <w:pStyle w:val="TOC3"/>
            <w:rPr>
              <w:rFonts w:eastAsiaTheme="minorEastAsia"/>
              <w:noProof/>
            </w:rPr>
          </w:pPr>
          <w:hyperlink w:anchor="_Toc5235942" w:history="1">
            <w:r w:rsidR="00353E47" w:rsidRPr="00767D8E">
              <w:rPr>
                <w:rStyle w:val="Hyperlink"/>
                <w:noProof/>
              </w:rPr>
              <w:t>Dialog.select &lt;sel_nvar&gt;, &lt;Array$[]&gt;|&lt;list_nexp&gt; {,&lt;title_sexp&gt;}</w:t>
            </w:r>
            <w:r w:rsidR="00353E47">
              <w:rPr>
                <w:noProof/>
                <w:webHidden/>
              </w:rPr>
              <w:tab/>
            </w:r>
            <w:r w:rsidR="00353E47">
              <w:rPr>
                <w:noProof/>
                <w:webHidden/>
              </w:rPr>
              <w:fldChar w:fldCharType="begin"/>
            </w:r>
            <w:r w:rsidR="00353E47">
              <w:rPr>
                <w:noProof/>
                <w:webHidden/>
              </w:rPr>
              <w:instrText xml:space="preserve"> PAGEREF _Toc5235942 \h </w:instrText>
            </w:r>
            <w:r w:rsidR="00353E47">
              <w:rPr>
                <w:noProof/>
                <w:webHidden/>
              </w:rPr>
            </w:r>
            <w:r w:rsidR="00353E47">
              <w:rPr>
                <w:noProof/>
                <w:webHidden/>
              </w:rPr>
              <w:fldChar w:fldCharType="separate"/>
            </w:r>
            <w:r w:rsidR="00CA7A41">
              <w:rPr>
                <w:noProof/>
                <w:webHidden/>
              </w:rPr>
              <w:t>100</w:t>
            </w:r>
            <w:r w:rsidR="00353E47">
              <w:rPr>
                <w:noProof/>
                <w:webHidden/>
              </w:rPr>
              <w:fldChar w:fldCharType="end"/>
            </w:r>
          </w:hyperlink>
        </w:p>
        <w:p w:rsidR="00353E47" w:rsidRDefault="00390DC2">
          <w:pPr>
            <w:pStyle w:val="TOC3"/>
            <w:rPr>
              <w:rFonts w:eastAsiaTheme="minorEastAsia"/>
              <w:noProof/>
            </w:rPr>
          </w:pPr>
          <w:hyperlink w:anchor="_Toc5235943" w:history="1">
            <w:r w:rsidR="00353E47" w:rsidRPr="00767D8E">
              <w:rPr>
                <w:rStyle w:val="Hyperlink"/>
                <w:noProof/>
              </w:rPr>
              <w:t>Input {&lt;prompt_sexp&gt;}, &lt;result_var&gt;{, {&lt;default_exp&gt;}{, &lt;canceled_nvar&gt;}}</w:t>
            </w:r>
            <w:r w:rsidR="00353E47">
              <w:rPr>
                <w:noProof/>
                <w:webHidden/>
              </w:rPr>
              <w:tab/>
            </w:r>
            <w:r w:rsidR="00353E47">
              <w:rPr>
                <w:noProof/>
                <w:webHidden/>
              </w:rPr>
              <w:fldChar w:fldCharType="begin"/>
            </w:r>
            <w:r w:rsidR="00353E47">
              <w:rPr>
                <w:noProof/>
                <w:webHidden/>
              </w:rPr>
              <w:instrText xml:space="preserve"> PAGEREF _Toc5235943 \h </w:instrText>
            </w:r>
            <w:r w:rsidR="00353E47">
              <w:rPr>
                <w:noProof/>
                <w:webHidden/>
              </w:rPr>
            </w:r>
            <w:r w:rsidR="00353E47">
              <w:rPr>
                <w:noProof/>
                <w:webHidden/>
              </w:rPr>
              <w:fldChar w:fldCharType="separate"/>
            </w:r>
            <w:r w:rsidR="00CA7A41">
              <w:rPr>
                <w:noProof/>
                <w:webHidden/>
              </w:rPr>
              <w:t>101</w:t>
            </w:r>
            <w:r w:rsidR="00353E47">
              <w:rPr>
                <w:noProof/>
                <w:webHidden/>
              </w:rPr>
              <w:fldChar w:fldCharType="end"/>
            </w:r>
          </w:hyperlink>
        </w:p>
        <w:p w:rsidR="00353E47" w:rsidRDefault="00390DC2">
          <w:pPr>
            <w:pStyle w:val="TOC3"/>
            <w:rPr>
              <w:rFonts w:eastAsiaTheme="minorEastAsia"/>
              <w:noProof/>
            </w:rPr>
          </w:pPr>
          <w:hyperlink w:anchor="_Toc5235944" w:history="1">
            <w:r w:rsidR="00353E47" w:rsidRPr="00767D8E">
              <w:rPr>
                <w:rStyle w:val="Hyperlink"/>
                <w:noProof/>
              </w:rPr>
              <w:t>Inkey$ &lt;svar&gt;</w:t>
            </w:r>
            <w:r w:rsidR="00353E47">
              <w:rPr>
                <w:noProof/>
                <w:webHidden/>
              </w:rPr>
              <w:tab/>
            </w:r>
            <w:r w:rsidR="00353E47">
              <w:rPr>
                <w:noProof/>
                <w:webHidden/>
              </w:rPr>
              <w:fldChar w:fldCharType="begin"/>
            </w:r>
            <w:r w:rsidR="00353E47">
              <w:rPr>
                <w:noProof/>
                <w:webHidden/>
              </w:rPr>
              <w:instrText xml:space="preserve"> PAGEREF _Toc5235944 \h </w:instrText>
            </w:r>
            <w:r w:rsidR="00353E47">
              <w:rPr>
                <w:noProof/>
                <w:webHidden/>
              </w:rPr>
            </w:r>
            <w:r w:rsidR="00353E47">
              <w:rPr>
                <w:noProof/>
                <w:webHidden/>
              </w:rPr>
              <w:fldChar w:fldCharType="separate"/>
            </w:r>
            <w:r w:rsidR="00CA7A41">
              <w:rPr>
                <w:noProof/>
                <w:webHidden/>
              </w:rPr>
              <w:t>101</w:t>
            </w:r>
            <w:r w:rsidR="00353E47">
              <w:rPr>
                <w:noProof/>
                <w:webHidden/>
              </w:rPr>
              <w:fldChar w:fldCharType="end"/>
            </w:r>
          </w:hyperlink>
        </w:p>
        <w:p w:rsidR="00353E47" w:rsidRDefault="00390DC2">
          <w:pPr>
            <w:pStyle w:val="TOC3"/>
            <w:rPr>
              <w:rFonts w:eastAsiaTheme="minorEastAsia"/>
              <w:noProof/>
            </w:rPr>
          </w:pPr>
          <w:hyperlink w:anchor="_Toc5235945" w:history="1">
            <w:r w:rsidR="00353E47" w:rsidRPr="00767D8E">
              <w:rPr>
                <w:rStyle w:val="Hyperlink"/>
                <w:noProof/>
              </w:rPr>
              <w:t>Popup &lt;message_sexp&gt; {{, &lt;x_nexp&gt;}{, &lt;y_nexp&gt;}{, &lt;duration_lexp&gt;}}</w:t>
            </w:r>
            <w:r w:rsidR="00353E47">
              <w:rPr>
                <w:noProof/>
                <w:webHidden/>
              </w:rPr>
              <w:tab/>
            </w:r>
            <w:r w:rsidR="00353E47">
              <w:rPr>
                <w:noProof/>
                <w:webHidden/>
              </w:rPr>
              <w:fldChar w:fldCharType="begin"/>
            </w:r>
            <w:r w:rsidR="00353E47">
              <w:rPr>
                <w:noProof/>
                <w:webHidden/>
              </w:rPr>
              <w:instrText xml:space="preserve"> PAGEREF _Toc5235945 \h </w:instrText>
            </w:r>
            <w:r w:rsidR="00353E47">
              <w:rPr>
                <w:noProof/>
                <w:webHidden/>
              </w:rPr>
            </w:r>
            <w:r w:rsidR="00353E47">
              <w:rPr>
                <w:noProof/>
                <w:webHidden/>
              </w:rPr>
              <w:fldChar w:fldCharType="separate"/>
            </w:r>
            <w:r w:rsidR="00CA7A41">
              <w:rPr>
                <w:noProof/>
                <w:webHidden/>
              </w:rPr>
              <w:t>102</w:t>
            </w:r>
            <w:r w:rsidR="00353E47">
              <w:rPr>
                <w:noProof/>
                <w:webHidden/>
              </w:rPr>
              <w:fldChar w:fldCharType="end"/>
            </w:r>
          </w:hyperlink>
        </w:p>
        <w:p w:rsidR="00353E47" w:rsidRDefault="00390DC2">
          <w:pPr>
            <w:pStyle w:val="TOC3"/>
            <w:rPr>
              <w:rFonts w:eastAsiaTheme="minorEastAsia"/>
              <w:noProof/>
            </w:rPr>
          </w:pPr>
          <w:hyperlink w:anchor="_Toc5235946" w:history="1">
            <w:r w:rsidR="00353E47" w:rsidRPr="00767D8E">
              <w:rPr>
                <w:rStyle w:val="Hyperlink"/>
                <w:noProof/>
              </w:rPr>
              <w:t>Select &lt;sel_nvar&gt;, &lt;Array$[]&gt;|&lt;list_nexp&gt; {,&lt;title_sexp&gt; {, &lt;message_sexp&gt; } } {,&lt;press_lvar&gt; }</w:t>
            </w:r>
            <w:r w:rsidR="00353E47">
              <w:rPr>
                <w:noProof/>
                <w:webHidden/>
              </w:rPr>
              <w:tab/>
            </w:r>
            <w:r w:rsidR="00353E47">
              <w:rPr>
                <w:noProof/>
                <w:webHidden/>
              </w:rPr>
              <w:fldChar w:fldCharType="begin"/>
            </w:r>
            <w:r w:rsidR="00353E47">
              <w:rPr>
                <w:noProof/>
                <w:webHidden/>
              </w:rPr>
              <w:instrText xml:space="preserve"> PAGEREF _Toc5235946 \h </w:instrText>
            </w:r>
            <w:r w:rsidR="00353E47">
              <w:rPr>
                <w:noProof/>
                <w:webHidden/>
              </w:rPr>
            </w:r>
            <w:r w:rsidR="00353E47">
              <w:rPr>
                <w:noProof/>
                <w:webHidden/>
              </w:rPr>
              <w:fldChar w:fldCharType="separate"/>
            </w:r>
            <w:r w:rsidR="00CA7A41">
              <w:rPr>
                <w:noProof/>
                <w:webHidden/>
              </w:rPr>
              <w:t>102</w:t>
            </w:r>
            <w:r w:rsidR="00353E47">
              <w:rPr>
                <w:noProof/>
                <w:webHidden/>
              </w:rPr>
              <w:fldChar w:fldCharType="end"/>
            </w:r>
          </w:hyperlink>
        </w:p>
        <w:p w:rsidR="00353E47" w:rsidRDefault="00390DC2">
          <w:pPr>
            <w:pStyle w:val="TOC3"/>
            <w:rPr>
              <w:rFonts w:eastAsiaTheme="minorEastAsia"/>
              <w:noProof/>
            </w:rPr>
          </w:pPr>
          <w:hyperlink w:anchor="_Toc5235947" w:history="1">
            <w:r w:rsidR="00353E47" w:rsidRPr="00767D8E">
              <w:rPr>
                <w:rStyle w:val="Hyperlink"/>
                <w:rFonts w:eastAsia="Times New Roman"/>
                <w:noProof/>
              </w:rPr>
              <w:t>Text.input &lt;svar&gt;{, { &lt;text_sexp&gt;} , &lt;title_sexp&gt; }</w:t>
            </w:r>
            <w:r w:rsidR="00353E47">
              <w:rPr>
                <w:noProof/>
                <w:webHidden/>
              </w:rPr>
              <w:tab/>
            </w:r>
            <w:r w:rsidR="00353E47">
              <w:rPr>
                <w:noProof/>
                <w:webHidden/>
              </w:rPr>
              <w:fldChar w:fldCharType="begin"/>
            </w:r>
            <w:r w:rsidR="00353E47">
              <w:rPr>
                <w:noProof/>
                <w:webHidden/>
              </w:rPr>
              <w:instrText xml:space="preserve"> PAGEREF _Toc5235947 \h </w:instrText>
            </w:r>
            <w:r w:rsidR="00353E47">
              <w:rPr>
                <w:noProof/>
                <w:webHidden/>
              </w:rPr>
            </w:r>
            <w:r w:rsidR="00353E47">
              <w:rPr>
                <w:noProof/>
                <w:webHidden/>
              </w:rPr>
              <w:fldChar w:fldCharType="separate"/>
            </w:r>
            <w:r w:rsidR="00CA7A41">
              <w:rPr>
                <w:noProof/>
                <w:webHidden/>
              </w:rPr>
              <w:t>102</w:t>
            </w:r>
            <w:r w:rsidR="00353E47">
              <w:rPr>
                <w:noProof/>
                <w:webHidden/>
              </w:rPr>
              <w:fldChar w:fldCharType="end"/>
            </w:r>
          </w:hyperlink>
        </w:p>
        <w:p w:rsidR="00353E47" w:rsidRDefault="00390DC2">
          <w:pPr>
            <w:pStyle w:val="TOC3"/>
            <w:rPr>
              <w:rFonts w:eastAsiaTheme="minorEastAsia"/>
              <w:noProof/>
            </w:rPr>
          </w:pPr>
          <w:hyperlink w:anchor="_Toc5235948" w:history="1">
            <w:r w:rsidR="00353E47" w:rsidRPr="00767D8E">
              <w:rPr>
                <w:rStyle w:val="Hyperlink"/>
                <w:noProof/>
              </w:rPr>
              <w:t>TGet &lt;result_svar&gt;, &lt;prompt_sexp&gt; {, &lt;title_sexp&gt;}</w:t>
            </w:r>
            <w:r w:rsidR="00353E47">
              <w:rPr>
                <w:noProof/>
                <w:webHidden/>
              </w:rPr>
              <w:tab/>
            </w:r>
            <w:r w:rsidR="00353E47">
              <w:rPr>
                <w:noProof/>
                <w:webHidden/>
              </w:rPr>
              <w:fldChar w:fldCharType="begin"/>
            </w:r>
            <w:r w:rsidR="00353E47">
              <w:rPr>
                <w:noProof/>
                <w:webHidden/>
              </w:rPr>
              <w:instrText xml:space="preserve"> PAGEREF _Toc5235948 \h </w:instrText>
            </w:r>
            <w:r w:rsidR="00353E47">
              <w:rPr>
                <w:noProof/>
                <w:webHidden/>
              </w:rPr>
            </w:r>
            <w:r w:rsidR="00353E47">
              <w:rPr>
                <w:noProof/>
                <w:webHidden/>
              </w:rPr>
              <w:fldChar w:fldCharType="separate"/>
            </w:r>
            <w:r w:rsidR="00CA7A41">
              <w:rPr>
                <w:noProof/>
                <w:webHidden/>
              </w:rPr>
              <w:t>103</w:t>
            </w:r>
            <w:r w:rsidR="00353E47">
              <w:rPr>
                <w:noProof/>
                <w:webHidden/>
              </w:rPr>
              <w:fldChar w:fldCharType="end"/>
            </w:r>
          </w:hyperlink>
        </w:p>
        <w:p w:rsidR="00353E47" w:rsidRDefault="00390DC2">
          <w:pPr>
            <w:pStyle w:val="TOC3"/>
            <w:rPr>
              <w:rFonts w:eastAsiaTheme="minorEastAsia"/>
              <w:noProof/>
            </w:rPr>
          </w:pPr>
          <w:hyperlink w:anchor="_Toc5235949" w:history="1">
            <w:r w:rsidR="00353E47" w:rsidRPr="00767D8E">
              <w:rPr>
                <w:rStyle w:val="Hyperlink"/>
                <w:noProof/>
              </w:rPr>
              <w:t>Kb.hide</w:t>
            </w:r>
            <w:r w:rsidR="00353E47">
              <w:rPr>
                <w:noProof/>
                <w:webHidden/>
              </w:rPr>
              <w:tab/>
            </w:r>
            <w:r w:rsidR="00353E47">
              <w:rPr>
                <w:noProof/>
                <w:webHidden/>
              </w:rPr>
              <w:fldChar w:fldCharType="begin"/>
            </w:r>
            <w:r w:rsidR="00353E47">
              <w:rPr>
                <w:noProof/>
                <w:webHidden/>
              </w:rPr>
              <w:instrText xml:space="preserve"> PAGEREF _Toc5235949 \h </w:instrText>
            </w:r>
            <w:r w:rsidR="00353E47">
              <w:rPr>
                <w:noProof/>
                <w:webHidden/>
              </w:rPr>
            </w:r>
            <w:r w:rsidR="00353E47">
              <w:rPr>
                <w:noProof/>
                <w:webHidden/>
              </w:rPr>
              <w:fldChar w:fldCharType="separate"/>
            </w:r>
            <w:r w:rsidR="00CA7A41">
              <w:rPr>
                <w:noProof/>
                <w:webHidden/>
              </w:rPr>
              <w:t>103</w:t>
            </w:r>
            <w:r w:rsidR="00353E47">
              <w:rPr>
                <w:noProof/>
                <w:webHidden/>
              </w:rPr>
              <w:fldChar w:fldCharType="end"/>
            </w:r>
          </w:hyperlink>
        </w:p>
        <w:p w:rsidR="00353E47" w:rsidRDefault="00390DC2">
          <w:pPr>
            <w:pStyle w:val="TOC3"/>
            <w:rPr>
              <w:rFonts w:eastAsiaTheme="minorEastAsia"/>
              <w:noProof/>
            </w:rPr>
          </w:pPr>
          <w:hyperlink w:anchor="_Toc5235950" w:history="1">
            <w:r w:rsidR="00353E47" w:rsidRPr="00767D8E">
              <w:rPr>
                <w:rStyle w:val="Hyperlink"/>
                <w:noProof/>
              </w:rPr>
              <w:t>Kb.show</w:t>
            </w:r>
            <w:r w:rsidR="00353E47">
              <w:rPr>
                <w:noProof/>
                <w:webHidden/>
              </w:rPr>
              <w:tab/>
            </w:r>
            <w:r w:rsidR="00353E47">
              <w:rPr>
                <w:noProof/>
                <w:webHidden/>
              </w:rPr>
              <w:fldChar w:fldCharType="begin"/>
            </w:r>
            <w:r w:rsidR="00353E47">
              <w:rPr>
                <w:noProof/>
                <w:webHidden/>
              </w:rPr>
              <w:instrText xml:space="preserve"> PAGEREF _Toc5235950 \h </w:instrText>
            </w:r>
            <w:r w:rsidR="00353E47">
              <w:rPr>
                <w:noProof/>
                <w:webHidden/>
              </w:rPr>
            </w:r>
            <w:r w:rsidR="00353E47">
              <w:rPr>
                <w:noProof/>
                <w:webHidden/>
              </w:rPr>
              <w:fldChar w:fldCharType="separate"/>
            </w:r>
            <w:r w:rsidR="00CA7A41">
              <w:rPr>
                <w:noProof/>
                <w:webHidden/>
              </w:rPr>
              <w:t>103</w:t>
            </w:r>
            <w:r w:rsidR="00353E47">
              <w:rPr>
                <w:noProof/>
                <w:webHidden/>
              </w:rPr>
              <w:fldChar w:fldCharType="end"/>
            </w:r>
          </w:hyperlink>
        </w:p>
        <w:p w:rsidR="00353E47" w:rsidRDefault="00390DC2">
          <w:pPr>
            <w:pStyle w:val="TOC3"/>
            <w:rPr>
              <w:rFonts w:eastAsiaTheme="minorEastAsia"/>
              <w:noProof/>
            </w:rPr>
          </w:pPr>
          <w:hyperlink w:anchor="_Toc5235951" w:history="1">
            <w:r w:rsidR="00353E47" w:rsidRPr="00767D8E">
              <w:rPr>
                <w:rStyle w:val="Hyperlink"/>
                <w:noProof/>
              </w:rPr>
              <w:t>Kb.toggle</w:t>
            </w:r>
            <w:r w:rsidR="00353E47">
              <w:rPr>
                <w:noProof/>
                <w:webHidden/>
              </w:rPr>
              <w:tab/>
            </w:r>
            <w:r w:rsidR="00353E47">
              <w:rPr>
                <w:noProof/>
                <w:webHidden/>
              </w:rPr>
              <w:fldChar w:fldCharType="begin"/>
            </w:r>
            <w:r w:rsidR="00353E47">
              <w:rPr>
                <w:noProof/>
                <w:webHidden/>
              </w:rPr>
              <w:instrText xml:space="preserve"> PAGEREF _Toc5235951 \h </w:instrText>
            </w:r>
            <w:r w:rsidR="00353E47">
              <w:rPr>
                <w:noProof/>
                <w:webHidden/>
              </w:rPr>
            </w:r>
            <w:r w:rsidR="00353E47">
              <w:rPr>
                <w:noProof/>
                <w:webHidden/>
              </w:rPr>
              <w:fldChar w:fldCharType="separate"/>
            </w:r>
            <w:r w:rsidR="00CA7A41">
              <w:rPr>
                <w:noProof/>
                <w:webHidden/>
              </w:rPr>
              <w:t>104</w:t>
            </w:r>
            <w:r w:rsidR="00353E47">
              <w:rPr>
                <w:noProof/>
                <w:webHidden/>
              </w:rPr>
              <w:fldChar w:fldCharType="end"/>
            </w:r>
          </w:hyperlink>
        </w:p>
        <w:p w:rsidR="00353E47" w:rsidRDefault="00390DC2">
          <w:pPr>
            <w:pStyle w:val="TOC3"/>
            <w:rPr>
              <w:rFonts w:eastAsiaTheme="minorEastAsia"/>
              <w:noProof/>
            </w:rPr>
          </w:pPr>
          <w:hyperlink w:anchor="_Toc5235952" w:history="1">
            <w:r w:rsidR="00353E47" w:rsidRPr="00767D8E">
              <w:rPr>
                <w:rStyle w:val="Hyperlink"/>
                <w:noProof/>
              </w:rPr>
              <w:t>Kb.showing &lt;lvar&gt;</w:t>
            </w:r>
            <w:r w:rsidR="00353E47">
              <w:rPr>
                <w:noProof/>
                <w:webHidden/>
              </w:rPr>
              <w:tab/>
            </w:r>
            <w:r w:rsidR="00353E47">
              <w:rPr>
                <w:noProof/>
                <w:webHidden/>
              </w:rPr>
              <w:fldChar w:fldCharType="begin"/>
            </w:r>
            <w:r w:rsidR="00353E47">
              <w:rPr>
                <w:noProof/>
                <w:webHidden/>
              </w:rPr>
              <w:instrText xml:space="preserve"> PAGEREF _Toc5235952 \h </w:instrText>
            </w:r>
            <w:r w:rsidR="00353E47">
              <w:rPr>
                <w:noProof/>
                <w:webHidden/>
              </w:rPr>
            </w:r>
            <w:r w:rsidR="00353E47">
              <w:rPr>
                <w:noProof/>
                <w:webHidden/>
              </w:rPr>
              <w:fldChar w:fldCharType="separate"/>
            </w:r>
            <w:r w:rsidR="00CA7A41">
              <w:rPr>
                <w:noProof/>
                <w:webHidden/>
              </w:rPr>
              <w:t>104</w:t>
            </w:r>
            <w:r w:rsidR="00353E47">
              <w:rPr>
                <w:noProof/>
                <w:webHidden/>
              </w:rPr>
              <w:fldChar w:fldCharType="end"/>
            </w:r>
          </w:hyperlink>
        </w:p>
        <w:p w:rsidR="00353E47" w:rsidRDefault="00390DC2">
          <w:pPr>
            <w:pStyle w:val="TOC3"/>
            <w:rPr>
              <w:rFonts w:eastAsiaTheme="minorEastAsia"/>
              <w:noProof/>
            </w:rPr>
          </w:pPr>
          <w:hyperlink w:anchor="_Toc5235953" w:history="1">
            <w:r w:rsidR="00353E47" w:rsidRPr="00767D8E">
              <w:rPr>
                <w:rStyle w:val="Hyperlink"/>
                <w:noProof/>
              </w:rPr>
              <w:t>OnKbChange:</w:t>
            </w:r>
            <w:r w:rsidR="00353E47">
              <w:rPr>
                <w:noProof/>
                <w:webHidden/>
              </w:rPr>
              <w:tab/>
            </w:r>
            <w:r w:rsidR="00353E47">
              <w:rPr>
                <w:noProof/>
                <w:webHidden/>
              </w:rPr>
              <w:fldChar w:fldCharType="begin"/>
            </w:r>
            <w:r w:rsidR="00353E47">
              <w:rPr>
                <w:noProof/>
                <w:webHidden/>
              </w:rPr>
              <w:instrText xml:space="preserve"> PAGEREF _Toc5235953 \h </w:instrText>
            </w:r>
            <w:r w:rsidR="00353E47">
              <w:rPr>
                <w:noProof/>
                <w:webHidden/>
              </w:rPr>
            </w:r>
            <w:r w:rsidR="00353E47">
              <w:rPr>
                <w:noProof/>
                <w:webHidden/>
              </w:rPr>
              <w:fldChar w:fldCharType="separate"/>
            </w:r>
            <w:r w:rsidR="00CA7A41">
              <w:rPr>
                <w:noProof/>
                <w:webHidden/>
              </w:rPr>
              <w:t>104</w:t>
            </w:r>
            <w:r w:rsidR="00353E47">
              <w:rPr>
                <w:noProof/>
                <w:webHidden/>
              </w:rPr>
              <w:fldChar w:fldCharType="end"/>
            </w:r>
          </w:hyperlink>
        </w:p>
        <w:p w:rsidR="00353E47" w:rsidRDefault="00390DC2">
          <w:pPr>
            <w:pStyle w:val="TOC3"/>
            <w:rPr>
              <w:rFonts w:eastAsiaTheme="minorEastAsia"/>
              <w:noProof/>
            </w:rPr>
          </w:pPr>
          <w:hyperlink w:anchor="_Toc5235954" w:history="1">
            <w:r w:rsidR="00353E47" w:rsidRPr="00767D8E">
              <w:rPr>
                <w:rStyle w:val="Hyperlink"/>
                <w:noProof/>
              </w:rPr>
              <w:t>Kb.resume</w:t>
            </w:r>
            <w:r w:rsidR="00353E47">
              <w:rPr>
                <w:noProof/>
                <w:webHidden/>
              </w:rPr>
              <w:tab/>
            </w:r>
            <w:r w:rsidR="00353E47">
              <w:rPr>
                <w:noProof/>
                <w:webHidden/>
              </w:rPr>
              <w:fldChar w:fldCharType="begin"/>
            </w:r>
            <w:r w:rsidR="00353E47">
              <w:rPr>
                <w:noProof/>
                <w:webHidden/>
              </w:rPr>
              <w:instrText xml:space="preserve"> PAGEREF _Toc5235954 \h </w:instrText>
            </w:r>
            <w:r w:rsidR="00353E47">
              <w:rPr>
                <w:noProof/>
                <w:webHidden/>
              </w:rPr>
            </w:r>
            <w:r w:rsidR="00353E47">
              <w:rPr>
                <w:noProof/>
                <w:webHidden/>
              </w:rPr>
              <w:fldChar w:fldCharType="separate"/>
            </w:r>
            <w:r w:rsidR="00CA7A41">
              <w:rPr>
                <w:noProof/>
                <w:webHidden/>
              </w:rPr>
              <w:t>104</w:t>
            </w:r>
            <w:r w:rsidR="00353E47">
              <w:rPr>
                <w:noProof/>
                <w:webHidden/>
              </w:rPr>
              <w:fldChar w:fldCharType="end"/>
            </w:r>
          </w:hyperlink>
        </w:p>
        <w:p w:rsidR="00353E47" w:rsidRDefault="00390DC2">
          <w:pPr>
            <w:pStyle w:val="TOC3"/>
            <w:rPr>
              <w:rFonts w:eastAsiaTheme="minorEastAsia"/>
              <w:noProof/>
            </w:rPr>
          </w:pPr>
          <w:hyperlink w:anchor="_Toc5235955" w:history="1">
            <w:r w:rsidR="00353E47" w:rsidRPr="00767D8E">
              <w:rPr>
                <w:rStyle w:val="Hyperlink"/>
                <w:noProof/>
              </w:rPr>
              <w:t>The Soft Keyboard and the BACK Key</w:t>
            </w:r>
            <w:r w:rsidR="00353E47">
              <w:rPr>
                <w:noProof/>
                <w:webHidden/>
              </w:rPr>
              <w:tab/>
            </w:r>
            <w:r w:rsidR="00353E47">
              <w:rPr>
                <w:noProof/>
                <w:webHidden/>
              </w:rPr>
              <w:fldChar w:fldCharType="begin"/>
            </w:r>
            <w:r w:rsidR="00353E47">
              <w:rPr>
                <w:noProof/>
                <w:webHidden/>
              </w:rPr>
              <w:instrText xml:space="preserve"> PAGEREF _Toc5235955 \h </w:instrText>
            </w:r>
            <w:r w:rsidR="00353E47">
              <w:rPr>
                <w:noProof/>
                <w:webHidden/>
              </w:rPr>
            </w:r>
            <w:r w:rsidR="00353E47">
              <w:rPr>
                <w:noProof/>
                <w:webHidden/>
              </w:rPr>
              <w:fldChar w:fldCharType="separate"/>
            </w:r>
            <w:r w:rsidR="00CA7A41">
              <w:rPr>
                <w:noProof/>
                <w:webHidden/>
              </w:rPr>
              <w:t>104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56" w:history="1">
            <w:r w:rsidR="00353E47" w:rsidRPr="00767D8E">
              <w:rPr>
                <w:rStyle w:val="Hyperlink"/>
                <w:noProof/>
              </w:rPr>
              <w:t>Working with Files</w:t>
            </w:r>
            <w:r w:rsidR="00353E47">
              <w:rPr>
                <w:noProof/>
                <w:webHidden/>
              </w:rPr>
              <w:tab/>
            </w:r>
            <w:r w:rsidR="00353E47">
              <w:rPr>
                <w:noProof/>
                <w:webHidden/>
              </w:rPr>
              <w:fldChar w:fldCharType="begin"/>
            </w:r>
            <w:r w:rsidR="00353E47">
              <w:rPr>
                <w:noProof/>
                <w:webHidden/>
              </w:rPr>
              <w:instrText xml:space="preserve"> PAGEREF _Toc5235956 \h </w:instrText>
            </w:r>
            <w:r w:rsidR="00353E47">
              <w:rPr>
                <w:noProof/>
                <w:webHidden/>
              </w:rPr>
            </w:r>
            <w:r w:rsidR="00353E47">
              <w:rPr>
                <w:noProof/>
                <w:webHidden/>
              </w:rPr>
              <w:fldChar w:fldCharType="separate"/>
            </w:r>
            <w:r w:rsidR="00CA7A41">
              <w:rPr>
                <w:noProof/>
                <w:webHidden/>
              </w:rPr>
              <w:t>105</w:t>
            </w:r>
            <w:r w:rsidR="00353E47">
              <w:rPr>
                <w:noProof/>
                <w:webHidden/>
              </w:rPr>
              <w:fldChar w:fldCharType="end"/>
            </w:r>
          </w:hyperlink>
        </w:p>
        <w:p w:rsidR="00353E47" w:rsidRDefault="00390DC2">
          <w:pPr>
            <w:pStyle w:val="TOC2"/>
            <w:rPr>
              <w:rFonts w:eastAsiaTheme="minorEastAsia"/>
              <w:noProof/>
            </w:rPr>
          </w:pPr>
          <w:hyperlink w:anchor="_Toc5235957" w:history="1">
            <w:r w:rsidR="00353E47" w:rsidRPr="00767D8E">
              <w:rPr>
                <w:rStyle w:val="Hyperlink"/>
                <w:noProof/>
              </w:rPr>
              <w:t>Paths Explained – a beginner’s guide</w:t>
            </w:r>
            <w:r w:rsidR="00353E47">
              <w:rPr>
                <w:noProof/>
                <w:webHidden/>
              </w:rPr>
              <w:tab/>
            </w:r>
            <w:r w:rsidR="00353E47">
              <w:rPr>
                <w:noProof/>
                <w:webHidden/>
              </w:rPr>
              <w:fldChar w:fldCharType="begin"/>
            </w:r>
            <w:r w:rsidR="00353E47">
              <w:rPr>
                <w:noProof/>
                <w:webHidden/>
              </w:rPr>
              <w:instrText xml:space="preserve"> PAGEREF _Toc5235957 \h </w:instrText>
            </w:r>
            <w:r w:rsidR="00353E47">
              <w:rPr>
                <w:noProof/>
                <w:webHidden/>
              </w:rPr>
            </w:r>
            <w:r w:rsidR="00353E47">
              <w:rPr>
                <w:noProof/>
                <w:webHidden/>
              </w:rPr>
              <w:fldChar w:fldCharType="separate"/>
            </w:r>
            <w:r w:rsidR="00CA7A41">
              <w:rPr>
                <w:noProof/>
                <w:webHidden/>
              </w:rPr>
              <w:t>105</w:t>
            </w:r>
            <w:r w:rsidR="00353E47">
              <w:rPr>
                <w:noProof/>
                <w:webHidden/>
              </w:rPr>
              <w:fldChar w:fldCharType="end"/>
            </w:r>
          </w:hyperlink>
        </w:p>
        <w:p w:rsidR="00353E47" w:rsidRDefault="00390DC2">
          <w:pPr>
            <w:pStyle w:val="TOC2"/>
            <w:rPr>
              <w:rFonts w:eastAsiaTheme="minorEastAsia"/>
              <w:noProof/>
            </w:rPr>
          </w:pPr>
          <w:hyperlink w:anchor="_Toc5235958" w:history="1">
            <w:r w:rsidR="00353E47" w:rsidRPr="00767D8E">
              <w:rPr>
                <w:rStyle w:val="Hyperlink"/>
                <w:noProof/>
              </w:rPr>
              <w:t>Paths in BASIC!</w:t>
            </w:r>
            <w:r w:rsidR="00353E47">
              <w:rPr>
                <w:noProof/>
                <w:webHidden/>
              </w:rPr>
              <w:tab/>
            </w:r>
            <w:r w:rsidR="00353E47">
              <w:rPr>
                <w:noProof/>
                <w:webHidden/>
              </w:rPr>
              <w:fldChar w:fldCharType="begin"/>
            </w:r>
            <w:r w:rsidR="00353E47">
              <w:rPr>
                <w:noProof/>
                <w:webHidden/>
              </w:rPr>
              <w:instrText xml:space="preserve"> PAGEREF _Toc5235958 \h </w:instrText>
            </w:r>
            <w:r w:rsidR="00353E47">
              <w:rPr>
                <w:noProof/>
                <w:webHidden/>
              </w:rPr>
            </w:r>
            <w:r w:rsidR="00353E47">
              <w:rPr>
                <w:noProof/>
                <w:webHidden/>
              </w:rPr>
              <w:fldChar w:fldCharType="separate"/>
            </w:r>
            <w:r w:rsidR="00CA7A41">
              <w:rPr>
                <w:noProof/>
                <w:webHidden/>
              </w:rPr>
              <w:t>105</w:t>
            </w:r>
            <w:r w:rsidR="00353E47">
              <w:rPr>
                <w:noProof/>
                <w:webHidden/>
              </w:rPr>
              <w:fldChar w:fldCharType="end"/>
            </w:r>
          </w:hyperlink>
        </w:p>
        <w:p w:rsidR="00353E47" w:rsidRDefault="00390DC2">
          <w:pPr>
            <w:pStyle w:val="TOC2"/>
            <w:rPr>
              <w:rFonts w:eastAsiaTheme="minorEastAsia"/>
              <w:noProof/>
            </w:rPr>
          </w:pPr>
          <w:hyperlink w:anchor="_Toc5235959" w:history="1">
            <w:r w:rsidR="00353E47" w:rsidRPr="00767D8E">
              <w:rPr>
                <w:rStyle w:val="Hyperlink"/>
                <w:noProof/>
              </w:rPr>
              <w:t>Paths Outside of BASIC!</w:t>
            </w:r>
            <w:r w:rsidR="00353E47">
              <w:rPr>
                <w:noProof/>
                <w:webHidden/>
              </w:rPr>
              <w:tab/>
            </w:r>
            <w:r w:rsidR="00353E47">
              <w:rPr>
                <w:noProof/>
                <w:webHidden/>
              </w:rPr>
              <w:fldChar w:fldCharType="begin"/>
            </w:r>
            <w:r w:rsidR="00353E47">
              <w:rPr>
                <w:noProof/>
                <w:webHidden/>
              </w:rPr>
              <w:instrText xml:space="preserve"> PAGEREF _Toc5235959 \h </w:instrText>
            </w:r>
            <w:r w:rsidR="00353E47">
              <w:rPr>
                <w:noProof/>
                <w:webHidden/>
              </w:rPr>
            </w:r>
            <w:r w:rsidR="00353E47">
              <w:rPr>
                <w:noProof/>
                <w:webHidden/>
              </w:rPr>
              <w:fldChar w:fldCharType="separate"/>
            </w:r>
            <w:r w:rsidR="00CA7A41">
              <w:rPr>
                <w:noProof/>
                <w:webHidden/>
              </w:rPr>
              <w:t>106</w:t>
            </w:r>
            <w:r w:rsidR="00353E47">
              <w:rPr>
                <w:noProof/>
                <w:webHidden/>
              </w:rPr>
              <w:fldChar w:fldCharType="end"/>
            </w:r>
          </w:hyperlink>
        </w:p>
        <w:p w:rsidR="00353E47" w:rsidRDefault="00390DC2">
          <w:pPr>
            <w:pStyle w:val="TOC2"/>
            <w:rPr>
              <w:rFonts w:eastAsiaTheme="minorEastAsia"/>
              <w:noProof/>
            </w:rPr>
          </w:pPr>
          <w:hyperlink w:anchor="_Toc5235960" w:history="1">
            <w:r w:rsidR="00353E47" w:rsidRPr="00767D8E">
              <w:rPr>
                <w:rStyle w:val="Hyperlink"/>
                <w:noProof/>
              </w:rPr>
              <w:t>Paths and Case-sensitivity</w:t>
            </w:r>
            <w:r w:rsidR="00353E47">
              <w:rPr>
                <w:noProof/>
                <w:webHidden/>
              </w:rPr>
              <w:tab/>
            </w:r>
            <w:r w:rsidR="00353E47">
              <w:rPr>
                <w:noProof/>
                <w:webHidden/>
              </w:rPr>
              <w:fldChar w:fldCharType="begin"/>
            </w:r>
            <w:r w:rsidR="00353E47">
              <w:rPr>
                <w:noProof/>
                <w:webHidden/>
              </w:rPr>
              <w:instrText xml:space="preserve"> PAGEREF _Toc5235960 \h </w:instrText>
            </w:r>
            <w:r w:rsidR="00353E47">
              <w:rPr>
                <w:noProof/>
                <w:webHidden/>
              </w:rPr>
            </w:r>
            <w:r w:rsidR="00353E47">
              <w:rPr>
                <w:noProof/>
                <w:webHidden/>
              </w:rPr>
              <w:fldChar w:fldCharType="separate"/>
            </w:r>
            <w:r w:rsidR="00CA7A41">
              <w:rPr>
                <w:noProof/>
                <w:webHidden/>
              </w:rPr>
              <w:t>106</w:t>
            </w:r>
            <w:r w:rsidR="00353E47">
              <w:rPr>
                <w:noProof/>
                <w:webHidden/>
              </w:rPr>
              <w:fldChar w:fldCharType="end"/>
            </w:r>
          </w:hyperlink>
        </w:p>
        <w:p w:rsidR="00353E47" w:rsidRDefault="00390DC2">
          <w:pPr>
            <w:pStyle w:val="TOC2"/>
            <w:rPr>
              <w:rFonts w:eastAsiaTheme="minorEastAsia"/>
              <w:noProof/>
            </w:rPr>
          </w:pPr>
          <w:hyperlink w:anchor="_Toc5235961" w:history="1">
            <w:r w:rsidR="00353E47" w:rsidRPr="00767D8E">
              <w:rPr>
                <w:rStyle w:val="Hyperlink"/>
                <w:noProof/>
              </w:rPr>
              <w:t>Mark and Mark Limit</w:t>
            </w:r>
            <w:r w:rsidR="00353E47">
              <w:rPr>
                <w:noProof/>
                <w:webHidden/>
              </w:rPr>
              <w:tab/>
            </w:r>
            <w:r w:rsidR="00353E47">
              <w:rPr>
                <w:noProof/>
                <w:webHidden/>
              </w:rPr>
              <w:fldChar w:fldCharType="begin"/>
            </w:r>
            <w:r w:rsidR="00353E47">
              <w:rPr>
                <w:noProof/>
                <w:webHidden/>
              </w:rPr>
              <w:instrText xml:space="preserve"> PAGEREF _Toc5235961 \h </w:instrText>
            </w:r>
            <w:r w:rsidR="00353E47">
              <w:rPr>
                <w:noProof/>
                <w:webHidden/>
              </w:rPr>
            </w:r>
            <w:r w:rsidR="00353E47">
              <w:rPr>
                <w:noProof/>
                <w:webHidden/>
              </w:rPr>
              <w:fldChar w:fldCharType="separate"/>
            </w:r>
            <w:r w:rsidR="00CA7A41">
              <w:rPr>
                <w:noProof/>
                <w:webHidden/>
              </w:rPr>
              <w:t>107</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62" w:history="1">
            <w:r w:rsidR="00353E47" w:rsidRPr="00767D8E">
              <w:rPr>
                <w:rStyle w:val="Hyperlink"/>
                <w:noProof/>
              </w:rPr>
              <w:t>File Commands</w:t>
            </w:r>
            <w:r w:rsidR="00353E47">
              <w:rPr>
                <w:noProof/>
                <w:webHidden/>
              </w:rPr>
              <w:tab/>
            </w:r>
            <w:r w:rsidR="00353E47">
              <w:rPr>
                <w:noProof/>
                <w:webHidden/>
              </w:rPr>
              <w:fldChar w:fldCharType="begin"/>
            </w:r>
            <w:r w:rsidR="00353E47">
              <w:rPr>
                <w:noProof/>
                <w:webHidden/>
              </w:rPr>
              <w:instrText xml:space="preserve"> PAGEREF _Toc5235962 \h </w:instrText>
            </w:r>
            <w:r w:rsidR="00353E47">
              <w:rPr>
                <w:noProof/>
                <w:webHidden/>
              </w:rPr>
            </w:r>
            <w:r w:rsidR="00353E47">
              <w:rPr>
                <w:noProof/>
                <w:webHidden/>
              </w:rPr>
              <w:fldChar w:fldCharType="separate"/>
            </w:r>
            <w:r w:rsidR="00CA7A41">
              <w:rPr>
                <w:noProof/>
                <w:webHidden/>
              </w:rPr>
              <w:t>107</w:t>
            </w:r>
            <w:r w:rsidR="00353E47">
              <w:rPr>
                <w:noProof/>
                <w:webHidden/>
              </w:rPr>
              <w:fldChar w:fldCharType="end"/>
            </w:r>
          </w:hyperlink>
        </w:p>
        <w:p w:rsidR="00353E47" w:rsidRDefault="00390DC2">
          <w:pPr>
            <w:pStyle w:val="TOC2"/>
            <w:rPr>
              <w:rFonts w:eastAsiaTheme="minorEastAsia"/>
              <w:noProof/>
            </w:rPr>
          </w:pPr>
          <w:hyperlink w:anchor="_Toc5235963" w:history="1">
            <w:r w:rsidR="00353E47" w:rsidRPr="00767D8E">
              <w:rPr>
                <w:rStyle w:val="Hyperlink"/>
                <w:noProof/>
              </w:rPr>
              <w:t>File.delete &lt;lvar&gt;, &lt;path_sexp&gt;</w:t>
            </w:r>
            <w:r w:rsidR="00353E47">
              <w:rPr>
                <w:noProof/>
                <w:webHidden/>
              </w:rPr>
              <w:tab/>
            </w:r>
            <w:r w:rsidR="00353E47">
              <w:rPr>
                <w:noProof/>
                <w:webHidden/>
              </w:rPr>
              <w:fldChar w:fldCharType="begin"/>
            </w:r>
            <w:r w:rsidR="00353E47">
              <w:rPr>
                <w:noProof/>
                <w:webHidden/>
              </w:rPr>
              <w:instrText xml:space="preserve"> PAGEREF _Toc5235963 \h </w:instrText>
            </w:r>
            <w:r w:rsidR="00353E47">
              <w:rPr>
                <w:noProof/>
                <w:webHidden/>
              </w:rPr>
            </w:r>
            <w:r w:rsidR="00353E47">
              <w:rPr>
                <w:noProof/>
                <w:webHidden/>
              </w:rPr>
              <w:fldChar w:fldCharType="separate"/>
            </w:r>
            <w:r w:rsidR="00CA7A41">
              <w:rPr>
                <w:noProof/>
                <w:webHidden/>
              </w:rPr>
              <w:t>107</w:t>
            </w:r>
            <w:r w:rsidR="00353E47">
              <w:rPr>
                <w:noProof/>
                <w:webHidden/>
              </w:rPr>
              <w:fldChar w:fldCharType="end"/>
            </w:r>
          </w:hyperlink>
        </w:p>
        <w:p w:rsidR="00353E47" w:rsidRDefault="00390DC2">
          <w:pPr>
            <w:pStyle w:val="TOC2"/>
            <w:rPr>
              <w:rFonts w:eastAsiaTheme="minorEastAsia"/>
              <w:noProof/>
            </w:rPr>
          </w:pPr>
          <w:hyperlink w:anchor="_Toc5235964" w:history="1">
            <w:r w:rsidR="00353E47" w:rsidRPr="00767D8E">
              <w:rPr>
                <w:rStyle w:val="Hyperlink"/>
                <w:noProof/>
              </w:rPr>
              <w:t>File.dir &lt;path_sexp&gt;, Array$[] {,&lt;dirmark_sexp&gt;}</w:t>
            </w:r>
            <w:r w:rsidR="00353E47">
              <w:rPr>
                <w:noProof/>
                <w:webHidden/>
              </w:rPr>
              <w:tab/>
            </w:r>
            <w:r w:rsidR="00353E47">
              <w:rPr>
                <w:noProof/>
                <w:webHidden/>
              </w:rPr>
              <w:fldChar w:fldCharType="begin"/>
            </w:r>
            <w:r w:rsidR="00353E47">
              <w:rPr>
                <w:noProof/>
                <w:webHidden/>
              </w:rPr>
              <w:instrText xml:space="preserve"> PAGEREF _Toc5235964 \h </w:instrText>
            </w:r>
            <w:r w:rsidR="00353E47">
              <w:rPr>
                <w:noProof/>
                <w:webHidden/>
              </w:rPr>
            </w:r>
            <w:r w:rsidR="00353E47">
              <w:rPr>
                <w:noProof/>
                <w:webHidden/>
              </w:rPr>
              <w:fldChar w:fldCharType="separate"/>
            </w:r>
            <w:r w:rsidR="00CA7A41">
              <w:rPr>
                <w:noProof/>
                <w:webHidden/>
              </w:rPr>
              <w:t>108</w:t>
            </w:r>
            <w:r w:rsidR="00353E47">
              <w:rPr>
                <w:noProof/>
                <w:webHidden/>
              </w:rPr>
              <w:fldChar w:fldCharType="end"/>
            </w:r>
          </w:hyperlink>
        </w:p>
        <w:p w:rsidR="00353E47" w:rsidRDefault="00390DC2">
          <w:pPr>
            <w:pStyle w:val="TOC2"/>
            <w:rPr>
              <w:rFonts w:eastAsiaTheme="minorEastAsia"/>
              <w:noProof/>
            </w:rPr>
          </w:pPr>
          <w:hyperlink w:anchor="_Toc5235965" w:history="1">
            <w:r w:rsidR="00353E47" w:rsidRPr="00767D8E">
              <w:rPr>
                <w:rStyle w:val="Hyperlink"/>
                <w:noProof/>
              </w:rPr>
              <w:t>File.exists &lt;lvar&gt;, &lt;path_sexp&gt;</w:t>
            </w:r>
            <w:r w:rsidR="00353E47">
              <w:rPr>
                <w:noProof/>
                <w:webHidden/>
              </w:rPr>
              <w:tab/>
            </w:r>
            <w:r w:rsidR="00353E47">
              <w:rPr>
                <w:noProof/>
                <w:webHidden/>
              </w:rPr>
              <w:fldChar w:fldCharType="begin"/>
            </w:r>
            <w:r w:rsidR="00353E47">
              <w:rPr>
                <w:noProof/>
                <w:webHidden/>
              </w:rPr>
              <w:instrText xml:space="preserve"> PAGEREF _Toc5235965 \h </w:instrText>
            </w:r>
            <w:r w:rsidR="00353E47">
              <w:rPr>
                <w:noProof/>
                <w:webHidden/>
              </w:rPr>
            </w:r>
            <w:r w:rsidR="00353E47">
              <w:rPr>
                <w:noProof/>
                <w:webHidden/>
              </w:rPr>
              <w:fldChar w:fldCharType="separate"/>
            </w:r>
            <w:r w:rsidR="00CA7A41">
              <w:rPr>
                <w:noProof/>
                <w:webHidden/>
              </w:rPr>
              <w:t>108</w:t>
            </w:r>
            <w:r w:rsidR="00353E47">
              <w:rPr>
                <w:noProof/>
                <w:webHidden/>
              </w:rPr>
              <w:fldChar w:fldCharType="end"/>
            </w:r>
          </w:hyperlink>
        </w:p>
        <w:p w:rsidR="00353E47" w:rsidRDefault="00390DC2">
          <w:pPr>
            <w:pStyle w:val="TOC2"/>
            <w:rPr>
              <w:rFonts w:eastAsiaTheme="minorEastAsia"/>
              <w:noProof/>
            </w:rPr>
          </w:pPr>
          <w:hyperlink w:anchor="_Toc5235966" w:history="1">
            <w:r w:rsidR="00353E47" w:rsidRPr="00767D8E">
              <w:rPr>
                <w:rStyle w:val="Hyperlink"/>
                <w:noProof/>
              </w:rPr>
              <w:t>File.mkdir &lt;path_sexp&gt;</w:t>
            </w:r>
            <w:r w:rsidR="00353E47">
              <w:rPr>
                <w:noProof/>
                <w:webHidden/>
              </w:rPr>
              <w:tab/>
            </w:r>
            <w:r w:rsidR="00353E47">
              <w:rPr>
                <w:noProof/>
                <w:webHidden/>
              </w:rPr>
              <w:fldChar w:fldCharType="begin"/>
            </w:r>
            <w:r w:rsidR="00353E47">
              <w:rPr>
                <w:noProof/>
                <w:webHidden/>
              </w:rPr>
              <w:instrText xml:space="preserve"> PAGEREF _Toc5235966 \h </w:instrText>
            </w:r>
            <w:r w:rsidR="00353E47">
              <w:rPr>
                <w:noProof/>
                <w:webHidden/>
              </w:rPr>
            </w:r>
            <w:r w:rsidR="00353E47">
              <w:rPr>
                <w:noProof/>
                <w:webHidden/>
              </w:rPr>
              <w:fldChar w:fldCharType="separate"/>
            </w:r>
            <w:r w:rsidR="00CA7A41">
              <w:rPr>
                <w:noProof/>
                <w:webHidden/>
              </w:rPr>
              <w:t>108</w:t>
            </w:r>
            <w:r w:rsidR="00353E47">
              <w:rPr>
                <w:noProof/>
                <w:webHidden/>
              </w:rPr>
              <w:fldChar w:fldCharType="end"/>
            </w:r>
          </w:hyperlink>
        </w:p>
        <w:p w:rsidR="00353E47" w:rsidRDefault="00390DC2">
          <w:pPr>
            <w:pStyle w:val="TOC2"/>
            <w:rPr>
              <w:rFonts w:eastAsiaTheme="minorEastAsia"/>
              <w:noProof/>
            </w:rPr>
          </w:pPr>
          <w:hyperlink w:anchor="_Toc5235967" w:history="1">
            <w:r w:rsidR="00353E47" w:rsidRPr="00767D8E">
              <w:rPr>
                <w:rStyle w:val="Hyperlink"/>
                <w:noProof/>
              </w:rPr>
              <w:t>File.rename &lt;old_path_sexp&gt;, &lt;new_path_sexp&gt;</w:t>
            </w:r>
            <w:r w:rsidR="00353E47">
              <w:rPr>
                <w:noProof/>
                <w:webHidden/>
              </w:rPr>
              <w:tab/>
            </w:r>
            <w:r w:rsidR="00353E47">
              <w:rPr>
                <w:noProof/>
                <w:webHidden/>
              </w:rPr>
              <w:fldChar w:fldCharType="begin"/>
            </w:r>
            <w:r w:rsidR="00353E47">
              <w:rPr>
                <w:noProof/>
                <w:webHidden/>
              </w:rPr>
              <w:instrText xml:space="preserve"> PAGEREF _Toc5235967 \h </w:instrText>
            </w:r>
            <w:r w:rsidR="00353E47">
              <w:rPr>
                <w:noProof/>
                <w:webHidden/>
              </w:rPr>
            </w:r>
            <w:r w:rsidR="00353E47">
              <w:rPr>
                <w:noProof/>
                <w:webHidden/>
              </w:rPr>
              <w:fldChar w:fldCharType="separate"/>
            </w:r>
            <w:r w:rsidR="00CA7A41">
              <w:rPr>
                <w:noProof/>
                <w:webHidden/>
              </w:rPr>
              <w:t>108</w:t>
            </w:r>
            <w:r w:rsidR="00353E47">
              <w:rPr>
                <w:noProof/>
                <w:webHidden/>
              </w:rPr>
              <w:fldChar w:fldCharType="end"/>
            </w:r>
          </w:hyperlink>
        </w:p>
        <w:p w:rsidR="00353E47" w:rsidRDefault="00390DC2">
          <w:pPr>
            <w:pStyle w:val="TOC2"/>
            <w:rPr>
              <w:rFonts w:eastAsiaTheme="minorEastAsia"/>
              <w:noProof/>
            </w:rPr>
          </w:pPr>
          <w:hyperlink w:anchor="_Toc5235968" w:history="1">
            <w:r w:rsidR="00353E47" w:rsidRPr="00767D8E">
              <w:rPr>
                <w:rStyle w:val="Hyperlink"/>
                <w:noProof/>
              </w:rPr>
              <w:t>File.root &lt;svar&gt;</w:t>
            </w:r>
            <w:r w:rsidR="00353E47">
              <w:rPr>
                <w:noProof/>
                <w:webHidden/>
              </w:rPr>
              <w:tab/>
            </w:r>
            <w:r w:rsidR="00353E47">
              <w:rPr>
                <w:noProof/>
                <w:webHidden/>
              </w:rPr>
              <w:fldChar w:fldCharType="begin"/>
            </w:r>
            <w:r w:rsidR="00353E47">
              <w:rPr>
                <w:noProof/>
                <w:webHidden/>
              </w:rPr>
              <w:instrText xml:space="preserve"> PAGEREF _Toc5235968 \h </w:instrText>
            </w:r>
            <w:r w:rsidR="00353E47">
              <w:rPr>
                <w:noProof/>
                <w:webHidden/>
              </w:rPr>
            </w:r>
            <w:r w:rsidR="00353E47">
              <w:rPr>
                <w:noProof/>
                <w:webHidden/>
              </w:rPr>
              <w:fldChar w:fldCharType="separate"/>
            </w:r>
            <w:r w:rsidR="00CA7A41">
              <w:rPr>
                <w:noProof/>
                <w:webHidden/>
              </w:rPr>
              <w:t>109</w:t>
            </w:r>
            <w:r w:rsidR="00353E47">
              <w:rPr>
                <w:noProof/>
                <w:webHidden/>
              </w:rPr>
              <w:fldChar w:fldCharType="end"/>
            </w:r>
          </w:hyperlink>
        </w:p>
        <w:p w:rsidR="00353E47" w:rsidRDefault="00390DC2">
          <w:pPr>
            <w:pStyle w:val="TOC2"/>
            <w:rPr>
              <w:rFonts w:eastAsiaTheme="minorEastAsia"/>
              <w:noProof/>
            </w:rPr>
          </w:pPr>
          <w:hyperlink w:anchor="_Toc5235969" w:history="1">
            <w:r w:rsidR="00353E47" w:rsidRPr="00767D8E">
              <w:rPr>
                <w:rStyle w:val="Hyperlink"/>
                <w:noProof/>
              </w:rPr>
              <w:t>File.size &lt;size_nvar&gt;, &lt;path_sexp&gt;</w:t>
            </w:r>
            <w:r w:rsidR="00353E47">
              <w:rPr>
                <w:noProof/>
                <w:webHidden/>
              </w:rPr>
              <w:tab/>
            </w:r>
            <w:r w:rsidR="00353E47">
              <w:rPr>
                <w:noProof/>
                <w:webHidden/>
              </w:rPr>
              <w:fldChar w:fldCharType="begin"/>
            </w:r>
            <w:r w:rsidR="00353E47">
              <w:rPr>
                <w:noProof/>
                <w:webHidden/>
              </w:rPr>
              <w:instrText xml:space="preserve"> PAGEREF _Toc5235969 \h </w:instrText>
            </w:r>
            <w:r w:rsidR="00353E47">
              <w:rPr>
                <w:noProof/>
                <w:webHidden/>
              </w:rPr>
            </w:r>
            <w:r w:rsidR="00353E47">
              <w:rPr>
                <w:noProof/>
                <w:webHidden/>
              </w:rPr>
              <w:fldChar w:fldCharType="separate"/>
            </w:r>
            <w:r w:rsidR="00CA7A41">
              <w:rPr>
                <w:noProof/>
                <w:webHidden/>
              </w:rPr>
              <w:t>109</w:t>
            </w:r>
            <w:r w:rsidR="00353E47">
              <w:rPr>
                <w:noProof/>
                <w:webHidden/>
              </w:rPr>
              <w:fldChar w:fldCharType="end"/>
            </w:r>
          </w:hyperlink>
        </w:p>
        <w:p w:rsidR="00353E47" w:rsidRDefault="00390DC2">
          <w:pPr>
            <w:pStyle w:val="TOC2"/>
            <w:rPr>
              <w:rFonts w:eastAsiaTheme="minorEastAsia"/>
              <w:noProof/>
            </w:rPr>
          </w:pPr>
          <w:hyperlink w:anchor="_Toc5235970" w:history="1">
            <w:r w:rsidR="00353E47" w:rsidRPr="00767D8E">
              <w:rPr>
                <w:rStyle w:val="Hyperlink"/>
                <w:noProof/>
              </w:rPr>
              <w:t>File.type &lt;type_svar&gt;, &lt;path_sexp&gt;</w:t>
            </w:r>
            <w:r w:rsidR="00353E47">
              <w:rPr>
                <w:noProof/>
                <w:webHidden/>
              </w:rPr>
              <w:tab/>
            </w:r>
            <w:r w:rsidR="00353E47">
              <w:rPr>
                <w:noProof/>
                <w:webHidden/>
              </w:rPr>
              <w:fldChar w:fldCharType="begin"/>
            </w:r>
            <w:r w:rsidR="00353E47">
              <w:rPr>
                <w:noProof/>
                <w:webHidden/>
              </w:rPr>
              <w:instrText xml:space="preserve"> PAGEREF _Toc5235970 \h </w:instrText>
            </w:r>
            <w:r w:rsidR="00353E47">
              <w:rPr>
                <w:noProof/>
                <w:webHidden/>
              </w:rPr>
            </w:r>
            <w:r w:rsidR="00353E47">
              <w:rPr>
                <w:noProof/>
                <w:webHidden/>
              </w:rPr>
              <w:fldChar w:fldCharType="separate"/>
            </w:r>
            <w:r w:rsidR="00CA7A41">
              <w:rPr>
                <w:noProof/>
                <w:webHidden/>
              </w:rPr>
              <w:t>109</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71" w:history="1">
            <w:r w:rsidR="00353E47" w:rsidRPr="00767D8E">
              <w:rPr>
                <w:rStyle w:val="Hyperlink"/>
                <w:noProof/>
              </w:rPr>
              <w:t>Text File I/O</w:t>
            </w:r>
            <w:r w:rsidR="00353E47">
              <w:rPr>
                <w:noProof/>
                <w:webHidden/>
              </w:rPr>
              <w:tab/>
            </w:r>
            <w:r w:rsidR="00353E47">
              <w:rPr>
                <w:noProof/>
                <w:webHidden/>
              </w:rPr>
              <w:fldChar w:fldCharType="begin"/>
            </w:r>
            <w:r w:rsidR="00353E47">
              <w:rPr>
                <w:noProof/>
                <w:webHidden/>
              </w:rPr>
              <w:instrText xml:space="preserve"> PAGEREF _Toc5235971 \h </w:instrText>
            </w:r>
            <w:r w:rsidR="00353E47">
              <w:rPr>
                <w:noProof/>
                <w:webHidden/>
              </w:rPr>
            </w:r>
            <w:r w:rsidR="00353E47">
              <w:rPr>
                <w:noProof/>
                <w:webHidden/>
              </w:rPr>
              <w:fldChar w:fldCharType="separate"/>
            </w:r>
            <w:r w:rsidR="00CA7A41">
              <w:rPr>
                <w:noProof/>
                <w:webHidden/>
              </w:rPr>
              <w:t>109</w:t>
            </w:r>
            <w:r w:rsidR="00353E47">
              <w:rPr>
                <w:noProof/>
                <w:webHidden/>
              </w:rPr>
              <w:fldChar w:fldCharType="end"/>
            </w:r>
          </w:hyperlink>
        </w:p>
        <w:p w:rsidR="00353E47" w:rsidRDefault="00390DC2">
          <w:pPr>
            <w:pStyle w:val="TOC2"/>
            <w:rPr>
              <w:rFonts w:eastAsiaTheme="minorEastAsia"/>
              <w:noProof/>
            </w:rPr>
          </w:pPr>
          <w:hyperlink w:anchor="_Toc5235972" w:history="1">
            <w:r w:rsidR="00353E47" w:rsidRPr="00767D8E">
              <w:rPr>
                <w:rStyle w:val="Hyperlink"/>
                <w:noProof/>
              </w:rPr>
              <w:t>Text.open {r|w|a}, &lt;file_table_nvar&gt;, &lt;path_sexp&gt;</w:t>
            </w:r>
            <w:r w:rsidR="00353E47">
              <w:rPr>
                <w:noProof/>
                <w:webHidden/>
              </w:rPr>
              <w:tab/>
            </w:r>
            <w:r w:rsidR="00353E47">
              <w:rPr>
                <w:noProof/>
                <w:webHidden/>
              </w:rPr>
              <w:fldChar w:fldCharType="begin"/>
            </w:r>
            <w:r w:rsidR="00353E47">
              <w:rPr>
                <w:noProof/>
                <w:webHidden/>
              </w:rPr>
              <w:instrText xml:space="preserve"> PAGEREF _Toc5235972 \h </w:instrText>
            </w:r>
            <w:r w:rsidR="00353E47">
              <w:rPr>
                <w:noProof/>
                <w:webHidden/>
              </w:rPr>
            </w:r>
            <w:r w:rsidR="00353E47">
              <w:rPr>
                <w:noProof/>
                <w:webHidden/>
              </w:rPr>
              <w:fldChar w:fldCharType="separate"/>
            </w:r>
            <w:r w:rsidR="00CA7A41">
              <w:rPr>
                <w:noProof/>
                <w:webHidden/>
              </w:rPr>
              <w:t>109</w:t>
            </w:r>
            <w:r w:rsidR="00353E47">
              <w:rPr>
                <w:noProof/>
                <w:webHidden/>
              </w:rPr>
              <w:fldChar w:fldCharType="end"/>
            </w:r>
          </w:hyperlink>
        </w:p>
        <w:p w:rsidR="00353E47" w:rsidRDefault="00390DC2">
          <w:pPr>
            <w:pStyle w:val="TOC2"/>
            <w:rPr>
              <w:rFonts w:eastAsiaTheme="minorEastAsia"/>
              <w:noProof/>
            </w:rPr>
          </w:pPr>
          <w:hyperlink w:anchor="_Toc5235973" w:history="1">
            <w:r w:rsidR="00353E47" w:rsidRPr="00767D8E">
              <w:rPr>
                <w:rStyle w:val="Hyperlink"/>
                <w:noProof/>
              </w:rPr>
              <w:t>Text.close &lt;file_table_nexp&gt;</w:t>
            </w:r>
            <w:r w:rsidR="00353E47">
              <w:rPr>
                <w:noProof/>
                <w:webHidden/>
              </w:rPr>
              <w:tab/>
            </w:r>
            <w:r w:rsidR="00353E47">
              <w:rPr>
                <w:noProof/>
                <w:webHidden/>
              </w:rPr>
              <w:fldChar w:fldCharType="begin"/>
            </w:r>
            <w:r w:rsidR="00353E47">
              <w:rPr>
                <w:noProof/>
                <w:webHidden/>
              </w:rPr>
              <w:instrText xml:space="preserve"> PAGEREF _Toc5235973 \h </w:instrText>
            </w:r>
            <w:r w:rsidR="00353E47">
              <w:rPr>
                <w:noProof/>
                <w:webHidden/>
              </w:rPr>
            </w:r>
            <w:r w:rsidR="00353E47">
              <w:rPr>
                <w:noProof/>
                <w:webHidden/>
              </w:rPr>
              <w:fldChar w:fldCharType="separate"/>
            </w:r>
            <w:r w:rsidR="00CA7A41">
              <w:rPr>
                <w:noProof/>
                <w:webHidden/>
              </w:rPr>
              <w:t>110</w:t>
            </w:r>
            <w:r w:rsidR="00353E47">
              <w:rPr>
                <w:noProof/>
                <w:webHidden/>
              </w:rPr>
              <w:fldChar w:fldCharType="end"/>
            </w:r>
          </w:hyperlink>
        </w:p>
        <w:p w:rsidR="00353E47" w:rsidRDefault="00390DC2">
          <w:pPr>
            <w:pStyle w:val="TOC2"/>
            <w:rPr>
              <w:rFonts w:eastAsiaTheme="minorEastAsia"/>
              <w:noProof/>
            </w:rPr>
          </w:pPr>
          <w:hyperlink w:anchor="_Toc5235974" w:history="1">
            <w:r w:rsidR="00353E47" w:rsidRPr="00767D8E">
              <w:rPr>
                <w:rStyle w:val="Hyperlink"/>
                <w:noProof/>
              </w:rPr>
              <w:t>Text.readln &lt;file_table_nexp&gt; {,&lt;svar&gt;}...</w:t>
            </w:r>
            <w:r w:rsidR="00353E47">
              <w:rPr>
                <w:noProof/>
                <w:webHidden/>
              </w:rPr>
              <w:tab/>
            </w:r>
            <w:r w:rsidR="00353E47">
              <w:rPr>
                <w:noProof/>
                <w:webHidden/>
              </w:rPr>
              <w:fldChar w:fldCharType="begin"/>
            </w:r>
            <w:r w:rsidR="00353E47">
              <w:rPr>
                <w:noProof/>
                <w:webHidden/>
              </w:rPr>
              <w:instrText xml:space="preserve"> PAGEREF _Toc5235974 \h </w:instrText>
            </w:r>
            <w:r w:rsidR="00353E47">
              <w:rPr>
                <w:noProof/>
                <w:webHidden/>
              </w:rPr>
            </w:r>
            <w:r w:rsidR="00353E47">
              <w:rPr>
                <w:noProof/>
                <w:webHidden/>
              </w:rPr>
              <w:fldChar w:fldCharType="separate"/>
            </w:r>
            <w:r w:rsidR="00CA7A41">
              <w:rPr>
                <w:noProof/>
                <w:webHidden/>
              </w:rPr>
              <w:t>110</w:t>
            </w:r>
            <w:r w:rsidR="00353E47">
              <w:rPr>
                <w:noProof/>
                <w:webHidden/>
              </w:rPr>
              <w:fldChar w:fldCharType="end"/>
            </w:r>
          </w:hyperlink>
        </w:p>
        <w:p w:rsidR="00353E47" w:rsidRDefault="00390DC2">
          <w:pPr>
            <w:pStyle w:val="TOC2"/>
            <w:rPr>
              <w:rFonts w:eastAsiaTheme="minorEastAsia"/>
              <w:noProof/>
            </w:rPr>
          </w:pPr>
          <w:hyperlink w:anchor="_Toc5235975" w:history="1">
            <w:r w:rsidR="00353E47" w:rsidRPr="00767D8E">
              <w:rPr>
                <w:rStyle w:val="Hyperlink"/>
                <w:noProof/>
              </w:rPr>
              <w:t>Text.writeln &lt;file_table_nexp&gt;, &lt;parms same as Print&gt;</w:t>
            </w:r>
            <w:r w:rsidR="00353E47">
              <w:rPr>
                <w:noProof/>
                <w:webHidden/>
              </w:rPr>
              <w:tab/>
            </w:r>
            <w:r w:rsidR="00353E47">
              <w:rPr>
                <w:noProof/>
                <w:webHidden/>
              </w:rPr>
              <w:fldChar w:fldCharType="begin"/>
            </w:r>
            <w:r w:rsidR="00353E47">
              <w:rPr>
                <w:noProof/>
                <w:webHidden/>
              </w:rPr>
              <w:instrText xml:space="preserve"> PAGEREF _Toc5235975 \h </w:instrText>
            </w:r>
            <w:r w:rsidR="00353E47">
              <w:rPr>
                <w:noProof/>
                <w:webHidden/>
              </w:rPr>
            </w:r>
            <w:r w:rsidR="00353E47">
              <w:rPr>
                <w:noProof/>
                <w:webHidden/>
              </w:rPr>
              <w:fldChar w:fldCharType="separate"/>
            </w:r>
            <w:r w:rsidR="00CA7A41">
              <w:rPr>
                <w:noProof/>
                <w:webHidden/>
              </w:rPr>
              <w:t>111</w:t>
            </w:r>
            <w:r w:rsidR="00353E47">
              <w:rPr>
                <w:noProof/>
                <w:webHidden/>
              </w:rPr>
              <w:fldChar w:fldCharType="end"/>
            </w:r>
          </w:hyperlink>
        </w:p>
        <w:p w:rsidR="00353E47" w:rsidRDefault="00390DC2">
          <w:pPr>
            <w:pStyle w:val="TOC2"/>
            <w:rPr>
              <w:rFonts w:eastAsiaTheme="minorEastAsia"/>
              <w:noProof/>
            </w:rPr>
          </w:pPr>
          <w:hyperlink w:anchor="_Toc5235976" w:history="1">
            <w:r w:rsidR="00353E47" w:rsidRPr="00767D8E">
              <w:rPr>
                <w:rStyle w:val="Hyperlink"/>
                <w:noProof/>
              </w:rPr>
              <w:t>Text.eof &lt;file_table_nexp&gt;, &lt;lvar&gt;</w:t>
            </w:r>
            <w:r w:rsidR="00353E47">
              <w:rPr>
                <w:noProof/>
                <w:webHidden/>
              </w:rPr>
              <w:tab/>
            </w:r>
            <w:r w:rsidR="00353E47">
              <w:rPr>
                <w:noProof/>
                <w:webHidden/>
              </w:rPr>
              <w:fldChar w:fldCharType="begin"/>
            </w:r>
            <w:r w:rsidR="00353E47">
              <w:rPr>
                <w:noProof/>
                <w:webHidden/>
              </w:rPr>
              <w:instrText xml:space="preserve"> PAGEREF _Toc5235976 \h </w:instrText>
            </w:r>
            <w:r w:rsidR="00353E47">
              <w:rPr>
                <w:noProof/>
                <w:webHidden/>
              </w:rPr>
            </w:r>
            <w:r w:rsidR="00353E47">
              <w:rPr>
                <w:noProof/>
                <w:webHidden/>
              </w:rPr>
              <w:fldChar w:fldCharType="separate"/>
            </w:r>
            <w:r w:rsidR="00CA7A41">
              <w:rPr>
                <w:noProof/>
                <w:webHidden/>
              </w:rPr>
              <w:t>111</w:t>
            </w:r>
            <w:r w:rsidR="00353E47">
              <w:rPr>
                <w:noProof/>
                <w:webHidden/>
              </w:rPr>
              <w:fldChar w:fldCharType="end"/>
            </w:r>
          </w:hyperlink>
        </w:p>
        <w:p w:rsidR="00353E47" w:rsidRDefault="00390DC2">
          <w:pPr>
            <w:pStyle w:val="TOC2"/>
            <w:rPr>
              <w:rFonts w:eastAsiaTheme="minorEastAsia"/>
              <w:noProof/>
            </w:rPr>
          </w:pPr>
          <w:hyperlink w:anchor="_Toc5235977" w:history="1">
            <w:r w:rsidR="00353E47" w:rsidRPr="00767D8E">
              <w:rPr>
                <w:rStyle w:val="Hyperlink"/>
                <w:noProof/>
              </w:rPr>
              <w:t>Text.position.get &lt;file_table_nexp&gt;, &lt;position_nvar&gt;</w:t>
            </w:r>
            <w:r w:rsidR="00353E47">
              <w:rPr>
                <w:noProof/>
                <w:webHidden/>
              </w:rPr>
              <w:tab/>
            </w:r>
            <w:r w:rsidR="00353E47">
              <w:rPr>
                <w:noProof/>
                <w:webHidden/>
              </w:rPr>
              <w:fldChar w:fldCharType="begin"/>
            </w:r>
            <w:r w:rsidR="00353E47">
              <w:rPr>
                <w:noProof/>
                <w:webHidden/>
              </w:rPr>
              <w:instrText xml:space="preserve"> PAGEREF _Toc5235977 \h </w:instrText>
            </w:r>
            <w:r w:rsidR="00353E47">
              <w:rPr>
                <w:noProof/>
                <w:webHidden/>
              </w:rPr>
            </w:r>
            <w:r w:rsidR="00353E47">
              <w:rPr>
                <w:noProof/>
                <w:webHidden/>
              </w:rPr>
              <w:fldChar w:fldCharType="separate"/>
            </w:r>
            <w:r w:rsidR="00CA7A41">
              <w:rPr>
                <w:noProof/>
                <w:webHidden/>
              </w:rPr>
              <w:t>111</w:t>
            </w:r>
            <w:r w:rsidR="00353E47">
              <w:rPr>
                <w:noProof/>
                <w:webHidden/>
              </w:rPr>
              <w:fldChar w:fldCharType="end"/>
            </w:r>
          </w:hyperlink>
        </w:p>
        <w:p w:rsidR="00353E47" w:rsidRDefault="00390DC2">
          <w:pPr>
            <w:pStyle w:val="TOC2"/>
            <w:rPr>
              <w:rFonts w:eastAsiaTheme="minorEastAsia"/>
              <w:noProof/>
            </w:rPr>
          </w:pPr>
          <w:hyperlink w:anchor="_Toc5235978" w:history="1">
            <w:r w:rsidR="00353E47" w:rsidRPr="00767D8E">
              <w:rPr>
                <w:rStyle w:val="Hyperlink"/>
                <w:noProof/>
              </w:rPr>
              <w:t>Text.position.set &lt;file_table_nexp&gt;, &lt;position_nexp&gt;</w:t>
            </w:r>
            <w:r w:rsidR="00353E47">
              <w:rPr>
                <w:noProof/>
                <w:webHidden/>
              </w:rPr>
              <w:tab/>
            </w:r>
            <w:r w:rsidR="00353E47">
              <w:rPr>
                <w:noProof/>
                <w:webHidden/>
              </w:rPr>
              <w:fldChar w:fldCharType="begin"/>
            </w:r>
            <w:r w:rsidR="00353E47">
              <w:rPr>
                <w:noProof/>
                <w:webHidden/>
              </w:rPr>
              <w:instrText xml:space="preserve"> PAGEREF _Toc5235978 \h </w:instrText>
            </w:r>
            <w:r w:rsidR="00353E47">
              <w:rPr>
                <w:noProof/>
                <w:webHidden/>
              </w:rPr>
            </w:r>
            <w:r w:rsidR="00353E47">
              <w:rPr>
                <w:noProof/>
                <w:webHidden/>
              </w:rPr>
              <w:fldChar w:fldCharType="separate"/>
            </w:r>
            <w:r w:rsidR="00CA7A41">
              <w:rPr>
                <w:noProof/>
                <w:webHidden/>
              </w:rPr>
              <w:t>111</w:t>
            </w:r>
            <w:r w:rsidR="00353E47">
              <w:rPr>
                <w:noProof/>
                <w:webHidden/>
              </w:rPr>
              <w:fldChar w:fldCharType="end"/>
            </w:r>
          </w:hyperlink>
        </w:p>
        <w:p w:rsidR="00353E47" w:rsidRDefault="00390DC2">
          <w:pPr>
            <w:pStyle w:val="TOC2"/>
            <w:rPr>
              <w:rFonts w:eastAsiaTheme="minorEastAsia"/>
              <w:noProof/>
            </w:rPr>
          </w:pPr>
          <w:hyperlink w:anchor="_Toc5235979" w:history="1">
            <w:r w:rsidR="00353E47" w:rsidRPr="00767D8E">
              <w:rPr>
                <w:rStyle w:val="Hyperlink"/>
                <w:noProof/>
              </w:rPr>
              <w:t>Text.position.mark {{&lt;file_table_nexp&gt;}{, &lt;marklimit_nexp&gt;}}</w:t>
            </w:r>
            <w:r w:rsidR="00353E47">
              <w:rPr>
                <w:noProof/>
                <w:webHidden/>
              </w:rPr>
              <w:tab/>
            </w:r>
            <w:r w:rsidR="00353E47">
              <w:rPr>
                <w:noProof/>
                <w:webHidden/>
              </w:rPr>
              <w:fldChar w:fldCharType="begin"/>
            </w:r>
            <w:r w:rsidR="00353E47">
              <w:rPr>
                <w:noProof/>
                <w:webHidden/>
              </w:rPr>
              <w:instrText xml:space="preserve"> PAGEREF _Toc5235979 \h </w:instrText>
            </w:r>
            <w:r w:rsidR="00353E47">
              <w:rPr>
                <w:noProof/>
                <w:webHidden/>
              </w:rPr>
            </w:r>
            <w:r w:rsidR="00353E47">
              <w:rPr>
                <w:noProof/>
                <w:webHidden/>
              </w:rPr>
              <w:fldChar w:fldCharType="separate"/>
            </w:r>
            <w:r w:rsidR="00CA7A41">
              <w:rPr>
                <w:noProof/>
                <w:webHidden/>
              </w:rPr>
              <w:t>112</w:t>
            </w:r>
            <w:r w:rsidR="00353E47">
              <w:rPr>
                <w:noProof/>
                <w:webHidden/>
              </w:rPr>
              <w:fldChar w:fldCharType="end"/>
            </w:r>
          </w:hyperlink>
        </w:p>
        <w:p w:rsidR="00353E47" w:rsidRDefault="00390DC2">
          <w:pPr>
            <w:pStyle w:val="TOC2"/>
            <w:rPr>
              <w:rFonts w:eastAsiaTheme="minorEastAsia"/>
              <w:noProof/>
            </w:rPr>
          </w:pPr>
          <w:hyperlink w:anchor="_Toc5235980" w:history="1">
            <w:r w:rsidR="00353E47" w:rsidRPr="00767D8E">
              <w:rPr>
                <w:rStyle w:val="Hyperlink"/>
                <w:noProof/>
              </w:rPr>
              <w:t>GrabURL &lt;result_svar&gt;, &lt;url_sexp&gt;{, &lt;timeout_nexp&gt;}</w:t>
            </w:r>
            <w:r w:rsidR="00353E47">
              <w:rPr>
                <w:noProof/>
                <w:webHidden/>
              </w:rPr>
              <w:tab/>
            </w:r>
            <w:r w:rsidR="00353E47">
              <w:rPr>
                <w:noProof/>
                <w:webHidden/>
              </w:rPr>
              <w:fldChar w:fldCharType="begin"/>
            </w:r>
            <w:r w:rsidR="00353E47">
              <w:rPr>
                <w:noProof/>
                <w:webHidden/>
              </w:rPr>
              <w:instrText xml:space="preserve"> PAGEREF _Toc5235980 \h </w:instrText>
            </w:r>
            <w:r w:rsidR="00353E47">
              <w:rPr>
                <w:noProof/>
                <w:webHidden/>
              </w:rPr>
            </w:r>
            <w:r w:rsidR="00353E47">
              <w:rPr>
                <w:noProof/>
                <w:webHidden/>
              </w:rPr>
              <w:fldChar w:fldCharType="separate"/>
            </w:r>
            <w:r w:rsidR="00CA7A41">
              <w:rPr>
                <w:noProof/>
                <w:webHidden/>
              </w:rPr>
              <w:t>112</w:t>
            </w:r>
            <w:r w:rsidR="00353E47">
              <w:rPr>
                <w:noProof/>
                <w:webHidden/>
              </w:rPr>
              <w:fldChar w:fldCharType="end"/>
            </w:r>
          </w:hyperlink>
        </w:p>
        <w:p w:rsidR="00353E47" w:rsidRDefault="00390DC2">
          <w:pPr>
            <w:pStyle w:val="TOC2"/>
            <w:rPr>
              <w:rFonts w:eastAsiaTheme="minorEastAsia"/>
              <w:noProof/>
            </w:rPr>
          </w:pPr>
          <w:hyperlink w:anchor="_Toc5235981" w:history="1">
            <w:r w:rsidR="00353E47" w:rsidRPr="00767D8E">
              <w:rPr>
                <w:rStyle w:val="Hyperlink"/>
                <w:noProof/>
              </w:rPr>
              <w:t>GrabFile &lt;result_svar&gt;, &lt;path_sexp&gt;{, &lt;unicode_flag_lexp&gt;}</w:t>
            </w:r>
            <w:r w:rsidR="00353E47">
              <w:rPr>
                <w:noProof/>
                <w:webHidden/>
              </w:rPr>
              <w:tab/>
            </w:r>
            <w:r w:rsidR="00353E47">
              <w:rPr>
                <w:noProof/>
                <w:webHidden/>
              </w:rPr>
              <w:fldChar w:fldCharType="begin"/>
            </w:r>
            <w:r w:rsidR="00353E47">
              <w:rPr>
                <w:noProof/>
                <w:webHidden/>
              </w:rPr>
              <w:instrText xml:space="preserve"> PAGEREF _Toc5235981 \h </w:instrText>
            </w:r>
            <w:r w:rsidR="00353E47">
              <w:rPr>
                <w:noProof/>
                <w:webHidden/>
              </w:rPr>
            </w:r>
            <w:r w:rsidR="00353E47">
              <w:rPr>
                <w:noProof/>
                <w:webHidden/>
              </w:rPr>
              <w:fldChar w:fldCharType="separate"/>
            </w:r>
            <w:r w:rsidR="00CA7A41">
              <w:rPr>
                <w:noProof/>
                <w:webHidden/>
              </w:rPr>
              <w:t>112</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82" w:history="1">
            <w:r w:rsidR="00353E47" w:rsidRPr="00767D8E">
              <w:rPr>
                <w:rStyle w:val="Hyperlink"/>
                <w:noProof/>
              </w:rPr>
              <w:t>Byte File I/O</w:t>
            </w:r>
            <w:r w:rsidR="00353E47">
              <w:rPr>
                <w:noProof/>
                <w:webHidden/>
              </w:rPr>
              <w:tab/>
            </w:r>
            <w:r w:rsidR="00353E47">
              <w:rPr>
                <w:noProof/>
                <w:webHidden/>
              </w:rPr>
              <w:fldChar w:fldCharType="begin"/>
            </w:r>
            <w:r w:rsidR="00353E47">
              <w:rPr>
                <w:noProof/>
                <w:webHidden/>
              </w:rPr>
              <w:instrText xml:space="preserve"> PAGEREF _Toc5235982 \h </w:instrText>
            </w:r>
            <w:r w:rsidR="00353E47">
              <w:rPr>
                <w:noProof/>
                <w:webHidden/>
              </w:rPr>
            </w:r>
            <w:r w:rsidR="00353E47">
              <w:rPr>
                <w:noProof/>
                <w:webHidden/>
              </w:rPr>
              <w:fldChar w:fldCharType="separate"/>
            </w:r>
            <w:r w:rsidR="00CA7A41">
              <w:rPr>
                <w:noProof/>
                <w:webHidden/>
              </w:rPr>
              <w:t>113</w:t>
            </w:r>
            <w:r w:rsidR="00353E47">
              <w:rPr>
                <w:noProof/>
                <w:webHidden/>
              </w:rPr>
              <w:fldChar w:fldCharType="end"/>
            </w:r>
          </w:hyperlink>
        </w:p>
        <w:p w:rsidR="00353E47" w:rsidRDefault="00390DC2">
          <w:pPr>
            <w:pStyle w:val="TOC2"/>
            <w:rPr>
              <w:rFonts w:eastAsiaTheme="minorEastAsia"/>
              <w:noProof/>
            </w:rPr>
          </w:pPr>
          <w:hyperlink w:anchor="_Toc5235983" w:history="1">
            <w:r w:rsidR="00353E47" w:rsidRPr="00767D8E">
              <w:rPr>
                <w:rStyle w:val="Hyperlink"/>
                <w:noProof/>
              </w:rPr>
              <w:t>Byte.open {r|w|a}, &lt;file_table_nvar&gt;, &lt;path_sexp&gt;</w:t>
            </w:r>
            <w:r w:rsidR="00353E47">
              <w:rPr>
                <w:noProof/>
                <w:webHidden/>
              </w:rPr>
              <w:tab/>
            </w:r>
            <w:r w:rsidR="00353E47">
              <w:rPr>
                <w:noProof/>
                <w:webHidden/>
              </w:rPr>
              <w:fldChar w:fldCharType="begin"/>
            </w:r>
            <w:r w:rsidR="00353E47">
              <w:rPr>
                <w:noProof/>
                <w:webHidden/>
              </w:rPr>
              <w:instrText xml:space="preserve"> PAGEREF _Toc5235983 \h </w:instrText>
            </w:r>
            <w:r w:rsidR="00353E47">
              <w:rPr>
                <w:noProof/>
                <w:webHidden/>
              </w:rPr>
            </w:r>
            <w:r w:rsidR="00353E47">
              <w:rPr>
                <w:noProof/>
                <w:webHidden/>
              </w:rPr>
              <w:fldChar w:fldCharType="separate"/>
            </w:r>
            <w:r w:rsidR="00CA7A41">
              <w:rPr>
                <w:noProof/>
                <w:webHidden/>
              </w:rPr>
              <w:t>113</w:t>
            </w:r>
            <w:r w:rsidR="00353E47">
              <w:rPr>
                <w:noProof/>
                <w:webHidden/>
              </w:rPr>
              <w:fldChar w:fldCharType="end"/>
            </w:r>
          </w:hyperlink>
        </w:p>
        <w:p w:rsidR="00353E47" w:rsidRDefault="00390DC2">
          <w:pPr>
            <w:pStyle w:val="TOC2"/>
            <w:rPr>
              <w:rFonts w:eastAsiaTheme="minorEastAsia"/>
              <w:noProof/>
            </w:rPr>
          </w:pPr>
          <w:hyperlink w:anchor="_Toc5235984" w:history="1">
            <w:r w:rsidR="00353E47" w:rsidRPr="00767D8E">
              <w:rPr>
                <w:rStyle w:val="Hyperlink"/>
                <w:noProof/>
              </w:rPr>
              <w:t>Byte.close &lt;file_table_nexp&gt;</w:t>
            </w:r>
            <w:r w:rsidR="00353E47">
              <w:rPr>
                <w:noProof/>
                <w:webHidden/>
              </w:rPr>
              <w:tab/>
            </w:r>
            <w:r w:rsidR="00353E47">
              <w:rPr>
                <w:noProof/>
                <w:webHidden/>
              </w:rPr>
              <w:fldChar w:fldCharType="begin"/>
            </w:r>
            <w:r w:rsidR="00353E47">
              <w:rPr>
                <w:noProof/>
                <w:webHidden/>
              </w:rPr>
              <w:instrText xml:space="preserve"> PAGEREF _Toc5235984 \h </w:instrText>
            </w:r>
            <w:r w:rsidR="00353E47">
              <w:rPr>
                <w:noProof/>
                <w:webHidden/>
              </w:rPr>
            </w:r>
            <w:r w:rsidR="00353E47">
              <w:rPr>
                <w:noProof/>
                <w:webHidden/>
              </w:rPr>
              <w:fldChar w:fldCharType="separate"/>
            </w:r>
            <w:r w:rsidR="00CA7A41">
              <w:rPr>
                <w:noProof/>
                <w:webHidden/>
              </w:rPr>
              <w:t>113</w:t>
            </w:r>
            <w:r w:rsidR="00353E47">
              <w:rPr>
                <w:noProof/>
                <w:webHidden/>
              </w:rPr>
              <w:fldChar w:fldCharType="end"/>
            </w:r>
          </w:hyperlink>
        </w:p>
        <w:p w:rsidR="00353E47" w:rsidRDefault="00390DC2">
          <w:pPr>
            <w:pStyle w:val="TOC2"/>
            <w:rPr>
              <w:rFonts w:eastAsiaTheme="minorEastAsia"/>
              <w:noProof/>
            </w:rPr>
          </w:pPr>
          <w:hyperlink w:anchor="_Toc5235985" w:history="1">
            <w:r w:rsidR="00353E47" w:rsidRPr="00767D8E">
              <w:rPr>
                <w:rStyle w:val="Hyperlink"/>
                <w:noProof/>
              </w:rPr>
              <w:t>Byte.read.byte &lt;file_table_nexp&gt; {,&lt;nvar&gt;}...</w:t>
            </w:r>
            <w:r w:rsidR="00353E47">
              <w:rPr>
                <w:noProof/>
                <w:webHidden/>
              </w:rPr>
              <w:tab/>
            </w:r>
            <w:r w:rsidR="00353E47">
              <w:rPr>
                <w:noProof/>
                <w:webHidden/>
              </w:rPr>
              <w:fldChar w:fldCharType="begin"/>
            </w:r>
            <w:r w:rsidR="00353E47">
              <w:rPr>
                <w:noProof/>
                <w:webHidden/>
              </w:rPr>
              <w:instrText xml:space="preserve"> PAGEREF _Toc5235985 \h </w:instrText>
            </w:r>
            <w:r w:rsidR="00353E47">
              <w:rPr>
                <w:noProof/>
                <w:webHidden/>
              </w:rPr>
            </w:r>
            <w:r w:rsidR="00353E47">
              <w:rPr>
                <w:noProof/>
                <w:webHidden/>
              </w:rPr>
              <w:fldChar w:fldCharType="separate"/>
            </w:r>
            <w:r w:rsidR="00CA7A41">
              <w:rPr>
                <w:noProof/>
                <w:webHidden/>
              </w:rPr>
              <w:t>113</w:t>
            </w:r>
            <w:r w:rsidR="00353E47">
              <w:rPr>
                <w:noProof/>
                <w:webHidden/>
              </w:rPr>
              <w:fldChar w:fldCharType="end"/>
            </w:r>
          </w:hyperlink>
        </w:p>
        <w:p w:rsidR="00353E47" w:rsidRDefault="00390DC2">
          <w:pPr>
            <w:pStyle w:val="TOC2"/>
            <w:rPr>
              <w:rFonts w:eastAsiaTheme="minorEastAsia"/>
              <w:noProof/>
            </w:rPr>
          </w:pPr>
          <w:hyperlink w:anchor="_Toc5235986" w:history="1">
            <w:r w:rsidR="00353E47" w:rsidRPr="00767D8E">
              <w:rPr>
                <w:rStyle w:val="Hyperlink"/>
                <w:noProof/>
              </w:rPr>
              <w:t>Byte.write.byte &lt;file_table_nexp&gt; {{,&lt;nexp&gt;}...{,&lt;sexp&gt;}}</w:t>
            </w:r>
            <w:r w:rsidR="00353E47">
              <w:rPr>
                <w:noProof/>
                <w:webHidden/>
              </w:rPr>
              <w:tab/>
            </w:r>
            <w:r w:rsidR="00353E47">
              <w:rPr>
                <w:noProof/>
                <w:webHidden/>
              </w:rPr>
              <w:fldChar w:fldCharType="begin"/>
            </w:r>
            <w:r w:rsidR="00353E47">
              <w:rPr>
                <w:noProof/>
                <w:webHidden/>
              </w:rPr>
              <w:instrText xml:space="preserve"> PAGEREF _Toc5235986 \h </w:instrText>
            </w:r>
            <w:r w:rsidR="00353E47">
              <w:rPr>
                <w:noProof/>
                <w:webHidden/>
              </w:rPr>
            </w:r>
            <w:r w:rsidR="00353E47">
              <w:rPr>
                <w:noProof/>
                <w:webHidden/>
              </w:rPr>
              <w:fldChar w:fldCharType="separate"/>
            </w:r>
            <w:r w:rsidR="00CA7A41">
              <w:rPr>
                <w:noProof/>
                <w:webHidden/>
              </w:rPr>
              <w:t>114</w:t>
            </w:r>
            <w:r w:rsidR="00353E47">
              <w:rPr>
                <w:noProof/>
                <w:webHidden/>
              </w:rPr>
              <w:fldChar w:fldCharType="end"/>
            </w:r>
          </w:hyperlink>
        </w:p>
        <w:p w:rsidR="00353E47" w:rsidRDefault="00390DC2">
          <w:pPr>
            <w:pStyle w:val="TOC2"/>
            <w:rPr>
              <w:rFonts w:eastAsiaTheme="minorEastAsia"/>
              <w:noProof/>
            </w:rPr>
          </w:pPr>
          <w:hyperlink w:anchor="_Toc5235987" w:history="1">
            <w:r w:rsidR="00353E47" w:rsidRPr="00767D8E">
              <w:rPr>
                <w:rStyle w:val="Hyperlink"/>
                <w:noProof/>
              </w:rPr>
              <w:t>Byte.read.number &lt;file_table_nexp&gt; {,&lt;nvar&gt;...}</w:t>
            </w:r>
            <w:r w:rsidR="00353E47">
              <w:rPr>
                <w:noProof/>
                <w:webHidden/>
              </w:rPr>
              <w:tab/>
            </w:r>
            <w:r w:rsidR="00353E47">
              <w:rPr>
                <w:noProof/>
                <w:webHidden/>
              </w:rPr>
              <w:fldChar w:fldCharType="begin"/>
            </w:r>
            <w:r w:rsidR="00353E47">
              <w:rPr>
                <w:noProof/>
                <w:webHidden/>
              </w:rPr>
              <w:instrText xml:space="preserve"> PAGEREF _Toc5235987 \h </w:instrText>
            </w:r>
            <w:r w:rsidR="00353E47">
              <w:rPr>
                <w:noProof/>
                <w:webHidden/>
              </w:rPr>
            </w:r>
            <w:r w:rsidR="00353E47">
              <w:rPr>
                <w:noProof/>
                <w:webHidden/>
              </w:rPr>
              <w:fldChar w:fldCharType="separate"/>
            </w:r>
            <w:r w:rsidR="00CA7A41">
              <w:rPr>
                <w:noProof/>
                <w:webHidden/>
              </w:rPr>
              <w:t>114</w:t>
            </w:r>
            <w:r w:rsidR="00353E47">
              <w:rPr>
                <w:noProof/>
                <w:webHidden/>
              </w:rPr>
              <w:fldChar w:fldCharType="end"/>
            </w:r>
          </w:hyperlink>
        </w:p>
        <w:p w:rsidR="00353E47" w:rsidRDefault="00390DC2">
          <w:pPr>
            <w:pStyle w:val="TOC2"/>
            <w:rPr>
              <w:rFonts w:eastAsiaTheme="minorEastAsia"/>
              <w:noProof/>
            </w:rPr>
          </w:pPr>
          <w:hyperlink w:anchor="_Toc5235988" w:history="1">
            <w:r w:rsidR="00353E47" w:rsidRPr="00767D8E">
              <w:rPr>
                <w:rStyle w:val="Hyperlink"/>
                <w:noProof/>
              </w:rPr>
              <w:t>Byte.write.number &lt;file_table_nexp&gt; {,&lt;nexp&gt;}...</w:t>
            </w:r>
            <w:r w:rsidR="00353E47">
              <w:rPr>
                <w:noProof/>
                <w:webHidden/>
              </w:rPr>
              <w:tab/>
            </w:r>
            <w:r w:rsidR="00353E47">
              <w:rPr>
                <w:noProof/>
                <w:webHidden/>
              </w:rPr>
              <w:fldChar w:fldCharType="begin"/>
            </w:r>
            <w:r w:rsidR="00353E47">
              <w:rPr>
                <w:noProof/>
                <w:webHidden/>
              </w:rPr>
              <w:instrText xml:space="preserve"> PAGEREF _Toc5235988 \h </w:instrText>
            </w:r>
            <w:r w:rsidR="00353E47">
              <w:rPr>
                <w:noProof/>
                <w:webHidden/>
              </w:rPr>
            </w:r>
            <w:r w:rsidR="00353E47">
              <w:rPr>
                <w:noProof/>
                <w:webHidden/>
              </w:rPr>
              <w:fldChar w:fldCharType="separate"/>
            </w:r>
            <w:r w:rsidR="00CA7A41">
              <w:rPr>
                <w:noProof/>
                <w:webHidden/>
              </w:rPr>
              <w:t>114</w:t>
            </w:r>
            <w:r w:rsidR="00353E47">
              <w:rPr>
                <w:noProof/>
                <w:webHidden/>
              </w:rPr>
              <w:fldChar w:fldCharType="end"/>
            </w:r>
          </w:hyperlink>
        </w:p>
        <w:p w:rsidR="00353E47" w:rsidRDefault="00390DC2">
          <w:pPr>
            <w:pStyle w:val="TOC2"/>
            <w:rPr>
              <w:rFonts w:eastAsiaTheme="minorEastAsia"/>
              <w:noProof/>
            </w:rPr>
          </w:pPr>
          <w:hyperlink w:anchor="_Toc5235989" w:history="1">
            <w:r w:rsidR="00353E47" w:rsidRPr="00767D8E">
              <w:rPr>
                <w:rStyle w:val="Hyperlink"/>
                <w:noProof/>
              </w:rPr>
              <w:t>Byte.read.buffer &lt;file_table_nexp&gt;, &lt;count_nexp&gt;, &lt;buffer_svar&gt;</w:t>
            </w:r>
            <w:r w:rsidR="00353E47">
              <w:rPr>
                <w:noProof/>
                <w:webHidden/>
              </w:rPr>
              <w:tab/>
            </w:r>
            <w:r w:rsidR="00353E47">
              <w:rPr>
                <w:noProof/>
                <w:webHidden/>
              </w:rPr>
              <w:fldChar w:fldCharType="begin"/>
            </w:r>
            <w:r w:rsidR="00353E47">
              <w:rPr>
                <w:noProof/>
                <w:webHidden/>
              </w:rPr>
              <w:instrText xml:space="preserve"> PAGEREF _Toc5235989 \h </w:instrText>
            </w:r>
            <w:r w:rsidR="00353E47">
              <w:rPr>
                <w:noProof/>
                <w:webHidden/>
              </w:rPr>
            </w:r>
            <w:r w:rsidR="00353E47">
              <w:rPr>
                <w:noProof/>
                <w:webHidden/>
              </w:rPr>
              <w:fldChar w:fldCharType="separate"/>
            </w:r>
            <w:r w:rsidR="00CA7A41">
              <w:rPr>
                <w:noProof/>
                <w:webHidden/>
              </w:rPr>
              <w:t>115</w:t>
            </w:r>
            <w:r w:rsidR="00353E47">
              <w:rPr>
                <w:noProof/>
                <w:webHidden/>
              </w:rPr>
              <w:fldChar w:fldCharType="end"/>
            </w:r>
          </w:hyperlink>
        </w:p>
        <w:p w:rsidR="00353E47" w:rsidRDefault="00390DC2">
          <w:pPr>
            <w:pStyle w:val="TOC2"/>
            <w:rPr>
              <w:rFonts w:eastAsiaTheme="minorEastAsia"/>
              <w:noProof/>
            </w:rPr>
          </w:pPr>
          <w:hyperlink w:anchor="_Toc5235990" w:history="1">
            <w:r w:rsidR="00353E47" w:rsidRPr="00767D8E">
              <w:rPr>
                <w:rStyle w:val="Hyperlink"/>
                <w:noProof/>
              </w:rPr>
              <w:t>Byte.write.buffer &lt;file_table_nexp&gt;, &lt;buffer_sexp&gt;</w:t>
            </w:r>
            <w:r w:rsidR="00353E47">
              <w:rPr>
                <w:noProof/>
                <w:webHidden/>
              </w:rPr>
              <w:tab/>
            </w:r>
            <w:r w:rsidR="00353E47">
              <w:rPr>
                <w:noProof/>
                <w:webHidden/>
              </w:rPr>
              <w:fldChar w:fldCharType="begin"/>
            </w:r>
            <w:r w:rsidR="00353E47">
              <w:rPr>
                <w:noProof/>
                <w:webHidden/>
              </w:rPr>
              <w:instrText xml:space="preserve"> PAGEREF _Toc5235990 \h </w:instrText>
            </w:r>
            <w:r w:rsidR="00353E47">
              <w:rPr>
                <w:noProof/>
                <w:webHidden/>
              </w:rPr>
            </w:r>
            <w:r w:rsidR="00353E47">
              <w:rPr>
                <w:noProof/>
                <w:webHidden/>
              </w:rPr>
              <w:fldChar w:fldCharType="separate"/>
            </w:r>
            <w:r w:rsidR="00CA7A41">
              <w:rPr>
                <w:noProof/>
                <w:webHidden/>
              </w:rPr>
              <w:t>115</w:t>
            </w:r>
            <w:r w:rsidR="00353E47">
              <w:rPr>
                <w:noProof/>
                <w:webHidden/>
              </w:rPr>
              <w:fldChar w:fldCharType="end"/>
            </w:r>
          </w:hyperlink>
        </w:p>
        <w:p w:rsidR="00353E47" w:rsidRDefault="00390DC2">
          <w:pPr>
            <w:pStyle w:val="TOC2"/>
            <w:rPr>
              <w:rFonts w:eastAsiaTheme="minorEastAsia"/>
              <w:noProof/>
            </w:rPr>
          </w:pPr>
          <w:hyperlink w:anchor="_Toc5235991" w:history="1">
            <w:r w:rsidR="00353E47" w:rsidRPr="00767D8E">
              <w:rPr>
                <w:rStyle w:val="Hyperlink"/>
                <w:noProof/>
              </w:rPr>
              <w:t>Byte.eof &lt;file_table_nexp&gt;, &lt;lvar&gt;</w:t>
            </w:r>
            <w:r w:rsidR="00353E47">
              <w:rPr>
                <w:noProof/>
                <w:webHidden/>
              </w:rPr>
              <w:tab/>
            </w:r>
            <w:r w:rsidR="00353E47">
              <w:rPr>
                <w:noProof/>
                <w:webHidden/>
              </w:rPr>
              <w:fldChar w:fldCharType="begin"/>
            </w:r>
            <w:r w:rsidR="00353E47">
              <w:rPr>
                <w:noProof/>
                <w:webHidden/>
              </w:rPr>
              <w:instrText xml:space="preserve"> PAGEREF _Toc5235991 \h </w:instrText>
            </w:r>
            <w:r w:rsidR="00353E47">
              <w:rPr>
                <w:noProof/>
                <w:webHidden/>
              </w:rPr>
            </w:r>
            <w:r w:rsidR="00353E47">
              <w:rPr>
                <w:noProof/>
                <w:webHidden/>
              </w:rPr>
              <w:fldChar w:fldCharType="separate"/>
            </w:r>
            <w:r w:rsidR="00CA7A41">
              <w:rPr>
                <w:noProof/>
                <w:webHidden/>
              </w:rPr>
              <w:t>115</w:t>
            </w:r>
            <w:r w:rsidR="00353E47">
              <w:rPr>
                <w:noProof/>
                <w:webHidden/>
              </w:rPr>
              <w:fldChar w:fldCharType="end"/>
            </w:r>
          </w:hyperlink>
        </w:p>
        <w:p w:rsidR="00353E47" w:rsidRDefault="00390DC2">
          <w:pPr>
            <w:pStyle w:val="TOC2"/>
            <w:rPr>
              <w:rFonts w:eastAsiaTheme="minorEastAsia"/>
              <w:noProof/>
            </w:rPr>
          </w:pPr>
          <w:hyperlink w:anchor="_Toc5235992" w:history="1">
            <w:r w:rsidR="00353E47" w:rsidRPr="00767D8E">
              <w:rPr>
                <w:rStyle w:val="Hyperlink"/>
                <w:noProof/>
              </w:rPr>
              <w:t>Byte.position.get &lt;file_table_nexp&gt;, &lt;position_nvar&gt;</w:t>
            </w:r>
            <w:r w:rsidR="00353E47">
              <w:rPr>
                <w:noProof/>
                <w:webHidden/>
              </w:rPr>
              <w:tab/>
            </w:r>
            <w:r w:rsidR="00353E47">
              <w:rPr>
                <w:noProof/>
                <w:webHidden/>
              </w:rPr>
              <w:fldChar w:fldCharType="begin"/>
            </w:r>
            <w:r w:rsidR="00353E47">
              <w:rPr>
                <w:noProof/>
                <w:webHidden/>
              </w:rPr>
              <w:instrText xml:space="preserve"> PAGEREF _Toc5235992 \h </w:instrText>
            </w:r>
            <w:r w:rsidR="00353E47">
              <w:rPr>
                <w:noProof/>
                <w:webHidden/>
              </w:rPr>
            </w:r>
            <w:r w:rsidR="00353E47">
              <w:rPr>
                <w:noProof/>
                <w:webHidden/>
              </w:rPr>
              <w:fldChar w:fldCharType="separate"/>
            </w:r>
            <w:r w:rsidR="00CA7A41">
              <w:rPr>
                <w:noProof/>
                <w:webHidden/>
              </w:rPr>
              <w:t>115</w:t>
            </w:r>
            <w:r w:rsidR="00353E47">
              <w:rPr>
                <w:noProof/>
                <w:webHidden/>
              </w:rPr>
              <w:fldChar w:fldCharType="end"/>
            </w:r>
          </w:hyperlink>
        </w:p>
        <w:p w:rsidR="00353E47" w:rsidRDefault="00390DC2">
          <w:pPr>
            <w:pStyle w:val="TOC2"/>
            <w:rPr>
              <w:rFonts w:eastAsiaTheme="minorEastAsia"/>
              <w:noProof/>
            </w:rPr>
          </w:pPr>
          <w:hyperlink w:anchor="_Toc5235993" w:history="1">
            <w:r w:rsidR="00353E47" w:rsidRPr="00767D8E">
              <w:rPr>
                <w:rStyle w:val="Hyperlink"/>
                <w:noProof/>
              </w:rPr>
              <w:t>Byte.position.set &lt;file_table_nexp&gt;, &lt;position_nexp&gt;</w:t>
            </w:r>
            <w:r w:rsidR="00353E47">
              <w:rPr>
                <w:noProof/>
                <w:webHidden/>
              </w:rPr>
              <w:tab/>
            </w:r>
            <w:r w:rsidR="00353E47">
              <w:rPr>
                <w:noProof/>
                <w:webHidden/>
              </w:rPr>
              <w:fldChar w:fldCharType="begin"/>
            </w:r>
            <w:r w:rsidR="00353E47">
              <w:rPr>
                <w:noProof/>
                <w:webHidden/>
              </w:rPr>
              <w:instrText xml:space="preserve"> PAGEREF _Toc5235993 \h </w:instrText>
            </w:r>
            <w:r w:rsidR="00353E47">
              <w:rPr>
                <w:noProof/>
                <w:webHidden/>
              </w:rPr>
            </w:r>
            <w:r w:rsidR="00353E47">
              <w:rPr>
                <w:noProof/>
                <w:webHidden/>
              </w:rPr>
              <w:fldChar w:fldCharType="separate"/>
            </w:r>
            <w:r w:rsidR="00CA7A41">
              <w:rPr>
                <w:noProof/>
                <w:webHidden/>
              </w:rPr>
              <w:t>115</w:t>
            </w:r>
            <w:r w:rsidR="00353E47">
              <w:rPr>
                <w:noProof/>
                <w:webHidden/>
              </w:rPr>
              <w:fldChar w:fldCharType="end"/>
            </w:r>
          </w:hyperlink>
        </w:p>
        <w:p w:rsidR="00353E47" w:rsidRDefault="00390DC2">
          <w:pPr>
            <w:pStyle w:val="TOC2"/>
            <w:rPr>
              <w:rFonts w:eastAsiaTheme="minorEastAsia"/>
              <w:noProof/>
            </w:rPr>
          </w:pPr>
          <w:hyperlink w:anchor="_Toc5235994" w:history="1">
            <w:r w:rsidR="00353E47" w:rsidRPr="00767D8E">
              <w:rPr>
                <w:rStyle w:val="Hyperlink"/>
                <w:noProof/>
              </w:rPr>
              <w:t>Byte.position.mark {{&lt;file_table_nexp&gt;}{, &lt;marklimit_nexp&gt;}}</w:t>
            </w:r>
            <w:r w:rsidR="00353E47">
              <w:rPr>
                <w:noProof/>
                <w:webHidden/>
              </w:rPr>
              <w:tab/>
            </w:r>
            <w:r w:rsidR="00353E47">
              <w:rPr>
                <w:noProof/>
                <w:webHidden/>
              </w:rPr>
              <w:fldChar w:fldCharType="begin"/>
            </w:r>
            <w:r w:rsidR="00353E47">
              <w:rPr>
                <w:noProof/>
                <w:webHidden/>
              </w:rPr>
              <w:instrText xml:space="preserve"> PAGEREF _Toc5235994 \h </w:instrText>
            </w:r>
            <w:r w:rsidR="00353E47">
              <w:rPr>
                <w:noProof/>
                <w:webHidden/>
              </w:rPr>
            </w:r>
            <w:r w:rsidR="00353E47">
              <w:rPr>
                <w:noProof/>
                <w:webHidden/>
              </w:rPr>
              <w:fldChar w:fldCharType="separate"/>
            </w:r>
            <w:r w:rsidR="00CA7A41">
              <w:rPr>
                <w:noProof/>
                <w:webHidden/>
              </w:rPr>
              <w:t>116</w:t>
            </w:r>
            <w:r w:rsidR="00353E47">
              <w:rPr>
                <w:noProof/>
                <w:webHidden/>
              </w:rPr>
              <w:fldChar w:fldCharType="end"/>
            </w:r>
          </w:hyperlink>
        </w:p>
        <w:p w:rsidR="00353E47" w:rsidRDefault="00390DC2">
          <w:pPr>
            <w:pStyle w:val="TOC2"/>
            <w:rPr>
              <w:rFonts w:eastAsiaTheme="minorEastAsia"/>
              <w:noProof/>
            </w:rPr>
          </w:pPr>
          <w:hyperlink w:anchor="_Toc5235995" w:history="1">
            <w:r w:rsidR="00353E47" w:rsidRPr="00767D8E">
              <w:rPr>
                <w:rStyle w:val="Hyperlink"/>
                <w:noProof/>
              </w:rPr>
              <w:t>Byte.truncate &lt;file_table_nexp&gt;,&lt;length_nexp&gt;</w:t>
            </w:r>
            <w:r w:rsidR="00353E47">
              <w:rPr>
                <w:noProof/>
                <w:webHidden/>
              </w:rPr>
              <w:tab/>
            </w:r>
            <w:r w:rsidR="00353E47">
              <w:rPr>
                <w:noProof/>
                <w:webHidden/>
              </w:rPr>
              <w:fldChar w:fldCharType="begin"/>
            </w:r>
            <w:r w:rsidR="00353E47">
              <w:rPr>
                <w:noProof/>
                <w:webHidden/>
              </w:rPr>
              <w:instrText xml:space="preserve"> PAGEREF _Toc5235995 \h </w:instrText>
            </w:r>
            <w:r w:rsidR="00353E47">
              <w:rPr>
                <w:noProof/>
                <w:webHidden/>
              </w:rPr>
            </w:r>
            <w:r w:rsidR="00353E47">
              <w:rPr>
                <w:noProof/>
                <w:webHidden/>
              </w:rPr>
              <w:fldChar w:fldCharType="separate"/>
            </w:r>
            <w:r w:rsidR="00CA7A41">
              <w:rPr>
                <w:noProof/>
                <w:webHidden/>
              </w:rPr>
              <w:t>116</w:t>
            </w:r>
            <w:r w:rsidR="00353E47">
              <w:rPr>
                <w:noProof/>
                <w:webHidden/>
              </w:rPr>
              <w:fldChar w:fldCharType="end"/>
            </w:r>
          </w:hyperlink>
        </w:p>
        <w:p w:rsidR="00353E47" w:rsidRDefault="00390DC2">
          <w:pPr>
            <w:pStyle w:val="TOC2"/>
            <w:rPr>
              <w:rFonts w:eastAsiaTheme="minorEastAsia"/>
              <w:noProof/>
            </w:rPr>
          </w:pPr>
          <w:hyperlink w:anchor="_Toc5235996" w:history="1">
            <w:r w:rsidR="00353E47" w:rsidRPr="00767D8E">
              <w:rPr>
                <w:rStyle w:val="Hyperlink"/>
                <w:noProof/>
              </w:rPr>
              <w:t>Byte.copy &lt;file_table_nexp&gt;,&lt;output_file_sexp&gt;</w:t>
            </w:r>
            <w:r w:rsidR="00353E47">
              <w:rPr>
                <w:noProof/>
                <w:webHidden/>
              </w:rPr>
              <w:tab/>
            </w:r>
            <w:r w:rsidR="00353E47">
              <w:rPr>
                <w:noProof/>
                <w:webHidden/>
              </w:rPr>
              <w:fldChar w:fldCharType="begin"/>
            </w:r>
            <w:r w:rsidR="00353E47">
              <w:rPr>
                <w:noProof/>
                <w:webHidden/>
              </w:rPr>
              <w:instrText xml:space="preserve"> PAGEREF _Toc5235996 \h </w:instrText>
            </w:r>
            <w:r w:rsidR="00353E47">
              <w:rPr>
                <w:noProof/>
                <w:webHidden/>
              </w:rPr>
            </w:r>
            <w:r w:rsidR="00353E47">
              <w:rPr>
                <w:noProof/>
                <w:webHidden/>
              </w:rPr>
              <w:fldChar w:fldCharType="separate"/>
            </w:r>
            <w:r w:rsidR="00CA7A41">
              <w:rPr>
                <w:noProof/>
                <w:webHidden/>
              </w:rPr>
              <w:t>116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5997" w:history="1">
            <w:r w:rsidR="00353E47" w:rsidRPr="00767D8E">
              <w:rPr>
                <w:rStyle w:val="Hyperlink"/>
                <w:noProof/>
              </w:rPr>
              <w:t>ZIP File I/O</w:t>
            </w:r>
            <w:r w:rsidR="00353E47">
              <w:rPr>
                <w:noProof/>
                <w:webHidden/>
              </w:rPr>
              <w:tab/>
            </w:r>
            <w:r w:rsidR="00353E47">
              <w:rPr>
                <w:noProof/>
                <w:webHidden/>
              </w:rPr>
              <w:fldChar w:fldCharType="begin"/>
            </w:r>
            <w:r w:rsidR="00353E47">
              <w:rPr>
                <w:noProof/>
                <w:webHidden/>
              </w:rPr>
              <w:instrText xml:space="preserve"> PAGEREF _Toc5235997 \h </w:instrText>
            </w:r>
            <w:r w:rsidR="00353E47">
              <w:rPr>
                <w:noProof/>
                <w:webHidden/>
              </w:rPr>
            </w:r>
            <w:r w:rsidR="00353E47">
              <w:rPr>
                <w:noProof/>
                <w:webHidden/>
              </w:rPr>
              <w:fldChar w:fldCharType="separate"/>
            </w:r>
            <w:r w:rsidR="00CA7A41">
              <w:rPr>
                <w:noProof/>
                <w:webHidden/>
              </w:rPr>
              <w:t>116</w:t>
            </w:r>
            <w:r w:rsidR="00353E47">
              <w:rPr>
                <w:noProof/>
                <w:webHidden/>
              </w:rPr>
              <w:fldChar w:fldCharType="end"/>
            </w:r>
          </w:hyperlink>
        </w:p>
        <w:p w:rsidR="00353E47" w:rsidRDefault="00390DC2">
          <w:pPr>
            <w:pStyle w:val="TOC2"/>
            <w:rPr>
              <w:rFonts w:eastAsiaTheme="minorEastAsia"/>
              <w:noProof/>
            </w:rPr>
          </w:pPr>
          <w:hyperlink w:anchor="_Toc5235998" w:history="1">
            <w:r w:rsidR="00353E47" w:rsidRPr="00767D8E">
              <w:rPr>
                <w:rStyle w:val="Hyperlink"/>
                <w:noProof/>
              </w:rPr>
              <w:t>Zip.count &lt;path_sexp&gt;, &lt;nvar&gt;</w:t>
            </w:r>
            <w:r w:rsidR="00353E47">
              <w:rPr>
                <w:noProof/>
                <w:webHidden/>
              </w:rPr>
              <w:tab/>
            </w:r>
            <w:r w:rsidR="00353E47">
              <w:rPr>
                <w:noProof/>
                <w:webHidden/>
              </w:rPr>
              <w:fldChar w:fldCharType="begin"/>
            </w:r>
            <w:r w:rsidR="00353E47">
              <w:rPr>
                <w:noProof/>
                <w:webHidden/>
              </w:rPr>
              <w:instrText xml:space="preserve"> PAGEREF _Toc5235998 \h </w:instrText>
            </w:r>
            <w:r w:rsidR="00353E47">
              <w:rPr>
                <w:noProof/>
                <w:webHidden/>
              </w:rPr>
            </w:r>
            <w:r w:rsidR="00353E47">
              <w:rPr>
                <w:noProof/>
                <w:webHidden/>
              </w:rPr>
              <w:fldChar w:fldCharType="separate"/>
            </w:r>
            <w:r w:rsidR="00CA7A41">
              <w:rPr>
                <w:noProof/>
                <w:webHidden/>
              </w:rPr>
              <w:t>117</w:t>
            </w:r>
            <w:r w:rsidR="00353E47">
              <w:rPr>
                <w:noProof/>
                <w:webHidden/>
              </w:rPr>
              <w:fldChar w:fldCharType="end"/>
            </w:r>
          </w:hyperlink>
        </w:p>
        <w:p w:rsidR="00353E47" w:rsidRDefault="00390DC2">
          <w:pPr>
            <w:pStyle w:val="TOC2"/>
            <w:rPr>
              <w:rFonts w:eastAsiaTheme="minorEastAsia"/>
              <w:noProof/>
            </w:rPr>
          </w:pPr>
          <w:hyperlink w:anchor="_Toc5235999" w:history="1">
            <w:r w:rsidR="00353E47" w:rsidRPr="00767D8E">
              <w:rPr>
                <w:rStyle w:val="Hyperlink"/>
                <w:noProof/>
              </w:rPr>
              <w:t>Zip.dir &lt;path_sexp&gt;, Array$[] {,&lt;dirmark_sexp&gt;}</w:t>
            </w:r>
            <w:r w:rsidR="00353E47">
              <w:rPr>
                <w:noProof/>
                <w:webHidden/>
              </w:rPr>
              <w:tab/>
            </w:r>
            <w:r w:rsidR="00353E47">
              <w:rPr>
                <w:noProof/>
                <w:webHidden/>
              </w:rPr>
              <w:fldChar w:fldCharType="begin"/>
            </w:r>
            <w:r w:rsidR="00353E47">
              <w:rPr>
                <w:noProof/>
                <w:webHidden/>
              </w:rPr>
              <w:instrText xml:space="preserve"> PAGEREF _Toc5235999 \h </w:instrText>
            </w:r>
            <w:r w:rsidR="00353E47">
              <w:rPr>
                <w:noProof/>
                <w:webHidden/>
              </w:rPr>
            </w:r>
            <w:r w:rsidR="00353E47">
              <w:rPr>
                <w:noProof/>
                <w:webHidden/>
              </w:rPr>
              <w:fldChar w:fldCharType="separate"/>
            </w:r>
            <w:r w:rsidR="00CA7A41">
              <w:rPr>
                <w:noProof/>
                <w:webHidden/>
              </w:rPr>
              <w:t>117</w:t>
            </w:r>
            <w:r w:rsidR="00353E47">
              <w:rPr>
                <w:noProof/>
                <w:webHidden/>
              </w:rPr>
              <w:fldChar w:fldCharType="end"/>
            </w:r>
          </w:hyperlink>
        </w:p>
        <w:p w:rsidR="00353E47" w:rsidRDefault="00390DC2">
          <w:pPr>
            <w:pStyle w:val="TOC2"/>
            <w:rPr>
              <w:rFonts w:eastAsiaTheme="minorEastAsia"/>
              <w:noProof/>
            </w:rPr>
          </w:pPr>
          <w:hyperlink w:anchor="_Toc5236000" w:history="1">
            <w:r w:rsidR="00353E47" w:rsidRPr="00767D8E">
              <w:rPr>
                <w:rStyle w:val="Hyperlink"/>
                <w:noProof/>
              </w:rPr>
              <w:t>Zip.open {r|w|a}, &lt;file_table_nvar&gt;, &lt;path_sexp&gt;</w:t>
            </w:r>
            <w:r w:rsidR="00353E47">
              <w:rPr>
                <w:noProof/>
                <w:webHidden/>
              </w:rPr>
              <w:tab/>
            </w:r>
            <w:r w:rsidR="00353E47">
              <w:rPr>
                <w:noProof/>
                <w:webHidden/>
              </w:rPr>
              <w:fldChar w:fldCharType="begin"/>
            </w:r>
            <w:r w:rsidR="00353E47">
              <w:rPr>
                <w:noProof/>
                <w:webHidden/>
              </w:rPr>
              <w:instrText xml:space="preserve"> PAGEREF _Toc5236000 \h </w:instrText>
            </w:r>
            <w:r w:rsidR="00353E47">
              <w:rPr>
                <w:noProof/>
                <w:webHidden/>
              </w:rPr>
            </w:r>
            <w:r w:rsidR="00353E47">
              <w:rPr>
                <w:noProof/>
                <w:webHidden/>
              </w:rPr>
              <w:fldChar w:fldCharType="separate"/>
            </w:r>
            <w:r w:rsidR="00CA7A41">
              <w:rPr>
                <w:noProof/>
                <w:webHidden/>
              </w:rPr>
              <w:t>117</w:t>
            </w:r>
            <w:r w:rsidR="00353E47">
              <w:rPr>
                <w:noProof/>
                <w:webHidden/>
              </w:rPr>
              <w:fldChar w:fldCharType="end"/>
            </w:r>
          </w:hyperlink>
        </w:p>
        <w:p w:rsidR="00353E47" w:rsidRDefault="00390DC2">
          <w:pPr>
            <w:pStyle w:val="TOC2"/>
            <w:rPr>
              <w:rFonts w:eastAsiaTheme="minorEastAsia"/>
              <w:noProof/>
            </w:rPr>
          </w:pPr>
          <w:hyperlink w:anchor="_Toc5236001" w:history="1">
            <w:r w:rsidR="00353E47" w:rsidRPr="00767D8E">
              <w:rPr>
                <w:rStyle w:val="Hyperlink"/>
                <w:noProof/>
              </w:rPr>
              <w:t>Zip.close &lt;file_table_nexp&gt;</w:t>
            </w:r>
            <w:r w:rsidR="00353E47">
              <w:rPr>
                <w:noProof/>
                <w:webHidden/>
              </w:rPr>
              <w:tab/>
            </w:r>
            <w:r w:rsidR="00353E47">
              <w:rPr>
                <w:noProof/>
                <w:webHidden/>
              </w:rPr>
              <w:fldChar w:fldCharType="begin"/>
            </w:r>
            <w:r w:rsidR="00353E47">
              <w:rPr>
                <w:noProof/>
                <w:webHidden/>
              </w:rPr>
              <w:instrText xml:space="preserve"> PAGEREF _Toc5236001 \h </w:instrText>
            </w:r>
            <w:r w:rsidR="00353E47">
              <w:rPr>
                <w:noProof/>
                <w:webHidden/>
              </w:rPr>
            </w:r>
            <w:r w:rsidR="00353E47">
              <w:rPr>
                <w:noProof/>
                <w:webHidden/>
              </w:rPr>
              <w:fldChar w:fldCharType="separate"/>
            </w:r>
            <w:r w:rsidR="00CA7A41">
              <w:rPr>
                <w:noProof/>
                <w:webHidden/>
              </w:rPr>
              <w:t>117</w:t>
            </w:r>
            <w:r w:rsidR="00353E47">
              <w:rPr>
                <w:noProof/>
                <w:webHidden/>
              </w:rPr>
              <w:fldChar w:fldCharType="end"/>
            </w:r>
          </w:hyperlink>
        </w:p>
        <w:p w:rsidR="00353E47" w:rsidRDefault="00390DC2">
          <w:pPr>
            <w:pStyle w:val="TOC2"/>
            <w:rPr>
              <w:rFonts w:eastAsiaTheme="minorEastAsia"/>
              <w:noProof/>
            </w:rPr>
          </w:pPr>
          <w:hyperlink w:anchor="_Toc5236002" w:history="1">
            <w:r w:rsidR="00353E47" w:rsidRPr="00767D8E">
              <w:rPr>
                <w:rStyle w:val="Hyperlink"/>
                <w:noProof/>
              </w:rPr>
              <w:t>Zip.read &lt;file_table_nexp&gt; ,&lt;buffer_svar&gt;, &lt;file_name_sexp&gt;</w:t>
            </w:r>
            <w:r w:rsidR="00353E47">
              <w:rPr>
                <w:noProof/>
                <w:webHidden/>
              </w:rPr>
              <w:tab/>
            </w:r>
            <w:r w:rsidR="00353E47">
              <w:rPr>
                <w:noProof/>
                <w:webHidden/>
              </w:rPr>
              <w:fldChar w:fldCharType="begin"/>
            </w:r>
            <w:r w:rsidR="00353E47">
              <w:rPr>
                <w:noProof/>
                <w:webHidden/>
              </w:rPr>
              <w:instrText xml:space="preserve"> PAGEREF _Toc5236002 \h </w:instrText>
            </w:r>
            <w:r w:rsidR="00353E47">
              <w:rPr>
                <w:noProof/>
                <w:webHidden/>
              </w:rPr>
            </w:r>
            <w:r w:rsidR="00353E47">
              <w:rPr>
                <w:noProof/>
                <w:webHidden/>
              </w:rPr>
              <w:fldChar w:fldCharType="separate"/>
            </w:r>
            <w:r w:rsidR="00CA7A41">
              <w:rPr>
                <w:noProof/>
                <w:webHidden/>
              </w:rPr>
              <w:t>117</w:t>
            </w:r>
            <w:r w:rsidR="00353E47">
              <w:rPr>
                <w:noProof/>
                <w:webHidden/>
              </w:rPr>
              <w:fldChar w:fldCharType="end"/>
            </w:r>
          </w:hyperlink>
        </w:p>
        <w:p w:rsidR="00353E47" w:rsidRDefault="00390DC2">
          <w:pPr>
            <w:pStyle w:val="TOC2"/>
            <w:rPr>
              <w:rFonts w:eastAsiaTheme="minorEastAsia"/>
              <w:noProof/>
            </w:rPr>
          </w:pPr>
          <w:hyperlink w:anchor="_Toc5236003" w:history="1">
            <w:r w:rsidR="00353E47" w:rsidRPr="00767D8E">
              <w:rPr>
                <w:rStyle w:val="Hyperlink"/>
                <w:noProof/>
              </w:rPr>
              <w:t>Zip.write &lt;file_table_nexp&gt; ,&lt;buffer_sexp&gt;, &lt;file_name_sexp&gt;</w:t>
            </w:r>
            <w:r w:rsidR="00353E47">
              <w:rPr>
                <w:noProof/>
                <w:webHidden/>
              </w:rPr>
              <w:tab/>
            </w:r>
            <w:r w:rsidR="00353E47">
              <w:rPr>
                <w:noProof/>
                <w:webHidden/>
              </w:rPr>
              <w:fldChar w:fldCharType="begin"/>
            </w:r>
            <w:r w:rsidR="00353E47">
              <w:rPr>
                <w:noProof/>
                <w:webHidden/>
              </w:rPr>
              <w:instrText xml:space="preserve"> PAGEREF _Toc5236003 \h </w:instrText>
            </w:r>
            <w:r w:rsidR="00353E47">
              <w:rPr>
                <w:noProof/>
                <w:webHidden/>
              </w:rPr>
            </w:r>
            <w:r w:rsidR="00353E47">
              <w:rPr>
                <w:noProof/>
                <w:webHidden/>
              </w:rPr>
              <w:fldChar w:fldCharType="separate"/>
            </w:r>
            <w:r w:rsidR="00CA7A41">
              <w:rPr>
                <w:noProof/>
                <w:webHidden/>
              </w:rPr>
              <w:t>118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04" w:history="1">
            <w:r w:rsidR="00353E47" w:rsidRPr="00767D8E">
              <w:rPr>
                <w:rStyle w:val="Hyperlink"/>
                <w:noProof/>
              </w:rPr>
              <w:t>HTML</w:t>
            </w:r>
            <w:r w:rsidR="00353E47">
              <w:rPr>
                <w:noProof/>
                <w:webHidden/>
              </w:rPr>
              <w:tab/>
            </w:r>
            <w:r w:rsidR="00353E47">
              <w:rPr>
                <w:noProof/>
                <w:webHidden/>
              </w:rPr>
              <w:fldChar w:fldCharType="begin"/>
            </w:r>
            <w:r w:rsidR="00353E47">
              <w:rPr>
                <w:noProof/>
                <w:webHidden/>
              </w:rPr>
              <w:instrText xml:space="preserve"> PAGEREF _Toc5236004 \h </w:instrText>
            </w:r>
            <w:r w:rsidR="00353E47">
              <w:rPr>
                <w:noProof/>
                <w:webHidden/>
              </w:rPr>
            </w:r>
            <w:r w:rsidR="00353E47">
              <w:rPr>
                <w:noProof/>
                <w:webHidden/>
              </w:rPr>
              <w:fldChar w:fldCharType="separate"/>
            </w:r>
            <w:r w:rsidR="00CA7A41">
              <w:rPr>
                <w:noProof/>
                <w:webHidden/>
              </w:rPr>
              <w:t>118</w:t>
            </w:r>
            <w:r w:rsidR="00353E47">
              <w:rPr>
                <w:noProof/>
                <w:webHidden/>
              </w:rPr>
              <w:fldChar w:fldCharType="end"/>
            </w:r>
          </w:hyperlink>
        </w:p>
        <w:p w:rsidR="00353E47" w:rsidRDefault="00390DC2">
          <w:pPr>
            <w:pStyle w:val="TOC2"/>
            <w:rPr>
              <w:rFonts w:eastAsiaTheme="minorEastAsia"/>
              <w:noProof/>
            </w:rPr>
          </w:pPr>
          <w:hyperlink w:anchor="_Toc5236005"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_Toc5236005 \h </w:instrText>
            </w:r>
            <w:r w:rsidR="00353E47">
              <w:rPr>
                <w:noProof/>
                <w:webHidden/>
              </w:rPr>
            </w:r>
            <w:r w:rsidR="00353E47">
              <w:rPr>
                <w:noProof/>
                <w:webHidden/>
              </w:rPr>
              <w:fldChar w:fldCharType="separate"/>
            </w:r>
            <w:r w:rsidR="00CA7A41">
              <w:rPr>
                <w:noProof/>
                <w:webHidden/>
              </w:rPr>
              <w:t>118</w:t>
            </w:r>
            <w:r w:rsidR="00353E47">
              <w:rPr>
                <w:noProof/>
                <w:webHidden/>
              </w:rPr>
              <w:fldChar w:fldCharType="end"/>
            </w:r>
          </w:hyperlink>
        </w:p>
        <w:p w:rsidR="00353E47" w:rsidRDefault="00390DC2">
          <w:pPr>
            <w:pStyle w:val="TOC2"/>
            <w:rPr>
              <w:rFonts w:eastAsiaTheme="minorEastAsia"/>
              <w:noProof/>
            </w:rPr>
          </w:pPr>
          <w:hyperlink w:anchor="_Toc5236006" w:history="1">
            <w:r w:rsidR="00353E47" w:rsidRPr="00767D8E">
              <w:rPr>
                <w:rStyle w:val="Hyperlink"/>
                <w:noProof/>
              </w:rPr>
              <w:t>HTML Commands</w:t>
            </w:r>
            <w:r w:rsidR="00353E47">
              <w:rPr>
                <w:noProof/>
                <w:webHidden/>
              </w:rPr>
              <w:tab/>
            </w:r>
            <w:r w:rsidR="00353E47">
              <w:rPr>
                <w:noProof/>
                <w:webHidden/>
              </w:rPr>
              <w:fldChar w:fldCharType="begin"/>
            </w:r>
            <w:r w:rsidR="00353E47">
              <w:rPr>
                <w:noProof/>
                <w:webHidden/>
              </w:rPr>
              <w:instrText xml:space="preserve"> PAGEREF _Toc5236006 \h </w:instrText>
            </w:r>
            <w:r w:rsidR="00353E47">
              <w:rPr>
                <w:noProof/>
                <w:webHidden/>
              </w:rPr>
            </w:r>
            <w:r w:rsidR="00353E47">
              <w:rPr>
                <w:noProof/>
                <w:webHidden/>
              </w:rPr>
              <w:fldChar w:fldCharType="separate"/>
            </w:r>
            <w:r w:rsidR="00CA7A41">
              <w:rPr>
                <w:noProof/>
                <w:webHidden/>
              </w:rPr>
              <w:t>118</w:t>
            </w:r>
            <w:r w:rsidR="00353E47">
              <w:rPr>
                <w:noProof/>
                <w:webHidden/>
              </w:rPr>
              <w:fldChar w:fldCharType="end"/>
            </w:r>
          </w:hyperlink>
        </w:p>
        <w:p w:rsidR="00353E47" w:rsidRDefault="00390DC2">
          <w:pPr>
            <w:pStyle w:val="TOC3"/>
            <w:rPr>
              <w:rFonts w:eastAsiaTheme="minorEastAsia"/>
              <w:noProof/>
            </w:rPr>
          </w:pPr>
          <w:hyperlink w:anchor="_Toc5236007" w:history="1">
            <w:r w:rsidR="00353E47" w:rsidRPr="00767D8E">
              <w:rPr>
                <w:rStyle w:val="Hyperlink"/>
                <w:noProof/>
              </w:rPr>
              <w:t>Html.open {&lt;ShowStatusBar_lexp&gt; {, &lt;Orientation_nexp&gt;}}</w:t>
            </w:r>
            <w:r w:rsidR="00353E47">
              <w:rPr>
                <w:noProof/>
                <w:webHidden/>
              </w:rPr>
              <w:tab/>
            </w:r>
            <w:r w:rsidR="00353E47">
              <w:rPr>
                <w:noProof/>
                <w:webHidden/>
              </w:rPr>
              <w:fldChar w:fldCharType="begin"/>
            </w:r>
            <w:r w:rsidR="00353E47">
              <w:rPr>
                <w:noProof/>
                <w:webHidden/>
              </w:rPr>
              <w:instrText xml:space="preserve"> PAGEREF _Toc5236007 \h </w:instrText>
            </w:r>
            <w:r w:rsidR="00353E47">
              <w:rPr>
                <w:noProof/>
                <w:webHidden/>
              </w:rPr>
            </w:r>
            <w:r w:rsidR="00353E47">
              <w:rPr>
                <w:noProof/>
                <w:webHidden/>
              </w:rPr>
              <w:fldChar w:fldCharType="separate"/>
            </w:r>
            <w:r w:rsidR="00CA7A41">
              <w:rPr>
                <w:noProof/>
                <w:webHidden/>
              </w:rPr>
              <w:t>118</w:t>
            </w:r>
            <w:r w:rsidR="00353E47">
              <w:rPr>
                <w:noProof/>
                <w:webHidden/>
              </w:rPr>
              <w:fldChar w:fldCharType="end"/>
            </w:r>
          </w:hyperlink>
        </w:p>
        <w:p w:rsidR="00353E47" w:rsidRDefault="00390DC2">
          <w:pPr>
            <w:pStyle w:val="TOC3"/>
            <w:rPr>
              <w:rFonts w:eastAsiaTheme="minorEastAsia"/>
              <w:noProof/>
            </w:rPr>
          </w:pPr>
          <w:hyperlink w:anchor="_Toc5236008" w:history="1">
            <w:r w:rsidR="00353E47" w:rsidRPr="00767D8E">
              <w:rPr>
                <w:rStyle w:val="Hyperlink"/>
                <w:noProof/>
              </w:rPr>
              <w:t>Html.orientation &lt;nexp&gt;</w:t>
            </w:r>
            <w:r w:rsidR="00353E47">
              <w:rPr>
                <w:noProof/>
                <w:webHidden/>
              </w:rPr>
              <w:tab/>
            </w:r>
            <w:r w:rsidR="00353E47">
              <w:rPr>
                <w:noProof/>
                <w:webHidden/>
              </w:rPr>
              <w:fldChar w:fldCharType="begin"/>
            </w:r>
            <w:r w:rsidR="00353E47">
              <w:rPr>
                <w:noProof/>
                <w:webHidden/>
              </w:rPr>
              <w:instrText xml:space="preserve"> PAGEREF _Toc5236008 \h </w:instrText>
            </w:r>
            <w:r w:rsidR="00353E47">
              <w:rPr>
                <w:noProof/>
                <w:webHidden/>
              </w:rPr>
            </w:r>
            <w:r w:rsidR="00353E47">
              <w:rPr>
                <w:noProof/>
                <w:webHidden/>
              </w:rPr>
              <w:fldChar w:fldCharType="separate"/>
            </w:r>
            <w:r w:rsidR="00CA7A41">
              <w:rPr>
                <w:noProof/>
                <w:webHidden/>
              </w:rPr>
              <w:t>119</w:t>
            </w:r>
            <w:r w:rsidR="00353E47">
              <w:rPr>
                <w:noProof/>
                <w:webHidden/>
              </w:rPr>
              <w:fldChar w:fldCharType="end"/>
            </w:r>
          </w:hyperlink>
        </w:p>
        <w:p w:rsidR="00353E47" w:rsidRDefault="00390DC2">
          <w:pPr>
            <w:pStyle w:val="TOC3"/>
            <w:rPr>
              <w:rFonts w:eastAsiaTheme="minorEastAsia"/>
              <w:noProof/>
            </w:rPr>
          </w:pPr>
          <w:hyperlink w:anchor="_Toc5236009" w:history="1">
            <w:r w:rsidR="00353E47" w:rsidRPr="00767D8E">
              <w:rPr>
                <w:rStyle w:val="Hyperlink"/>
                <w:noProof/>
              </w:rPr>
              <w:t>Html.load.url &lt;file_sexp&gt;</w:t>
            </w:r>
            <w:r w:rsidR="00353E47">
              <w:rPr>
                <w:noProof/>
                <w:webHidden/>
              </w:rPr>
              <w:tab/>
            </w:r>
            <w:r w:rsidR="00353E47">
              <w:rPr>
                <w:noProof/>
                <w:webHidden/>
              </w:rPr>
              <w:fldChar w:fldCharType="begin"/>
            </w:r>
            <w:r w:rsidR="00353E47">
              <w:rPr>
                <w:noProof/>
                <w:webHidden/>
              </w:rPr>
              <w:instrText xml:space="preserve"> PAGEREF _Toc5236009 \h </w:instrText>
            </w:r>
            <w:r w:rsidR="00353E47">
              <w:rPr>
                <w:noProof/>
                <w:webHidden/>
              </w:rPr>
            </w:r>
            <w:r w:rsidR="00353E47">
              <w:rPr>
                <w:noProof/>
                <w:webHidden/>
              </w:rPr>
              <w:fldChar w:fldCharType="separate"/>
            </w:r>
            <w:r w:rsidR="00CA7A41">
              <w:rPr>
                <w:noProof/>
                <w:webHidden/>
              </w:rPr>
              <w:t>119</w:t>
            </w:r>
            <w:r w:rsidR="00353E47">
              <w:rPr>
                <w:noProof/>
                <w:webHidden/>
              </w:rPr>
              <w:fldChar w:fldCharType="end"/>
            </w:r>
          </w:hyperlink>
        </w:p>
        <w:p w:rsidR="00353E47" w:rsidRDefault="00390DC2">
          <w:pPr>
            <w:pStyle w:val="TOC3"/>
            <w:rPr>
              <w:rFonts w:eastAsiaTheme="minorEastAsia"/>
              <w:noProof/>
            </w:rPr>
          </w:pPr>
          <w:hyperlink w:anchor="_Toc5236010" w:history="1">
            <w:r w:rsidR="00353E47" w:rsidRPr="00767D8E">
              <w:rPr>
                <w:rStyle w:val="Hyperlink"/>
                <w:noProof/>
              </w:rPr>
              <w:t>Html.load.string &lt;html_sexp&gt;</w:t>
            </w:r>
            <w:r w:rsidR="00353E47">
              <w:rPr>
                <w:noProof/>
                <w:webHidden/>
              </w:rPr>
              <w:tab/>
            </w:r>
            <w:r w:rsidR="00353E47">
              <w:rPr>
                <w:noProof/>
                <w:webHidden/>
              </w:rPr>
              <w:fldChar w:fldCharType="begin"/>
            </w:r>
            <w:r w:rsidR="00353E47">
              <w:rPr>
                <w:noProof/>
                <w:webHidden/>
              </w:rPr>
              <w:instrText xml:space="preserve"> PAGEREF _Toc5236010 \h </w:instrText>
            </w:r>
            <w:r w:rsidR="00353E47">
              <w:rPr>
                <w:noProof/>
                <w:webHidden/>
              </w:rPr>
            </w:r>
            <w:r w:rsidR="00353E47">
              <w:rPr>
                <w:noProof/>
                <w:webHidden/>
              </w:rPr>
              <w:fldChar w:fldCharType="separate"/>
            </w:r>
            <w:r w:rsidR="00CA7A41">
              <w:rPr>
                <w:noProof/>
                <w:webHidden/>
              </w:rPr>
              <w:t>119</w:t>
            </w:r>
            <w:r w:rsidR="00353E47">
              <w:rPr>
                <w:noProof/>
                <w:webHidden/>
              </w:rPr>
              <w:fldChar w:fldCharType="end"/>
            </w:r>
          </w:hyperlink>
        </w:p>
        <w:p w:rsidR="00353E47" w:rsidRDefault="00390DC2">
          <w:pPr>
            <w:pStyle w:val="TOC3"/>
            <w:rPr>
              <w:rFonts w:eastAsiaTheme="minorEastAsia"/>
              <w:noProof/>
            </w:rPr>
          </w:pPr>
          <w:hyperlink w:anchor="_Toc5236011" w:history="1">
            <w:r w:rsidR="00353E47" w:rsidRPr="00767D8E">
              <w:rPr>
                <w:rStyle w:val="Hyperlink"/>
                <w:noProof/>
              </w:rPr>
              <w:t>Html.post &lt;url_sexp&gt;, &lt;list_nexp&gt;</w:t>
            </w:r>
            <w:r w:rsidR="00353E47">
              <w:rPr>
                <w:noProof/>
                <w:webHidden/>
              </w:rPr>
              <w:tab/>
            </w:r>
            <w:r w:rsidR="00353E47">
              <w:rPr>
                <w:noProof/>
                <w:webHidden/>
              </w:rPr>
              <w:fldChar w:fldCharType="begin"/>
            </w:r>
            <w:r w:rsidR="00353E47">
              <w:rPr>
                <w:noProof/>
                <w:webHidden/>
              </w:rPr>
              <w:instrText xml:space="preserve"> PAGEREF _Toc5236011 \h </w:instrText>
            </w:r>
            <w:r w:rsidR="00353E47">
              <w:rPr>
                <w:noProof/>
                <w:webHidden/>
              </w:rPr>
            </w:r>
            <w:r w:rsidR="00353E47">
              <w:rPr>
                <w:noProof/>
                <w:webHidden/>
              </w:rPr>
              <w:fldChar w:fldCharType="separate"/>
            </w:r>
            <w:r w:rsidR="00CA7A41">
              <w:rPr>
                <w:noProof/>
                <w:webHidden/>
              </w:rPr>
              <w:t>120</w:t>
            </w:r>
            <w:r w:rsidR="00353E47">
              <w:rPr>
                <w:noProof/>
                <w:webHidden/>
              </w:rPr>
              <w:fldChar w:fldCharType="end"/>
            </w:r>
          </w:hyperlink>
        </w:p>
        <w:p w:rsidR="00353E47" w:rsidRDefault="00390DC2">
          <w:pPr>
            <w:pStyle w:val="TOC3"/>
            <w:rPr>
              <w:rFonts w:eastAsiaTheme="minorEastAsia"/>
              <w:noProof/>
            </w:rPr>
          </w:pPr>
          <w:hyperlink w:anchor="_Toc5236012" w:history="1">
            <w:r w:rsidR="00353E47" w:rsidRPr="00767D8E">
              <w:rPr>
                <w:rStyle w:val="Hyperlink"/>
                <w:noProof/>
              </w:rPr>
              <w:t>Html.get.datalink &lt;data_svar&gt;</w:t>
            </w:r>
            <w:r w:rsidR="00353E47">
              <w:rPr>
                <w:noProof/>
                <w:webHidden/>
              </w:rPr>
              <w:tab/>
            </w:r>
            <w:r w:rsidR="00353E47">
              <w:rPr>
                <w:noProof/>
                <w:webHidden/>
              </w:rPr>
              <w:fldChar w:fldCharType="begin"/>
            </w:r>
            <w:r w:rsidR="00353E47">
              <w:rPr>
                <w:noProof/>
                <w:webHidden/>
              </w:rPr>
              <w:instrText xml:space="preserve"> PAGEREF _Toc5236012 \h </w:instrText>
            </w:r>
            <w:r w:rsidR="00353E47">
              <w:rPr>
                <w:noProof/>
                <w:webHidden/>
              </w:rPr>
            </w:r>
            <w:r w:rsidR="00353E47">
              <w:rPr>
                <w:noProof/>
                <w:webHidden/>
              </w:rPr>
              <w:fldChar w:fldCharType="separate"/>
            </w:r>
            <w:r w:rsidR="00CA7A41">
              <w:rPr>
                <w:noProof/>
                <w:webHidden/>
              </w:rPr>
              <w:t>120</w:t>
            </w:r>
            <w:r w:rsidR="00353E47">
              <w:rPr>
                <w:noProof/>
                <w:webHidden/>
              </w:rPr>
              <w:fldChar w:fldCharType="end"/>
            </w:r>
          </w:hyperlink>
        </w:p>
        <w:p w:rsidR="00353E47" w:rsidRDefault="00390DC2">
          <w:pPr>
            <w:pStyle w:val="TOC3"/>
            <w:rPr>
              <w:rFonts w:eastAsiaTheme="minorEastAsia"/>
              <w:noProof/>
            </w:rPr>
          </w:pPr>
          <w:hyperlink w:anchor="_Toc5236013" w:history="1">
            <w:r w:rsidR="00353E47" w:rsidRPr="00767D8E">
              <w:rPr>
                <w:rStyle w:val="Hyperlink"/>
                <w:noProof/>
              </w:rPr>
              <w:t>Html.go.back</w:t>
            </w:r>
            <w:r w:rsidR="00353E47">
              <w:rPr>
                <w:noProof/>
                <w:webHidden/>
              </w:rPr>
              <w:tab/>
            </w:r>
            <w:r w:rsidR="00353E47">
              <w:rPr>
                <w:noProof/>
                <w:webHidden/>
              </w:rPr>
              <w:fldChar w:fldCharType="begin"/>
            </w:r>
            <w:r w:rsidR="00353E47">
              <w:rPr>
                <w:noProof/>
                <w:webHidden/>
              </w:rPr>
              <w:instrText xml:space="preserve"> PAGEREF _Toc5236013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14" w:history="1">
            <w:r w:rsidR="00353E47" w:rsidRPr="00767D8E">
              <w:rPr>
                <w:rStyle w:val="Hyperlink"/>
                <w:noProof/>
              </w:rPr>
              <w:t>Html.go.forward</w:t>
            </w:r>
            <w:r w:rsidR="00353E47">
              <w:rPr>
                <w:noProof/>
                <w:webHidden/>
              </w:rPr>
              <w:tab/>
            </w:r>
            <w:r w:rsidR="00353E47">
              <w:rPr>
                <w:noProof/>
                <w:webHidden/>
              </w:rPr>
              <w:fldChar w:fldCharType="begin"/>
            </w:r>
            <w:r w:rsidR="00353E47">
              <w:rPr>
                <w:noProof/>
                <w:webHidden/>
              </w:rPr>
              <w:instrText xml:space="preserve"> PAGEREF _Toc5236014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15" w:history="1">
            <w:r w:rsidR="00353E47" w:rsidRPr="00767D8E">
              <w:rPr>
                <w:rStyle w:val="Hyperlink"/>
                <w:noProof/>
              </w:rPr>
              <w:t>Html.close</w:t>
            </w:r>
            <w:r w:rsidR="00353E47">
              <w:rPr>
                <w:noProof/>
                <w:webHidden/>
              </w:rPr>
              <w:tab/>
            </w:r>
            <w:r w:rsidR="00353E47">
              <w:rPr>
                <w:noProof/>
                <w:webHidden/>
              </w:rPr>
              <w:fldChar w:fldCharType="begin"/>
            </w:r>
            <w:r w:rsidR="00353E47">
              <w:rPr>
                <w:noProof/>
                <w:webHidden/>
              </w:rPr>
              <w:instrText xml:space="preserve"> PAGEREF _Toc5236015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16" w:history="1">
            <w:r w:rsidR="00353E47" w:rsidRPr="00767D8E">
              <w:rPr>
                <w:rStyle w:val="Hyperlink"/>
                <w:noProof/>
              </w:rPr>
              <w:t>Html.clear.cache</w:t>
            </w:r>
            <w:r w:rsidR="00353E47">
              <w:rPr>
                <w:noProof/>
                <w:webHidden/>
              </w:rPr>
              <w:tab/>
            </w:r>
            <w:r w:rsidR="00353E47">
              <w:rPr>
                <w:noProof/>
                <w:webHidden/>
              </w:rPr>
              <w:fldChar w:fldCharType="begin"/>
            </w:r>
            <w:r w:rsidR="00353E47">
              <w:rPr>
                <w:noProof/>
                <w:webHidden/>
              </w:rPr>
              <w:instrText xml:space="preserve"> PAGEREF _Toc5236016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17" w:history="1">
            <w:r w:rsidR="00353E47" w:rsidRPr="00767D8E">
              <w:rPr>
                <w:rStyle w:val="Hyperlink"/>
                <w:noProof/>
              </w:rPr>
              <w:t>Html.clear.history</w:t>
            </w:r>
            <w:r w:rsidR="00353E47">
              <w:rPr>
                <w:noProof/>
                <w:webHidden/>
              </w:rPr>
              <w:tab/>
            </w:r>
            <w:r w:rsidR="00353E47">
              <w:rPr>
                <w:noProof/>
                <w:webHidden/>
              </w:rPr>
              <w:fldChar w:fldCharType="begin"/>
            </w:r>
            <w:r w:rsidR="00353E47">
              <w:rPr>
                <w:noProof/>
                <w:webHidden/>
              </w:rPr>
              <w:instrText xml:space="preserve"> PAGEREF _Toc5236017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2"/>
            <w:rPr>
              <w:rFonts w:eastAsiaTheme="minorEastAsia"/>
              <w:noProof/>
            </w:rPr>
          </w:pPr>
          <w:hyperlink w:anchor="_Toc5236018" w:history="1">
            <w:r w:rsidR="00353E47" w:rsidRPr="00767D8E">
              <w:rPr>
                <w:rStyle w:val="Hyperlink"/>
                <w:noProof/>
              </w:rPr>
              <w:t>Related Commands</w:t>
            </w:r>
            <w:r w:rsidR="00353E47">
              <w:rPr>
                <w:noProof/>
                <w:webHidden/>
              </w:rPr>
              <w:tab/>
            </w:r>
            <w:r w:rsidR="00353E47">
              <w:rPr>
                <w:noProof/>
                <w:webHidden/>
              </w:rPr>
              <w:fldChar w:fldCharType="begin"/>
            </w:r>
            <w:r w:rsidR="00353E47">
              <w:rPr>
                <w:noProof/>
                <w:webHidden/>
              </w:rPr>
              <w:instrText xml:space="preserve"> PAGEREF _Toc5236018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19" w:history="1">
            <w:r w:rsidR="00353E47" w:rsidRPr="00767D8E">
              <w:rPr>
                <w:rStyle w:val="Hyperlink"/>
                <w:noProof/>
              </w:rPr>
              <w:t>Browse &lt;url_sexp&gt;</w:t>
            </w:r>
            <w:r w:rsidR="00353E47">
              <w:rPr>
                <w:noProof/>
                <w:webHidden/>
              </w:rPr>
              <w:tab/>
            </w:r>
            <w:r w:rsidR="00353E47">
              <w:rPr>
                <w:noProof/>
                <w:webHidden/>
              </w:rPr>
              <w:fldChar w:fldCharType="begin"/>
            </w:r>
            <w:r w:rsidR="00353E47">
              <w:rPr>
                <w:noProof/>
                <w:webHidden/>
              </w:rPr>
              <w:instrText xml:space="preserve"> PAGEREF _Toc5236019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3"/>
            <w:rPr>
              <w:rFonts w:eastAsiaTheme="minorEastAsia"/>
              <w:noProof/>
            </w:rPr>
          </w:pPr>
          <w:hyperlink w:anchor="_Toc5236020" w:history="1">
            <w:r w:rsidR="00353E47" w:rsidRPr="00767D8E">
              <w:rPr>
                <w:rStyle w:val="Hyperlink"/>
                <w:noProof/>
              </w:rPr>
              <w:t>Http.post &lt;url_sexp&gt;, &lt;list_nexp&gt;, &lt;result_svar&gt;</w:t>
            </w:r>
            <w:r w:rsidR="00353E47">
              <w:rPr>
                <w:noProof/>
                <w:webHidden/>
              </w:rPr>
              <w:tab/>
            </w:r>
            <w:r w:rsidR="00353E47">
              <w:rPr>
                <w:noProof/>
                <w:webHidden/>
              </w:rPr>
              <w:fldChar w:fldCharType="begin"/>
            </w:r>
            <w:r w:rsidR="00353E47">
              <w:rPr>
                <w:noProof/>
                <w:webHidden/>
              </w:rPr>
              <w:instrText xml:space="preserve"> PAGEREF _Toc5236020 \h </w:instrText>
            </w:r>
            <w:r w:rsidR="00353E47">
              <w:rPr>
                <w:noProof/>
                <w:webHidden/>
              </w:rPr>
            </w:r>
            <w:r w:rsidR="00353E47">
              <w:rPr>
                <w:noProof/>
                <w:webHidden/>
              </w:rPr>
              <w:fldChar w:fldCharType="separate"/>
            </w:r>
            <w:r w:rsidR="00CA7A41">
              <w:rPr>
                <w:noProof/>
                <w:webHidden/>
              </w:rPr>
              <w:t>121</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21" w:history="1">
            <w:r w:rsidR="00353E47" w:rsidRPr="00767D8E">
              <w:rPr>
                <w:rStyle w:val="Hyperlink"/>
                <w:noProof/>
              </w:rPr>
              <w:t>TCP/IP Sockets</w:t>
            </w:r>
            <w:r w:rsidR="00353E47">
              <w:rPr>
                <w:noProof/>
                <w:webHidden/>
              </w:rPr>
              <w:tab/>
            </w:r>
            <w:r w:rsidR="00353E47">
              <w:rPr>
                <w:noProof/>
                <w:webHidden/>
              </w:rPr>
              <w:fldChar w:fldCharType="begin"/>
            </w:r>
            <w:r w:rsidR="00353E47">
              <w:rPr>
                <w:noProof/>
                <w:webHidden/>
              </w:rPr>
              <w:instrText xml:space="preserve"> PAGEREF _Toc5236021 \h </w:instrText>
            </w:r>
            <w:r w:rsidR="00353E47">
              <w:rPr>
                <w:noProof/>
                <w:webHidden/>
              </w:rPr>
            </w:r>
            <w:r w:rsidR="00353E47">
              <w:rPr>
                <w:noProof/>
                <w:webHidden/>
              </w:rPr>
              <w:fldChar w:fldCharType="separate"/>
            </w:r>
            <w:r w:rsidR="00CA7A41">
              <w:rPr>
                <w:noProof/>
                <w:webHidden/>
              </w:rPr>
              <w:t>122</w:t>
            </w:r>
            <w:r w:rsidR="00353E47">
              <w:rPr>
                <w:noProof/>
                <w:webHidden/>
              </w:rPr>
              <w:fldChar w:fldCharType="end"/>
            </w:r>
          </w:hyperlink>
        </w:p>
        <w:p w:rsidR="00353E47" w:rsidRDefault="00390DC2">
          <w:pPr>
            <w:pStyle w:val="TOC2"/>
            <w:rPr>
              <w:rFonts w:eastAsiaTheme="minorEastAsia"/>
              <w:noProof/>
            </w:rPr>
          </w:pPr>
          <w:hyperlink w:anchor="_Toc5236022" w:history="1">
            <w:r w:rsidR="00353E47" w:rsidRPr="00767D8E">
              <w:rPr>
                <w:rStyle w:val="Hyperlink"/>
                <w:noProof/>
              </w:rPr>
              <w:t>TCP/IP Client Socket Commands</w:t>
            </w:r>
            <w:r w:rsidR="00353E47">
              <w:rPr>
                <w:noProof/>
                <w:webHidden/>
              </w:rPr>
              <w:tab/>
            </w:r>
            <w:r w:rsidR="00353E47">
              <w:rPr>
                <w:noProof/>
                <w:webHidden/>
              </w:rPr>
              <w:fldChar w:fldCharType="begin"/>
            </w:r>
            <w:r w:rsidR="00353E47">
              <w:rPr>
                <w:noProof/>
                <w:webHidden/>
              </w:rPr>
              <w:instrText xml:space="preserve"> PAGEREF _Toc5236022 \h </w:instrText>
            </w:r>
            <w:r w:rsidR="00353E47">
              <w:rPr>
                <w:noProof/>
                <w:webHidden/>
              </w:rPr>
            </w:r>
            <w:r w:rsidR="00353E47">
              <w:rPr>
                <w:noProof/>
                <w:webHidden/>
              </w:rPr>
              <w:fldChar w:fldCharType="separate"/>
            </w:r>
            <w:r w:rsidR="00CA7A41">
              <w:rPr>
                <w:noProof/>
                <w:webHidden/>
              </w:rPr>
              <w:t>122</w:t>
            </w:r>
            <w:r w:rsidR="00353E47">
              <w:rPr>
                <w:noProof/>
                <w:webHidden/>
              </w:rPr>
              <w:fldChar w:fldCharType="end"/>
            </w:r>
          </w:hyperlink>
        </w:p>
        <w:p w:rsidR="00353E47" w:rsidRDefault="00390DC2">
          <w:pPr>
            <w:pStyle w:val="TOC3"/>
            <w:rPr>
              <w:rFonts w:eastAsiaTheme="minorEastAsia"/>
              <w:noProof/>
            </w:rPr>
          </w:pPr>
          <w:hyperlink w:anchor="_Toc5236023" w:history="1">
            <w:r w:rsidR="00353E47" w:rsidRPr="00767D8E">
              <w:rPr>
                <w:rStyle w:val="Hyperlink"/>
                <w:noProof/>
              </w:rPr>
              <w:t>Socket.client.connect &lt;server_sexp&gt;, &lt;port_nexp&gt; { , &lt;wait_lexp&gt; }</w:t>
            </w:r>
            <w:r w:rsidR="00353E47">
              <w:rPr>
                <w:noProof/>
                <w:webHidden/>
              </w:rPr>
              <w:tab/>
            </w:r>
            <w:r w:rsidR="00353E47">
              <w:rPr>
                <w:noProof/>
                <w:webHidden/>
              </w:rPr>
              <w:fldChar w:fldCharType="begin"/>
            </w:r>
            <w:r w:rsidR="00353E47">
              <w:rPr>
                <w:noProof/>
                <w:webHidden/>
              </w:rPr>
              <w:instrText xml:space="preserve"> PAGEREF _Toc5236023 \h </w:instrText>
            </w:r>
            <w:r w:rsidR="00353E47">
              <w:rPr>
                <w:noProof/>
                <w:webHidden/>
              </w:rPr>
            </w:r>
            <w:r w:rsidR="00353E47">
              <w:rPr>
                <w:noProof/>
                <w:webHidden/>
              </w:rPr>
              <w:fldChar w:fldCharType="separate"/>
            </w:r>
            <w:r w:rsidR="00CA7A41">
              <w:rPr>
                <w:noProof/>
                <w:webHidden/>
              </w:rPr>
              <w:t>122</w:t>
            </w:r>
            <w:r w:rsidR="00353E47">
              <w:rPr>
                <w:noProof/>
                <w:webHidden/>
              </w:rPr>
              <w:fldChar w:fldCharType="end"/>
            </w:r>
          </w:hyperlink>
        </w:p>
        <w:p w:rsidR="00353E47" w:rsidRDefault="00390DC2">
          <w:pPr>
            <w:pStyle w:val="TOC3"/>
            <w:rPr>
              <w:rFonts w:eastAsiaTheme="minorEastAsia"/>
              <w:noProof/>
            </w:rPr>
          </w:pPr>
          <w:hyperlink w:anchor="_Toc5236024" w:history="1">
            <w:r w:rsidR="00353E47" w:rsidRPr="00767D8E">
              <w:rPr>
                <w:rStyle w:val="Hyperlink"/>
                <w:noProof/>
              </w:rPr>
              <w:t>Socket.client.status &lt;status_nvar&gt;</w:t>
            </w:r>
            <w:r w:rsidR="00353E47">
              <w:rPr>
                <w:noProof/>
                <w:webHidden/>
              </w:rPr>
              <w:tab/>
            </w:r>
            <w:r w:rsidR="00353E47">
              <w:rPr>
                <w:noProof/>
                <w:webHidden/>
              </w:rPr>
              <w:fldChar w:fldCharType="begin"/>
            </w:r>
            <w:r w:rsidR="00353E47">
              <w:rPr>
                <w:noProof/>
                <w:webHidden/>
              </w:rPr>
              <w:instrText xml:space="preserve"> PAGEREF _Toc5236024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25" w:history="1">
            <w:r w:rsidR="00353E47" w:rsidRPr="00767D8E">
              <w:rPr>
                <w:rStyle w:val="Hyperlink"/>
                <w:noProof/>
              </w:rPr>
              <w:t>Socket.client.server.ip &lt;svar&gt;</w:t>
            </w:r>
            <w:r w:rsidR="00353E47">
              <w:rPr>
                <w:noProof/>
                <w:webHidden/>
              </w:rPr>
              <w:tab/>
            </w:r>
            <w:r w:rsidR="00353E47">
              <w:rPr>
                <w:noProof/>
                <w:webHidden/>
              </w:rPr>
              <w:fldChar w:fldCharType="begin"/>
            </w:r>
            <w:r w:rsidR="00353E47">
              <w:rPr>
                <w:noProof/>
                <w:webHidden/>
              </w:rPr>
              <w:instrText xml:space="preserve"> PAGEREF _Toc5236025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26" w:history="1">
            <w:r w:rsidR="00353E47" w:rsidRPr="00767D8E">
              <w:rPr>
                <w:rStyle w:val="Hyperlink"/>
                <w:noProof/>
              </w:rPr>
              <w:t>Socket.client.read.line &lt;line_svar&gt;</w:t>
            </w:r>
            <w:r w:rsidR="00353E47">
              <w:rPr>
                <w:noProof/>
                <w:webHidden/>
              </w:rPr>
              <w:tab/>
            </w:r>
            <w:r w:rsidR="00353E47">
              <w:rPr>
                <w:noProof/>
                <w:webHidden/>
              </w:rPr>
              <w:fldChar w:fldCharType="begin"/>
            </w:r>
            <w:r w:rsidR="00353E47">
              <w:rPr>
                <w:noProof/>
                <w:webHidden/>
              </w:rPr>
              <w:instrText xml:space="preserve"> PAGEREF _Toc5236026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27" w:history="1">
            <w:r w:rsidR="00353E47" w:rsidRPr="00767D8E">
              <w:rPr>
                <w:rStyle w:val="Hyperlink"/>
                <w:noProof/>
              </w:rPr>
              <w:t>Socket.client.read.ready &lt;nvar&gt;</w:t>
            </w:r>
            <w:r w:rsidR="00353E47">
              <w:rPr>
                <w:noProof/>
                <w:webHidden/>
              </w:rPr>
              <w:tab/>
            </w:r>
            <w:r w:rsidR="00353E47">
              <w:rPr>
                <w:noProof/>
                <w:webHidden/>
              </w:rPr>
              <w:fldChar w:fldCharType="begin"/>
            </w:r>
            <w:r w:rsidR="00353E47">
              <w:rPr>
                <w:noProof/>
                <w:webHidden/>
              </w:rPr>
              <w:instrText xml:space="preserve"> PAGEREF _Toc5236027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28" w:history="1">
            <w:r w:rsidR="00353E47" w:rsidRPr="00767D8E">
              <w:rPr>
                <w:rStyle w:val="Hyperlink"/>
                <w:noProof/>
              </w:rPr>
              <w:t>Socket.client.read.file &lt;file_nexp&gt;</w:t>
            </w:r>
            <w:r w:rsidR="00353E47">
              <w:rPr>
                <w:noProof/>
                <w:webHidden/>
              </w:rPr>
              <w:tab/>
            </w:r>
            <w:r w:rsidR="00353E47">
              <w:rPr>
                <w:noProof/>
                <w:webHidden/>
              </w:rPr>
              <w:fldChar w:fldCharType="begin"/>
            </w:r>
            <w:r w:rsidR="00353E47">
              <w:rPr>
                <w:noProof/>
                <w:webHidden/>
              </w:rPr>
              <w:instrText xml:space="preserve"> PAGEREF _Toc5236028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29" w:history="1">
            <w:r w:rsidR="00353E47" w:rsidRPr="00767D8E">
              <w:rPr>
                <w:rStyle w:val="Hyperlink"/>
                <w:noProof/>
              </w:rPr>
              <w:t>Socket.client.write.line &lt;line_sexp&gt;</w:t>
            </w:r>
            <w:r w:rsidR="00353E47">
              <w:rPr>
                <w:noProof/>
                <w:webHidden/>
              </w:rPr>
              <w:tab/>
            </w:r>
            <w:r w:rsidR="00353E47">
              <w:rPr>
                <w:noProof/>
                <w:webHidden/>
              </w:rPr>
              <w:fldChar w:fldCharType="begin"/>
            </w:r>
            <w:r w:rsidR="00353E47">
              <w:rPr>
                <w:noProof/>
                <w:webHidden/>
              </w:rPr>
              <w:instrText xml:space="preserve"> PAGEREF _Toc5236029 \h </w:instrText>
            </w:r>
            <w:r w:rsidR="00353E47">
              <w:rPr>
                <w:noProof/>
                <w:webHidden/>
              </w:rPr>
            </w:r>
            <w:r w:rsidR="00353E47">
              <w:rPr>
                <w:noProof/>
                <w:webHidden/>
              </w:rPr>
              <w:fldChar w:fldCharType="separate"/>
            </w:r>
            <w:r w:rsidR="00CA7A41">
              <w:rPr>
                <w:noProof/>
                <w:webHidden/>
              </w:rPr>
              <w:t>123</w:t>
            </w:r>
            <w:r w:rsidR="00353E47">
              <w:rPr>
                <w:noProof/>
                <w:webHidden/>
              </w:rPr>
              <w:fldChar w:fldCharType="end"/>
            </w:r>
          </w:hyperlink>
        </w:p>
        <w:p w:rsidR="00353E47" w:rsidRDefault="00390DC2">
          <w:pPr>
            <w:pStyle w:val="TOC3"/>
            <w:rPr>
              <w:rFonts w:eastAsiaTheme="minorEastAsia"/>
              <w:noProof/>
            </w:rPr>
          </w:pPr>
          <w:hyperlink w:anchor="_Toc5236030" w:history="1">
            <w:r w:rsidR="00353E47" w:rsidRPr="00767D8E">
              <w:rPr>
                <w:rStyle w:val="Hyperlink"/>
                <w:noProof/>
              </w:rPr>
              <w:t>Socket.client.write.bytes &lt;sexp&gt;</w:t>
            </w:r>
            <w:r w:rsidR="00353E47">
              <w:rPr>
                <w:noProof/>
                <w:webHidden/>
              </w:rPr>
              <w:tab/>
            </w:r>
            <w:r w:rsidR="00353E47">
              <w:rPr>
                <w:noProof/>
                <w:webHidden/>
              </w:rPr>
              <w:fldChar w:fldCharType="begin"/>
            </w:r>
            <w:r w:rsidR="00353E47">
              <w:rPr>
                <w:noProof/>
                <w:webHidden/>
              </w:rPr>
              <w:instrText xml:space="preserve"> PAGEREF _Toc5236030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1" w:history="1">
            <w:r w:rsidR="00353E47" w:rsidRPr="00767D8E">
              <w:rPr>
                <w:rStyle w:val="Hyperlink"/>
                <w:noProof/>
              </w:rPr>
              <w:t>Socket.client.write.file &lt;file_nexp&gt;</w:t>
            </w:r>
            <w:r w:rsidR="00353E47">
              <w:rPr>
                <w:noProof/>
                <w:webHidden/>
              </w:rPr>
              <w:tab/>
            </w:r>
            <w:r w:rsidR="00353E47">
              <w:rPr>
                <w:noProof/>
                <w:webHidden/>
              </w:rPr>
              <w:fldChar w:fldCharType="begin"/>
            </w:r>
            <w:r w:rsidR="00353E47">
              <w:rPr>
                <w:noProof/>
                <w:webHidden/>
              </w:rPr>
              <w:instrText xml:space="preserve"> PAGEREF _Toc5236031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2" w:history="1">
            <w:r w:rsidR="00353E47" w:rsidRPr="00767D8E">
              <w:rPr>
                <w:rStyle w:val="Hyperlink"/>
                <w:noProof/>
              </w:rPr>
              <w:t>Socket.client.close</w:t>
            </w:r>
            <w:r w:rsidR="00353E47">
              <w:rPr>
                <w:noProof/>
                <w:webHidden/>
              </w:rPr>
              <w:tab/>
            </w:r>
            <w:r w:rsidR="00353E47">
              <w:rPr>
                <w:noProof/>
                <w:webHidden/>
              </w:rPr>
              <w:fldChar w:fldCharType="begin"/>
            </w:r>
            <w:r w:rsidR="00353E47">
              <w:rPr>
                <w:noProof/>
                <w:webHidden/>
              </w:rPr>
              <w:instrText xml:space="preserve"> PAGEREF _Toc5236032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2"/>
            <w:rPr>
              <w:rFonts w:eastAsiaTheme="minorEastAsia"/>
              <w:noProof/>
            </w:rPr>
          </w:pPr>
          <w:hyperlink w:anchor="_Toc5236033" w:history="1">
            <w:r w:rsidR="00353E47" w:rsidRPr="00767D8E">
              <w:rPr>
                <w:rStyle w:val="Hyperlink"/>
                <w:noProof/>
              </w:rPr>
              <w:t>TCP/IP Server Socket Commands</w:t>
            </w:r>
            <w:r w:rsidR="00353E47">
              <w:rPr>
                <w:noProof/>
                <w:webHidden/>
              </w:rPr>
              <w:tab/>
            </w:r>
            <w:r w:rsidR="00353E47">
              <w:rPr>
                <w:noProof/>
                <w:webHidden/>
              </w:rPr>
              <w:fldChar w:fldCharType="begin"/>
            </w:r>
            <w:r w:rsidR="00353E47">
              <w:rPr>
                <w:noProof/>
                <w:webHidden/>
              </w:rPr>
              <w:instrText xml:space="preserve"> PAGEREF _Toc5236033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4" w:history="1">
            <w:r w:rsidR="00353E47" w:rsidRPr="00767D8E">
              <w:rPr>
                <w:rStyle w:val="Hyperlink"/>
                <w:noProof/>
              </w:rPr>
              <w:t>Socket.myIP &lt;svar&gt;</w:t>
            </w:r>
            <w:r w:rsidR="00353E47">
              <w:rPr>
                <w:noProof/>
                <w:webHidden/>
              </w:rPr>
              <w:tab/>
            </w:r>
            <w:r w:rsidR="00353E47">
              <w:rPr>
                <w:noProof/>
                <w:webHidden/>
              </w:rPr>
              <w:fldChar w:fldCharType="begin"/>
            </w:r>
            <w:r w:rsidR="00353E47">
              <w:rPr>
                <w:noProof/>
                <w:webHidden/>
              </w:rPr>
              <w:instrText xml:space="preserve"> PAGEREF _Toc5236034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5" w:history="1">
            <w:r w:rsidR="00353E47" w:rsidRPr="00767D8E">
              <w:rPr>
                <w:rStyle w:val="Hyperlink"/>
                <w:noProof/>
              </w:rPr>
              <w:t>Socket.myIP &lt;array$[]&gt;{, &lt;nvar&gt;}</w:t>
            </w:r>
            <w:r w:rsidR="00353E47">
              <w:rPr>
                <w:noProof/>
                <w:webHidden/>
              </w:rPr>
              <w:tab/>
            </w:r>
            <w:r w:rsidR="00353E47">
              <w:rPr>
                <w:noProof/>
                <w:webHidden/>
              </w:rPr>
              <w:fldChar w:fldCharType="begin"/>
            </w:r>
            <w:r w:rsidR="00353E47">
              <w:rPr>
                <w:noProof/>
                <w:webHidden/>
              </w:rPr>
              <w:instrText xml:space="preserve"> PAGEREF _Toc5236035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6" w:history="1">
            <w:r w:rsidR="00353E47" w:rsidRPr="00767D8E">
              <w:rPr>
                <w:rStyle w:val="Hyperlink"/>
                <w:noProof/>
              </w:rPr>
              <w:t>Socket.server.create &lt;port_nexp&gt;</w:t>
            </w:r>
            <w:r w:rsidR="00353E47">
              <w:rPr>
                <w:noProof/>
                <w:webHidden/>
              </w:rPr>
              <w:tab/>
            </w:r>
            <w:r w:rsidR="00353E47">
              <w:rPr>
                <w:noProof/>
                <w:webHidden/>
              </w:rPr>
              <w:fldChar w:fldCharType="begin"/>
            </w:r>
            <w:r w:rsidR="00353E47">
              <w:rPr>
                <w:noProof/>
                <w:webHidden/>
              </w:rPr>
              <w:instrText xml:space="preserve"> PAGEREF _Toc5236036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7" w:history="1">
            <w:r w:rsidR="00353E47" w:rsidRPr="00767D8E">
              <w:rPr>
                <w:rStyle w:val="Hyperlink"/>
                <w:noProof/>
              </w:rPr>
              <w:t>Socket.server.connect {&lt;wait_lexp&gt;}</w:t>
            </w:r>
            <w:r w:rsidR="00353E47">
              <w:rPr>
                <w:noProof/>
                <w:webHidden/>
              </w:rPr>
              <w:tab/>
            </w:r>
            <w:r w:rsidR="00353E47">
              <w:rPr>
                <w:noProof/>
                <w:webHidden/>
              </w:rPr>
              <w:fldChar w:fldCharType="begin"/>
            </w:r>
            <w:r w:rsidR="00353E47">
              <w:rPr>
                <w:noProof/>
                <w:webHidden/>
              </w:rPr>
              <w:instrText xml:space="preserve"> PAGEREF _Toc5236037 \h </w:instrText>
            </w:r>
            <w:r w:rsidR="00353E47">
              <w:rPr>
                <w:noProof/>
                <w:webHidden/>
              </w:rPr>
            </w:r>
            <w:r w:rsidR="00353E47">
              <w:rPr>
                <w:noProof/>
                <w:webHidden/>
              </w:rPr>
              <w:fldChar w:fldCharType="separate"/>
            </w:r>
            <w:r w:rsidR="00CA7A41">
              <w:rPr>
                <w:noProof/>
                <w:webHidden/>
              </w:rPr>
              <w:t>124</w:t>
            </w:r>
            <w:r w:rsidR="00353E47">
              <w:rPr>
                <w:noProof/>
                <w:webHidden/>
              </w:rPr>
              <w:fldChar w:fldCharType="end"/>
            </w:r>
          </w:hyperlink>
        </w:p>
        <w:p w:rsidR="00353E47" w:rsidRDefault="00390DC2">
          <w:pPr>
            <w:pStyle w:val="TOC3"/>
            <w:rPr>
              <w:rFonts w:eastAsiaTheme="minorEastAsia"/>
              <w:noProof/>
            </w:rPr>
          </w:pPr>
          <w:hyperlink w:anchor="_Toc5236038" w:history="1">
            <w:r w:rsidR="00353E47" w:rsidRPr="00767D8E">
              <w:rPr>
                <w:rStyle w:val="Hyperlink"/>
                <w:noProof/>
              </w:rPr>
              <w:t>Socket.server.status &lt;status_nvar&gt;</w:t>
            </w:r>
            <w:r w:rsidR="00353E47">
              <w:rPr>
                <w:noProof/>
                <w:webHidden/>
              </w:rPr>
              <w:tab/>
            </w:r>
            <w:r w:rsidR="00353E47">
              <w:rPr>
                <w:noProof/>
                <w:webHidden/>
              </w:rPr>
              <w:fldChar w:fldCharType="begin"/>
            </w:r>
            <w:r w:rsidR="00353E47">
              <w:rPr>
                <w:noProof/>
                <w:webHidden/>
              </w:rPr>
              <w:instrText xml:space="preserve"> PAGEREF _Toc5236038 \h </w:instrText>
            </w:r>
            <w:r w:rsidR="00353E47">
              <w:rPr>
                <w:noProof/>
                <w:webHidden/>
              </w:rPr>
            </w:r>
            <w:r w:rsidR="00353E47">
              <w:rPr>
                <w:noProof/>
                <w:webHidden/>
              </w:rPr>
              <w:fldChar w:fldCharType="separate"/>
            </w:r>
            <w:r w:rsidR="00CA7A41">
              <w:rPr>
                <w:noProof/>
                <w:webHidden/>
              </w:rPr>
              <w:t>125</w:t>
            </w:r>
            <w:r w:rsidR="00353E47">
              <w:rPr>
                <w:noProof/>
                <w:webHidden/>
              </w:rPr>
              <w:fldChar w:fldCharType="end"/>
            </w:r>
          </w:hyperlink>
        </w:p>
        <w:p w:rsidR="00353E47" w:rsidRDefault="00390DC2">
          <w:pPr>
            <w:pStyle w:val="TOC3"/>
            <w:rPr>
              <w:rFonts w:eastAsiaTheme="minorEastAsia"/>
              <w:noProof/>
            </w:rPr>
          </w:pPr>
          <w:hyperlink w:anchor="_Toc5236039" w:history="1">
            <w:r w:rsidR="00353E47" w:rsidRPr="00767D8E">
              <w:rPr>
                <w:rStyle w:val="Hyperlink"/>
                <w:noProof/>
              </w:rPr>
              <w:t>Socket.server.read.line &lt;svar&gt;</w:t>
            </w:r>
            <w:r w:rsidR="00353E47">
              <w:rPr>
                <w:noProof/>
                <w:webHidden/>
              </w:rPr>
              <w:tab/>
            </w:r>
            <w:r w:rsidR="00353E47">
              <w:rPr>
                <w:noProof/>
                <w:webHidden/>
              </w:rPr>
              <w:fldChar w:fldCharType="begin"/>
            </w:r>
            <w:r w:rsidR="00353E47">
              <w:rPr>
                <w:noProof/>
                <w:webHidden/>
              </w:rPr>
              <w:instrText xml:space="preserve"> PAGEREF _Toc5236039 \h </w:instrText>
            </w:r>
            <w:r w:rsidR="00353E47">
              <w:rPr>
                <w:noProof/>
                <w:webHidden/>
              </w:rPr>
            </w:r>
            <w:r w:rsidR="00353E47">
              <w:rPr>
                <w:noProof/>
                <w:webHidden/>
              </w:rPr>
              <w:fldChar w:fldCharType="separate"/>
            </w:r>
            <w:r w:rsidR="00CA7A41">
              <w:rPr>
                <w:noProof/>
                <w:webHidden/>
              </w:rPr>
              <w:t>125</w:t>
            </w:r>
            <w:r w:rsidR="00353E47">
              <w:rPr>
                <w:noProof/>
                <w:webHidden/>
              </w:rPr>
              <w:fldChar w:fldCharType="end"/>
            </w:r>
          </w:hyperlink>
        </w:p>
        <w:p w:rsidR="00353E47" w:rsidRDefault="00390DC2">
          <w:pPr>
            <w:pStyle w:val="TOC3"/>
            <w:rPr>
              <w:rFonts w:eastAsiaTheme="minorEastAsia"/>
              <w:noProof/>
            </w:rPr>
          </w:pPr>
          <w:hyperlink w:anchor="_Toc5236040" w:history="1">
            <w:r w:rsidR="00353E47" w:rsidRPr="00767D8E">
              <w:rPr>
                <w:rStyle w:val="Hyperlink"/>
                <w:noProof/>
              </w:rPr>
              <w:t>Socket.server.read.ready &lt;nvar&gt;</w:t>
            </w:r>
            <w:r w:rsidR="00353E47">
              <w:rPr>
                <w:noProof/>
                <w:webHidden/>
              </w:rPr>
              <w:tab/>
            </w:r>
            <w:r w:rsidR="00353E47">
              <w:rPr>
                <w:noProof/>
                <w:webHidden/>
              </w:rPr>
              <w:fldChar w:fldCharType="begin"/>
            </w:r>
            <w:r w:rsidR="00353E47">
              <w:rPr>
                <w:noProof/>
                <w:webHidden/>
              </w:rPr>
              <w:instrText xml:space="preserve"> PAGEREF _Toc5236040 \h </w:instrText>
            </w:r>
            <w:r w:rsidR="00353E47">
              <w:rPr>
                <w:noProof/>
                <w:webHidden/>
              </w:rPr>
            </w:r>
            <w:r w:rsidR="00353E47">
              <w:rPr>
                <w:noProof/>
                <w:webHidden/>
              </w:rPr>
              <w:fldChar w:fldCharType="separate"/>
            </w:r>
            <w:r w:rsidR="00CA7A41">
              <w:rPr>
                <w:noProof/>
                <w:webHidden/>
              </w:rPr>
              <w:t>125</w:t>
            </w:r>
            <w:r w:rsidR="00353E47">
              <w:rPr>
                <w:noProof/>
                <w:webHidden/>
              </w:rPr>
              <w:fldChar w:fldCharType="end"/>
            </w:r>
          </w:hyperlink>
        </w:p>
        <w:p w:rsidR="00353E47" w:rsidRDefault="00390DC2">
          <w:pPr>
            <w:pStyle w:val="TOC3"/>
            <w:rPr>
              <w:rFonts w:eastAsiaTheme="minorEastAsia"/>
              <w:noProof/>
            </w:rPr>
          </w:pPr>
          <w:hyperlink w:anchor="_Toc5236041" w:history="1">
            <w:r w:rsidR="00353E47" w:rsidRPr="00767D8E">
              <w:rPr>
                <w:rStyle w:val="Hyperlink"/>
                <w:noProof/>
              </w:rPr>
              <w:t>Socket.server.write.line &lt;line_sexp&gt;</w:t>
            </w:r>
            <w:r w:rsidR="00353E47">
              <w:rPr>
                <w:noProof/>
                <w:webHidden/>
              </w:rPr>
              <w:tab/>
            </w:r>
            <w:r w:rsidR="00353E47">
              <w:rPr>
                <w:noProof/>
                <w:webHidden/>
              </w:rPr>
              <w:fldChar w:fldCharType="begin"/>
            </w:r>
            <w:r w:rsidR="00353E47">
              <w:rPr>
                <w:noProof/>
                <w:webHidden/>
              </w:rPr>
              <w:instrText xml:space="preserve"> PAGEREF _Toc5236041 \h </w:instrText>
            </w:r>
            <w:r w:rsidR="00353E47">
              <w:rPr>
                <w:noProof/>
                <w:webHidden/>
              </w:rPr>
            </w:r>
            <w:r w:rsidR="00353E47">
              <w:rPr>
                <w:noProof/>
                <w:webHidden/>
              </w:rPr>
              <w:fldChar w:fldCharType="separate"/>
            </w:r>
            <w:r w:rsidR="00CA7A41">
              <w:rPr>
                <w:noProof/>
                <w:webHidden/>
              </w:rPr>
              <w:t>125</w:t>
            </w:r>
            <w:r w:rsidR="00353E47">
              <w:rPr>
                <w:noProof/>
                <w:webHidden/>
              </w:rPr>
              <w:fldChar w:fldCharType="end"/>
            </w:r>
          </w:hyperlink>
        </w:p>
        <w:p w:rsidR="00353E47" w:rsidRDefault="00390DC2">
          <w:pPr>
            <w:pStyle w:val="TOC3"/>
            <w:rPr>
              <w:rFonts w:eastAsiaTheme="minorEastAsia"/>
              <w:noProof/>
            </w:rPr>
          </w:pPr>
          <w:hyperlink w:anchor="_Toc5236042" w:history="1">
            <w:r w:rsidR="00353E47" w:rsidRPr="00767D8E">
              <w:rPr>
                <w:rStyle w:val="Hyperlink"/>
                <w:noProof/>
              </w:rPr>
              <w:t>Socket.server.write.bytes &lt;sexp&gt;</w:t>
            </w:r>
            <w:r w:rsidR="00353E47">
              <w:rPr>
                <w:noProof/>
                <w:webHidden/>
              </w:rPr>
              <w:tab/>
            </w:r>
            <w:r w:rsidR="00353E47">
              <w:rPr>
                <w:noProof/>
                <w:webHidden/>
              </w:rPr>
              <w:fldChar w:fldCharType="begin"/>
            </w:r>
            <w:r w:rsidR="00353E47">
              <w:rPr>
                <w:noProof/>
                <w:webHidden/>
              </w:rPr>
              <w:instrText xml:space="preserve"> PAGEREF _Toc5236042 \h </w:instrText>
            </w:r>
            <w:r w:rsidR="00353E47">
              <w:rPr>
                <w:noProof/>
                <w:webHidden/>
              </w:rPr>
            </w:r>
            <w:r w:rsidR="00353E47">
              <w:rPr>
                <w:noProof/>
                <w:webHidden/>
              </w:rPr>
              <w:fldChar w:fldCharType="separate"/>
            </w:r>
            <w:r w:rsidR="00CA7A41">
              <w:rPr>
                <w:noProof/>
                <w:webHidden/>
              </w:rPr>
              <w:t>125</w:t>
            </w:r>
            <w:r w:rsidR="00353E47">
              <w:rPr>
                <w:noProof/>
                <w:webHidden/>
              </w:rPr>
              <w:fldChar w:fldCharType="end"/>
            </w:r>
          </w:hyperlink>
        </w:p>
        <w:p w:rsidR="00353E47" w:rsidRDefault="00390DC2">
          <w:pPr>
            <w:pStyle w:val="TOC3"/>
            <w:rPr>
              <w:rFonts w:eastAsiaTheme="minorEastAsia"/>
              <w:noProof/>
            </w:rPr>
          </w:pPr>
          <w:hyperlink w:anchor="_Toc5236043" w:history="1">
            <w:r w:rsidR="00353E47" w:rsidRPr="00767D8E">
              <w:rPr>
                <w:rStyle w:val="Hyperlink"/>
                <w:noProof/>
              </w:rPr>
              <w:t>Socket.server.write.file &lt;file_nexp&gt;</w:t>
            </w:r>
            <w:r w:rsidR="00353E47">
              <w:rPr>
                <w:noProof/>
                <w:webHidden/>
              </w:rPr>
              <w:tab/>
            </w:r>
            <w:r w:rsidR="00353E47">
              <w:rPr>
                <w:noProof/>
                <w:webHidden/>
              </w:rPr>
              <w:fldChar w:fldCharType="begin"/>
            </w:r>
            <w:r w:rsidR="00353E47">
              <w:rPr>
                <w:noProof/>
                <w:webHidden/>
              </w:rPr>
              <w:instrText xml:space="preserve"> PAGEREF _Toc5236043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3"/>
            <w:rPr>
              <w:rFonts w:eastAsiaTheme="minorEastAsia"/>
              <w:noProof/>
            </w:rPr>
          </w:pPr>
          <w:hyperlink w:anchor="_Toc5236044" w:history="1">
            <w:r w:rsidR="00353E47" w:rsidRPr="00767D8E">
              <w:rPr>
                <w:rStyle w:val="Hyperlink"/>
                <w:noProof/>
              </w:rPr>
              <w:t>Socket.server.read.file &lt;file_nexp&gt;</w:t>
            </w:r>
            <w:r w:rsidR="00353E47">
              <w:rPr>
                <w:noProof/>
                <w:webHidden/>
              </w:rPr>
              <w:tab/>
            </w:r>
            <w:r w:rsidR="00353E47">
              <w:rPr>
                <w:noProof/>
                <w:webHidden/>
              </w:rPr>
              <w:fldChar w:fldCharType="begin"/>
            </w:r>
            <w:r w:rsidR="00353E47">
              <w:rPr>
                <w:noProof/>
                <w:webHidden/>
              </w:rPr>
              <w:instrText xml:space="preserve"> PAGEREF _Toc5236044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3"/>
            <w:rPr>
              <w:rFonts w:eastAsiaTheme="minorEastAsia"/>
              <w:noProof/>
            </w:rPr>
          </w:pPr>
          <w:hyperlink w:anchor="_Toc5236045" w:history="1">
            <w:r w:rsidR="00353E47" w:rsidRPr="00767D8E">
              <w:rPr>
                <w:rStyle w:val="Hyperlink"/>
                <w:noProof/>
              </w:rPr>
              <w:t>Socket.server.disconnect</w:t>
            </w:r>
            <w:r w:rsidR="00353E47">
              <w:rPr>
                <w:noProof/>
                <w:webHidden/>
              </w:rPr>
              <w:tab/>
            </w:r>
            <w:r w:rsidR="00353E47">
              <w:rPr>
                <w:noProof/>
                <w:webHidden/>
              </w:rPr>
              <w:fldChar w:fldCharType="begin"/>
            </w:r>
            <w:r w:rsidR="00353E47">
              <w:rPr>
                <w:noProof/>
                <w:webHidden/>
              </w:rPr>
              <w:instrText xml:space="preserve"> PAGEREF _Toc5236045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3"/>
            <w:rPr>
              <w:rFonts w:eastAsiaTheme="minorEastAsia"/>
              <w:noProof/>
            </w:rPr>
          </w:pPr>
          <w:hyperlink w:anchor="_Toc5236046" w:history="1">
            <w:r w:rsidR="00353E47" w:rsidRPr="00767D8E">
              <w:rPr>
                <w:rStyle w:val="Hyperlink"/>
                <w:noProof/>
              </w:rPr>
              <w:t>Socket.server.close</w:t>
            </w:r>
            <w:r w:rsidR="00353E47">
              <w:rPr>
                <w:noProof/>
                <w:webHidden/>
              </w:rPr>
              <w:tab/>
            </w:r>
            <w:r w:rsidR="00353E47">
              <w:rPr>
                <w:noProof/>
                <w:webHidden/>
              </w:rPr>
              <w:fldChar w:fldCharType="begin"/>
            </w:r>
            <w:r w:rsidR="00353E47">
              <w:rPr>
                <w:noProof/>
                <w:webHidden/>
              </w:rPr>
              <w:instrText xml:space="preserve"> PAGEREF _Toc5236046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3"/>
            <w:rPr>
              <w:rFonts w:eastAsiaTheme="minorEastAsia"/>
              <w:noProof/>
            </w:rPr>
          </w:pPr>
          <w:hyperlink w:anchor="_Toc5236047" w:history="1">
            <w:r w:rsidR="00353E47" w:rsidRPr="00767D8E">
              <w:rPr>
                <w:rStyle w:val="Hyperlink"/>
                <w:noProof/>
              </w:rPr>
              <w:t>Socket.server.client.ip &lt;nvar&gt;</w:t>
            </w:r>
            <w:r w:rsidR="00353E47">
              <w:rPr>
                <w:noProof/>
                <w:webHidden/>
              </w:rPr>
              <w:tab/>
            </w:r>
            <w:r w:rsidR="00353E47">
              <w:rPr>
                <w:noProof/>
                <w:webHidden/>
              </w:rPr>
              <w:fldChar w:fldCharType="begin"/>
            </w:r>
            <w:r w:rsidR="00353E47">
              <w:rPr>
                <w:noProof/>
                <w:webHidden/>
              </w:rPr>
              <w:instrText xml:space="preserve"> PAGEREF _Toc5236047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48" w:history="1">
            <w:r w:rsidR="00353E47" w:rsidRPr="00767D8E">
              <w:rPr>
                <w:rStyle w:val="Hyperlink"/>
                <w:noProof/>
              </w:rPr>
              <w:t>FTP Client</w:t>
            </w:r>
            <w:r w:rsidR="00353E47">
              <w:rPr>
                <w:noProof/>
                <w:webHidden/>
              </w:rPr>
              <w:tab/>
            </w:r>
            <w:r w:rsidR="00353E47">
              <w:rPr>
                <w:noProof/>
                <w:webHidden/>
              </w:rPr>
              <w:fldChar w:fldCharType="begin"/>
            </w:r>
            <w:r w:rsidR="00353E47">
              <w:rPr>
                <w:noProof/>
                <w:webHidden/>
              </w:rPr>
              <w:instrText xml:space="preserve"> PAGEREF _Toc5236048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2"/>
            <w:rPr>
              <w:rFonts w:eastAsiaTheme="minorEastAsia"/>
              <w:noProof/>
            </w:rPr>
          </w:pPr>
          <w:hyperlink w:anchor="_Toc5236049" w:history="1">
            <w:r w:rsidR="00353E47" w:rsidRPr="00767D8E">
              <w:rPr>
                <w:rStyle w:val="Hyperlink"/>
                <w:noProof/>
              </w:rPr>
              <w:t>Ftp.open &lt;url_sexp&gt;, &lt;port_nexp&gt;, &lt;user_sexp&gt;, &lt;pw_sexp&gt;</w:t>
            </w:r>
            <w:r w:rsidR="00353E47">
              <w:rPr>
                <w:noProof/>
                <w:webHidden/>
              </w:rPr>
              <w:tab/>
            </w:r>
            <w:r w:rsidR="00353E47">
              <w:rPr>
                <w:noProof/>
                <w:webHidden/>
              </w:rPr>
              <w:fldChar w:fldCharType="begin"/>
            </w:r>
            <w:r w:rsidR="00353E47">
              <w:rPr>
                <w:noProof/>
                <w:webHidden/>
              </w:rPr>
              <w:instrText xml:space="preserve"> PAGEREF _Toc5236049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2"/>
            <w:rPr>
              <w:rFonts w:eastAsiaTheme="minorEastAsia"/>
              <w:noProof/>
            </w:rPr>
          </w:pPr>
          <w:hyperlink w:anchor="_Toc5236050" w:history="1">
            <w:r w:rsidR="00353E47" w:rsidRPr="00767D8E">
              <w:rPr>
                <w:rStyle w:val="Hyperlink"/>
                <w:noProof/>
              </w:rPr>
              <w:t>Ftp.close</w:t>
            </w:r>
            <w:r w:rsidR="00353E47">
              <w:rPr>
                <w:noProof/>
                <w:webHidden/>
              </w:rPr>
              <w:tab/>
            </w:r>
            <w:r w:rsidR="00353E47">
              <w:rPr>
                <w:noProof/>
                <w:webHidden/>
              </w:rPr>
              <w:fldChar w:fldCharType="begin"/>
            </w:r>
            <w:r w:rsidR="00353E47">
              <w:rPr>
                <w:noProof/>
                <w:webHidden/>
              </w:rPr>
              <w:instrText xml:space="preserve"> PAGEREF _Toc5236050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2"/>
            <w:rPr>
              <w:rFonts w:eastAsiaTheme="minorEastAsia"/>
              <w:noProof/>
            </w:rPr>
          </w:pPr>
          <w:hyperlink w:anchor="_Toc5236051" w:history="1">
            <w:r w:rsidR="00353E47" w:rsidRPr="00767D8E">
              <w:rPr>
                <w:rStyle w:val="Hyperlink"/>
                <w:noProof/>
              </w:rPr>
              <w:t>Ftp.put &lt;source_sexp&gt;, &lt;destination_sexp&gt;</w:t>
            </w:r>
            <w:r w:rsidR="00353E47">
              <w:rPr>
                <w:noProof/>
                <w:webHidden/>
              </w:rPr>
              <w:tab/>
            </w:r>
            <w:r w:rsidR="00353E47">
              <w:rPr>
                <w:noProof/>
                <w:webHidden/>
              </w:rPr>
              <w:fldChar w:fldCharType="begin"/>
            </w:r>
            <w:r w:rsidR="00353E47">
              <w:rPr>
                <w:noProof/>
                <w:webHidden/>
              </w:rPr>
              <w:instrText xml:space="preserve"> PAGEREF _Toc5236051 \h </w:instrText>
            </w:r>
            <w:r w:rsidR="00353E47">
              <w:rPr>
                <w:noProof/>
                <w:webHidden/>
              </w:rPr>
            </w:r>
            <w:r w:rsidR="00353E47">
              <w:rPr>
                <w:noProof/>
                <w:webHidden/>
              </w:rPr>
              <w:fldChar w:fldCharType="separate"/>
            </w:r>
            <w:r w:rsidR="00CA7A41">
              <w:rPr>
                <w:noProof/>
                <w:webHidden/>
              </w:rPr>
              <w:t>126</w:t>
            </w:r>
            <w:r w:rsidR="00353E47">
              <w:rPr>
                <w:noProof/>
                <w:webHidden/>
              </w:rPr>
              <w:fldChar w:fldCharType="end"/>
            </w:r>
          </w:hyperlink>
        </w:p>
        <w:p w:rsidR="00353E47" w:rsidRDefault="00390DC2">
          <w:pPr>
            <w:pStyle w:val="TOC2"/>
            <w:rPr>
              <w:rFonts w:eastAsiaTheme="minorEastAsia"/>
              <w:noProof/>
            </w:rPr>
          </w:pPr>
          <w:hyperlink w:anchor="_Toc5236052" w:history="1">
            <w:r w:rsidR="00353E47" w:rsidRPr="00767D8E">
              <w:rPr>
                <w:rStyle w:val="Hyperlink"/>
                <w:noProof/>
              </w:rPr>
              <w:t>Ftp.get &lt;source_sexp&gt;, &lt;destination_sexp&gt;</w:t>
            </w:r>
            <w:r w:rsidR="00353E47">
              <w:rPr>
                <w:noProof/>
                <w:webHidden/>
              </w:rPr>
              <w:tab/>
            </w:r>
            <w:r w:rsidR="00353E47">
              <w:rPr>
                <w:noProof/>
                <w:webHidden/>
              </w:rPr>
              <w:fldChar w:fldCharType="begin"/>
            </w:r>
            <w:r w:rsidR="00353E47">
              <w:rPr>
                <w:noProof/>
                <w:webHidden/>
              </w:rPr>
              <w:instrText xml:space="preserve"> PAGEREF _Toc5236052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3" w:history="1">
            <w:r w:rsidR="00353E47" w:rsidRPr="00767D8E">
              <w:rPr>
                <w:rStyle w:val="Hyperlink"/>
                <w:noProof/>
              </w:rPr>
              <w:t>Ftp.dir &lt;list_nvar&gt; {,&lt;dirmark_sexp&gt;}</w:t>
            </w:r>
            <w:r w:rsidR="00353E47">
              <w:rPr>
                <w:noProof/>
                <w:webHidden/>
              </w:rPr>
              <w:tab/>
            </w:r>
            <w:r w:rsidR="00353E47">
              <w:rPr>
                <w:noProof/>
                <w:webHidden/>
              </w:rPr>
              <w:fldChar w:fldCharType="begin"/>
            </w:r>
            <w:r w:rsidR="00353E47">
              <w:rPr>
                <w:noProof/>
                <w:webHidden/>
              </w:rPr>
              <w:instrText xml:space="preserve"> PAGEREF _Toc5236053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4" w:history="1">
            <w:r w:rsidR="00353E47" w:rsidRPr="00767D8E">
              <w:rPr>
                <w:rStyle w:val="Hyperlink"/>
                <w:noProof/>
              </w:rPr>
              <w:t>Ftp.cd &lt;new_directory_sexp&gt;</w:t>
            </w:r>
            <w:r w:rsidR="00353E47">
              <w:rPr>
                <w:noProof/>
                <w:webHidden/>
              </w:rPr>
              <w:tab/>
            </w:r>
            <w:r w:rsidR="00353E47">
              <w:rPr>
                <w:noProof/>
                <w:webHidden/>
              </w:rPr>
              <w:fldChar w:fldCharType="begin"/>
            </w:r>
            <w:r w:rsidR="00353E47">
              <w:rPr>
                <w:noProof/>
                <w:webHidden/>
              </w:rPr>
              <w:instrText xml:space="preserve"> PAGEREF _Toc5236054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5" w:history="1">
            <w:r w:rsidR="00353E47" w:rsidRPr="00767D8E">
              <w:rPr>
                <w:rStyle w:val="Hyperlink"/>
                <w:noProof/>
              </w:rPr>
              <w:t>Ftp.rename &lt;old_filename_sexp&gt;, &lt;new_filename_sexp&gt;</w:t>
            </w:r>
            <w:r w:rsidR="00353E47">
              <w:rPr>
                <w:noProof/>
                <w:webHidden/>
              </w:rPr>
              <w:tab/>
            </w:r>
            <w:r w:rsidR="00353E47">
              <w:rPr>
                <w:noProof/>
                <w:webHidden/>
              </w:rPr>
              <w:fldChar w:fldCharType="begin"/>
            </w:r>
            <w:r w:rsidR="00353E47">
              <w:rPr>
                <w:noProof/>
                <w:webHidden/>
              </w:rPr>
              <w:instrText xml:space="preserve"> PAGEREF _Toc5236055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6" w:history="1">
            <w:r w:rsidR="00353E47" w:rsidRPr="00767D8E">
              <w:rPr>
                <w:rStyle w:val="Hyperlink"/>
                <w:noProof/>
              </w:rPr>
              <w:t>Ftp.delete &lt;filename_sexp&gt;</w:t>
            </w:r>
            <w:r w:rsidR="00353E47">
              <w:rPr>
                <w:noProof/>
                <w:webHidden/>
              </w:rPr>
              <w:tab/>
            </w:r>
            <w:r w:rsidR="00353E47">
              <w:rPr>
                <w:noProof/>
                <w:webHidden/>
              </w:rPr>
              <w:fldChar w:fldCharType="begin"/>
            </w:r>
            <w:r w:rsidR="00353E47">
              <w:rPr>
                <w:noProof/>
                <w:webHidden/>
              </w:rPr>
              <w:instrText xml:space="preserve"> PAGEREF _Toc5236056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7" w:history="1">
            <w:r w:rsidR="00353E47" w:rsidRPr="00767D8E">
              <w:rPr>
                <w:rStyle w:val="Hyperlink"/>
                <w:noProof/>
              </w:rPr>
              <w:t>Ftp.rmdir &lt;directory_sexp&gt;</w:t>
            </w:r>
            <w:r w:rsidR="00353E47">
              <w:rPr>
                <w:noProof/>
                <w:webHidden/>
              </w:rPr>
              <w:tab/>
            </w:r>
            <w:r w:rsidR="00353E47">
              <w:rPr>
                <w:noProof/>
                <w:webHidden/>
              </w:rPr>
              <w:fldChar w:fldCharType="begin"/>
            </w:r>
            <w:r w:rsidR="00353E47">
              <w:rPr>
                <w:noProof/>
                <w:webHidden/>
              </w:rPr>
              <w:instrText xml:space="preserve"> PAGEREF _Toc5236057 \h </w:instrText>
            </w:r>
            <w:r w:rsidR="00353E47">
              <w:rPr>
                <w:noProof/>
                <w:webHidden/>
              </w:rPr>
            </w:r>
            <w:r w:rsidR="00353E47">
              <w:rPr>
                <w:noProof/>
                <w:webHidden/>
              </w:rPr>
              <w:fldChar w:fldCharType="separate"/>
            </w:r>
            <w:r w:rsidR="00CA7A41">
              <w:rPr>
                <w:noProof/>
                <w:webHidden/>
              </w:rPr>
              <w:t>127</w:t>
            </w:r>
            <w:r w:rsidR="00353E47">
              <w:rPr>
                <w:noProof/>
                <w:webHidden/>
              </w:rPr>
              <w:fldChar w:fldCharType="end"/>
            </w:r>
          </w:hyperlink>
        </w:p>
        <w:p w:rsidR="00353E47" w:rsidRDefault="00390DC2">
          <w:pPr>
            <w:pStyle w:val="TOC2"/>
            <w:rPr>
              <w:rFonts w:eastAsiaTheme="minorEastAsia"/>
              <w:noProof/>
            </w:rPr>
          </w:pPr>
          <w:hyperlink w:anchor="_Toc5236058" w:history="1">
            <w:r w:rsidR="00353E47" w:rsidRPr="00767D8E">
              <w:rPr>
                <w:rStyle w:val="Hyperlink"/>
                <w:noProof/>
              </w:rPr>
              <w:t>Ftp.mkdir &lt;directory_sexp&gt;</w:t>
            </w:r>
            <w:r w:rsidR="00353E47">
              <w:rPr>
                <w:noProof/>
                <w:webHidden/>
              </w:rPr>
              <w:tab/>
            </w:r>
            <w:r w:rsidR="00353E47">
              <w:rPr>
                <w:noProof/>
                <w:webHidden/>
              </w:rPr>
              <w:fldChar w:fldCharType="begin"/>
            </w:r>
            <w:r w:rsidR="00353E47">
              <w:rPr>
                <w:noProof/>
                <w:webHidden/>
              </w:rPr>
              <w:instrText xml:space="preserve"> PAGEREF _Toc5236058 \h </w:instrText>
            </w:r>
            <w:r w:rsidR="00353E47">
              <w:rPr>
                <w:noProof/>
                <w:webHidden/>
              </w:rPr>
            </w:r>
            <w:r w:rsidR="00353E47">
              <w:rPr>
                <w:noProof/>
                <w:webHidden/>
              </w:rPr>
              <w:fldChar w:fldCharType="separate"/>
            </w:r>
            <w:r w:rsidR="00CA7A41">
              <w:rPr>
                <w:noProof/>
                <w:webHidden/>
              </w:rPr>
              <w:t>128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59" w:history="1">
            <w:r w:rsidR="00353E47" w:rsidRPr="00767D8E">
              <w:rPr>
                <w:rStyle w:val="Hyperlink"/>
                <w:noProof/>
              </w:rPr>
              <w:t>Bluetooth</w:t>
            </w:r>
            <w:r w:rsidR="00353E47">
              <w:rPr>
                <w:noProof/>
                <w:webHidden/>
              </w:rPr>
              <w:tab/>
            </w:r>
            <w:r w:rsidR="00353E47">
              <w:rPr>
                <w:noProof/>
                <w:webHidden/>
              </w:rPr>
              <w:fldChar w:fldCharType="begin"/>
            </w:r>
            <w:r w:rsidR="00353E47">
              <w:rPr>
                <w:noProof/>
                <w:webHidden/>
              </w:rPr>
              <w:instrText xml:space="preserve"> PAGEREF _Toc5236059 \h </w:instrText>
            </w:r>
            <w:r w:rsidR="00353E47">
              <w:rPr>
                <w:noProof/>
                <w:webHidden/>
              </w:rPr>
            </w:r>
            <w:r w:rsidR="00353E47">
              <w:rPr>
                <w:noProof/>
                <w:webHidden/>
              </w:rPr>
              <w:fldChar w:fldCharType="separate"/>
            </w:r>
            <w:r w:rsidR="00CA7A41">
              <w:rPr>
                <w:noProof/>
                <w:webHidden/>
              </w:rPr>
              <w:t>128</w:t>
            </w:r>
            <w:r w:rsidR="00353E47">
              <w:rPr>
                <w:noProof/>
                <w:webHidden/>
              </w:rPr>
              <w:fldChar w:fldCharType="end"/>
            </w:r>
          </w:hyperlink>
        </w:p>
        <w:p w:rsidR="00353E47" w:rsidRDefault="00390DC2">
          <w:pPr>
            <w:pStyle w:val="TOC2"/>
            <w:rPr>
              <w:rFonts w:eastAsiaTheme="minorEastAsia"/>
              <w:noProof/>
            </w:rPr>
          </w:pPr>
          <w:hyperlink w:anchor="_Toc5236060" w:history="1">
            <w:r w:rsidR="00353E47" w:rsidRPr="00767D8E">
              <w:rPr>
                <w:rStyle w:val="Hyperlink"/>
                <w:noProof/>
              </w:rPr>
              <w:t>Bt.open {0|1}</w:t>
            </w:r>
            <w:r w:rsidR="00353E47">
              <w:rPr>
                <w:noProof/>
                <w:webHidden/>
              </w:rPr>
              <w:tab/>
            </w:r>
            <w:r w:rsidR="00353E47">
              <w:rPr>
                <w:noProof/>
                <w:webHidden/>
              </w:rPr>
              <w:fldChar w:fldCharType="begin"/>
            </w:r>
            <w:r w:rsidR="00353E47">
              <w:rPr>
                <w:noProof/>
                <w:webHidden/>
              </w:rPr>
              <w:instrText xml:space="preserve"> PAGEREF _Toc5236060 \h </w:instrText>
            </w:r>
            <w:r w:rsidR="00353E47">
              <w:rPr>
                <w:noProof/>
                <w:webHidden/>
              </w:rPr>
            </w:r>
            <w:r w:rsidR="00353E47">
              <w:rPr>
                <w:noProof/>
                <w:webHidden/>
              </w:rPr>
              <w:fldChar w:fldCharType="separate"/>
            </w:r>
            <w:r w:rsidR="00CA7A41">
              <w:rPr>
                <w:noProof/>
                <w:webHidden/>
              </w:rPr>
              <w:t>128</w:t>
            </w:r>
            <w:r w:rsidR="00353E47">
              <w:rPr>
                <w:noProof/>
                <w:webHidden/>
              </w:rPr>
              <w:fldChar w:fldCharType="end"/>
            </w:r>
          </w:hyperlink>
        </w:p>
        <w:p w:rsidR="00353E47" w:rsidRDefault="00390DC2">
          <w:pPr>
            <w:pStyle w:val="TOC2"/>
            <w:rPr>
              <w:rFonts w:eastAsiaTheme="minorEastAsia"/>
              <w:noProof/>
            </w:rPr>
          </w:pPr>
          <w:hyperlink w:anchor="_Toc5236061" w:history="1">
            <w:r w:rsidR="00353E47" w:rsidRPr="00767D8E">
              <w:rPr>
                <w:rStyle w:val="Hyperlink"/>
                <w:noProof/>
              </w:rPr>
              <w:t>Bt.close</w:t>
            </w:r>
            <w:r w:rsidR="00353E47">
              <w:rPr>
                <w:noProof/>
                <w:webHidden/>
              </w:rPr>
              <w:tab/>
            </w:r>
            <w:r w:rsidR="00353E47">
              <w:rPr>
                <w:noProof/>
                <w:webHidden/>
              </w:rPr>
              <w:fldChar w:fldCharType="begin"/>
            </w:r>
            <w:r w:rsidR="00353E47">
              <w:rPr>
                <w:noProof/>
                <w:webHidden/>
              </w:rPr>
              <w:instrText xml:space="preserve"> PAGEREF _Toc5236061 \h </w:instrText>
            </w:r>
            <w:r w:rsidR="00353E47">
              <w:rPr>
                <w:noProof/>
                <w:webHidden/>
              </w:rPr>
            </w:r>
            <w:r w:rsidR="00353E47">
              <w:rPr>
                <w:noProof/>
                <w:webHidden/>
              </w:rPr>
              <w:fldChar w:fldCharType="separate"/>
            </w:r>
            <w:r w:rsidR="00CA7A41">
              <w:rPr>
                <w:noProof/>
                <w:webHidden/>
              </w:rPr>
              <w:t>129</w:t>
            </w:r>
            <w:r w:rsidR="00353E47">
              <w:rPr>
                <w:noProof/>
                <w:webHidden/>
              </w:rPr>
              <w:fldChar w:fldCharType="end"/>
            </w:r>
          </w:hyperlink>
        </w:p>
        <w:p w:rsidR="00353E47" w:rsidRDefault="00390DC2">
          <w:pPr>
            <w:pStyle w:val="TOC2"/>
            <w:rPr>
              <w:rFonts w:eastAsiaTheme="minorEastAsia"/>
              <w:noProof/>
            </w:rPr>
          </w:pPr>
          <w:hyperlink w:anchor="_Toc5236062" w:history="1">
            <w:r w:rsidR="00353E47" w:rsidRPr="00767D8E">
              <w:rPr>
                <w:rStyle w:val="Hyperlink"/>
                <w:noProof/>
              </w:rPr>
              <w:t>Bt.connect {0|1}</w:t>
            </w:r>
            <w:r w:rsidR="00353E47">
              <w:rPr>
                <w:noProof/>
                <w:webHidden/>
              </w:rPr>
              <w:tab/>
            </w:r>
            <w:r w:rsidR="00353E47">
              <w:rPr>
                <w:noProof/>
                <w:webHidden/>
              </w:rPr>
              <w:fldChar w:fldCharType="begin"/>
            </w:r>
            <w:r w:rsidR="00353E47">
              <w:rPr>
                <w:noProof/>
                <w:webHidden/>
              </w:rPr>
              <w:instrText xml:space="preserve"> PAGEREF _Toc5236062 \h </w:instrText>
            </w:r>
            <w:r w:rsidR="00353E47">
              <w:rPr>
                <w:noProof/>
                <w:webHidden/>
              </w:rPr>
            </w:r>
            <w:r w:rsidR="00353E47">
              <w:rPr>
                <w:noProof/>
                <w:webHidden/>
              </w:rPr>
              <w:fldChar w:fldCharType="separate"/>
            </w:r>
            <w:r w:rsidR="00CA7A41">
              <w:rPr>
                <w:noProof/>
                <w:webHidden/>
              </w:rPr>
              <w:t>129</w:t>
            </w:r>
            <w:r w:rsidR="00353E47">
              <w:rPr>
                <w:noProof/>
                <w:webHidden/>
              </w:rPr>
              <w:fldChar w:fldCharType="end"/>
            </w:r>
          </w:hyperlink>
        </w:p>
        <w:p w:rsidR="00353E47" w:rsidRDefault="00390DC2">
          <w:pPr>
            <w:pStyle w:val="TOC2"/>
            <w:rPr>
              <w:rFonts w:eastAsiaTheme="minorEastAsia"/>
              <w:noProof/>
            </w:rPr>
          </w:pPr>
          <w:hyperlink w:anchor="_Toc5236063" w:history="1">
            <w:r w:rsidR="00353E47" w:rsidRPr="00767D8E">
              <w:rPr>
                <w:rStyle w:val="Hyperlink"/>
                <w:noProof/>
              </w:rPr>
              <w:t>Bt.disconnect</w:t>
            </w:r>
            <w:r w:rsidR="00353E47">
              <w:rPr>
                <w:noProof/>
                <w:webHidden/>
              </w:rPr>
              <w:tab/>
            </w:r>
            <w:r w:rsidR="00353E47">
              <w:rPr>
                <w:noProof/>
                <w:webHidden/>
              </w:rPr>
              <w:fldChar w:fldCharType="begin"/>
            </w:r>
            <w:r w:rsidR="00353E47">
              <w:rPr>
                <w:noProof/>
                <w:webHidden/>
              </w:rPr>
              <w:instrText xml:space="preserve"> PAGEREF _Toc5236063 \h </w:instrText>
            </w:r>
            <w:r w:rsidR="00353E47">
              <w:rPr>
                <w:noProof/>
                <w:webHidden/>
              </w:rPr>
            </w:r>
            <w:r w:rsidR="00353E47">
              <w:rPr>
                <w:noProof/>
                <w:webHidden/>
              </w:rPr>
              <w:fldChar w:fldCharType="separate"/>
            </w:r>
            <w:r w:rsidR="00CA7A41">
              <w:rPr>
                <w:noProof/>
                <w:webHidden/>
              </w:rPr>
              <w:t>129</w:t>
            </w:r>
            <w:r w:rsidR="00353E47">
              <w:rPr>
                <w:noProof/>
                <w:webHidden/>
              </w:rPr>
              <w:fldChar w:fldCharType="end"/>
            </w:r>
          </w:hyperlink>
        </w:p>
        <w:p w:rsidR="00353E47" w:rsidRDefault="00390DC2">
          <w:pPr>
            <w:pStyle w:val="TOC2"/>
            <w:rPr>
              <w:rFonts w:eastAsiaTheme="minorEastAsia"/>
              <w:noProof/>
            </w:rPr>
          </w:pPr>
          <w:hyperlink w:anchor="_Toc5236064" w:history="1">
            <w:r w:rsidR="00353E47" w:rsidRPr="00767D8E">
              <w:rPr>
                <w:rStyle w:val="Hyperlink"/>
                <w:noProof/>
              </w:rPr>
              <w:t>Bt.reconnect</w:t>
            </w:r>
            <w:r w:rsidR="00353E47">
              <w:rPr>
                <w:noProof/>
                <w:webHidden/>
              </w:rPr>
              <w:tab/>
            </w:r>
            <w:r w:rsidR="00353E47">
              <w:rPr>
                <w:noProof/>
                <w:webHidden/>
              </w:rPr>
              <w:fldChar w:fldCharType="begin"/>
            </w:r>
            <w:r w:rsidR="00353E47">
              <w:rPr>
                <w:noProof/>
                <w:webHidden/>
              </w:rPr>
              <w:instrText xml:space="preserve"> PAGEREF _Toc5236064 \h </w:instrText>
            </w:r>
            <w:r w:rsidR="00353E47">
              <w:rPr>
                <w:noProof/>
                <w:webHidden/>
              </w:rPr>
            </w:r>
            <w:r w:rsidR="00353E47">
              <w:rPr>
                <w:noProof/>
                <w:webHidden/>
              </w:rPr>
              <w:fldChar w:fldCharType="separate"/>
            </w:r>
            <w:r w:rsidR="00CA7A41">
              <w:rPr>
                <w:noProof/>
                <w:webHidden/>
              </w:rPr>
              <w:t>129</w:t>
            </w:r>
            <w:r w:rsidR="00353E47">
              <w:rPr>
                <w:noProof/>
                <w:webHidden/>
              </w:rPr>
              <w:fldChar w:fldCharType="end"/>
            </w:r>
          </w:hyperlink>
        </w:p>
        <w:p w:rsidR="00353E47" w:rsidRDefault="00390DC2">
          <w:pPr>
            <w:pStyle w:val="TOC2"/>
            <w:rPr>
              <w:rFonts w:eastAsiaTheme="minorEastAsia"/>
              <w:noProof/>
            </w:rPr>
          </w:pPr>
          <w:hyperlink w:anchor="_Toc5236065" w:history="1">
            <w:r w:rsidR="00353E47" w:rsidRPr="00767D8E">
              <w:rPr>
                <w:rStyle w:val="Hyperlink"/>
                <w:noProof/>
              </w:rPr>
              <w:t>Bt.status {{&lt;connect_var&gt;}{, &lt;name_svar&gt;}{, &lt;address_svar&gt;}}</w:t>
            </w:r>
            <w:r w:rsidR="00353E47">
              <w:rPr>
                <w:noProof/>
                <w:webHidden/>
              </w:rPr>
              <w:tab/>
            </w:r>
            <w:r w:rsidR="00353E47">
              <w:rPr>
                <w:noProof/>
                <w:webHidden/>
              </w:rPr>
              <w:fldChar w:fldCharType="begin"/>
            </w:r>
            <w:r w:rsidR="00353E47">
              <w:rPr>
                <w:noProof/>
                <w:webHidden/>
              </w:rPr>
              <w:instrText xml:space="preserve"> PAGEREF _Toc5236065 \h </w:instrText>
            </w:r>
            <w:r w:rsidR="00353E47">
              <w:rPr>
                <w:noProof/>
                <w:webHidden/>
              </w:rPr>
            </w:r>
            <w:r w:rsidR="00353E47">
              <w:rPr>
                <w:noProof/>
                <w:webHidden/>
              </w:rPr>
              <w:fldChar w:fldCharType="separate"/>
            </w:r>
            <w:r w:rsidR="00CA7A41">
              <w:rPr>
                <w:noProof/>
                <w:webHidden/>
              </w:rPr>
              <w:t>129</w:t>
            </w:r>
            <w:r w:rsidR="00353E47">
              <w:rPr>
                <w:noProof/>
                <w:webHidden/>
              </w:rPr>
              <w:fldChar w:fldCharType="end"/>
            </w:r>
          </w:hyperlink>
        </w:p>
        <w:p w:rsidR="00353E47" w:rsidRDefault="00390DC2">
          <w:pPr>
            <w:pStyle w:val="TOC2"/>
            <w:rPr>
              <w:rFonts w:eastAsiaTheme="minorEastAsia"/>
              <w:noProof/>
            </w:rPr>
          </w:pPr>
          <w:hyperlink w:anchor="_Toc5236066" w:history="1">
            <w:r w:rsidR="00353E47" w:rsidRPr="00767D8E">
              <w:rPr>
                <w:rStyle w:val="Hyperlink"/>
                <w:noProof/>
              </w:rPr>
              <w:t>Bt.write {&lt;exp&gt; {,|;}} ...</w:t>
            </w:r>
            <w:r w:rsidR="00353E47">
              <w:rPr>
                <w:noProof/>
                <w:webHidden/>
              </w:rPr>
              <w:tab/>
            </w:r>
            <w:r w:rsidR="00353E47">
              <w:rPr>
                <w:noProof/>
                <w:webHidden/>
              </w:rPr>
              <w:fldChar w:fldCharType="begin"/>
            </w:r>
            <w:r w:rsidR="00353E47">
              <w:rPr>
                <w:noProof/>
                <w:webHidden/>
              </w:rPr>
              <w:instrText xml:space="preserve"> PAGEREF _Toc5236066 \h </w:instrText>
            </w:r>
            <w:r w:rsidR="00353E47">
              <w:rPr>
                <w:noProof/>
                <w:webHidden/>
              </w:rPr>
            </w:r>
            <w:r w:rsidR="00353E47">
              <w:rPr>
                <w:noProof/>
                <w:webHidden/>
              </w:rPr>
              <w:fldChar w:fldCharType="separate"/>
            </w:r>
            <w:r w:rsidR="00CA7A41">
              <w:rPr>
                <w:noProof/>
                <w:webHidden/>
              </w:rPr>
              <w:t>130</w:t>
            </w:r>
            <w:r w:rsidR="00353E47">
              <w:rPr>
                <w:noProof/>
                <w:webHidden/>
              </w:rPr>
              <w:fldChar w:fldCharType="end"/>
            </w:r>
          </w:hyperlink>
        </w:p>
        <w:p w:rsidR="00353E47" w:rsidRDefault="00390DC2">
          <w:pPr>
            <w:pStyle w:val="TOC2"/>
            <w:rPr>
              <w:rFonts w:eastAsiaTheme="minorEastAsia"/>
              <w:noProof/>
            </w:rPr>
          </w:pPr>
          <w:hyperlink w:anchor="_Toc5236067" w:history="1">
            <w:r w:rsidR="00353E47" w:rsidRPr="00767D8E">
              <w:rPr>
                <w:rStyle w:val="Hyperlink"/>
                <w:noProof/>
              </w:rPr>
              <w:t>Bt.read.ready &lt;nvar&gt;</w:t>
            </w:r>
            <w:r w:rsidR="00353E47">
              <w:rPr>
                <w:noProof/>
                <w:webHidden/>
              </w:rPr>
              <w:tab/>
            </w:r>
            <w:r w:rsidR="00353E47">
              <w:rPr>
                <w:noProof/>
                <w:webHidden/>
              </w:rPr>
              <w:fldChar w:fldCharType="begin"/>
            </w:r>
            <w:r w:rsidR="00353E47">
              <w:rPr>
                <w:noProof/>
                <w:webHidden/>
              </w:rPr>
              <w:instrText xml:space="preserve"> PAGEREF _Toc5236067 \h </w:instrText>
            </w:r>
            <w:r w:rsidR="00353E47">
              <w:rPr>
                <w:noProof/>
                <w:webHidden/>
              </w:rPr>
            </w:r>
            <w:r w:rsidR="00353E47">
              <w:rPr>
                <w:noProof/>
                <w:webHidden/>
              </w:rPr>
              <w:fldChar w:fldCharType="separate"/>
            </w:r>
            <w:r w:rsidR="00CA7A41">
              <w:rPr>
                <w:noProof/>
                <w:webHidden/>
              </w:rPr>
              <w:t>130</w:t>
            </w:r>
            <w:r w:rsidR="00353E47">
              <w:rPr>
                <w:noProof/>
                <w:webHidden/>
              </w:rPr>
              <w:fldChar w:fldCharType="end"/>
            </w:r>
          </w:hyperlink>
        </w:p>
        <w:p w:rsidR="00353E47" w:rsidRDefault="00390DC2">
          <w:pPr>
            <w:pStyle w:val="TOC2"/>
            <w:rPr>
              <w:rFonts w:eastAsiaTheme="minorEastAsia"/>
              <w:noProof/>
            </w:rPr>
          </w:pPr>
          <w:hyperlink w:anchor="_Toc5236068" w:history="1">
            <w:r w:rsidR="00353E47" w:rsidRPr="00767D8E">
              <w:rPr>
                <w:rStyle w:val="Hyperlink"/>
                <w:noProof/>
              </w:rPr>
              <w:t>OnBtReadReady:</w:t>
            </w:r>
            <w:r w:rsidR="00353E47">
              <w:rPr>
                <w:noProof/>
                <w:webHidden/>
              </w:rPr>
              <w:tab/>
            </w:r>
            <w:r w:rsidR="00353E47">
              <w:rPr>
                <w:noProof/>
                <w:webHidden/>
              </w:rPr>
              <w:fldChar w:fldCharType="begin"/>
            </w:r>
            <w:r w:rsidR="00353E47">
              <w:rPr>
                <w:noProof/>
                <w:webHidden/>
              </w:rPr>
              <w:instrText xml:space="preserve"> PAGEREF _Toc5236068 \h </w:instrText>
            </w:r>
            <w:r w:rsidR="00353E47">
              <w:rPr>
                <w:noProof/>
                <w:webHidden/>
              </w:rPr>
            </w:r>
            <w:r w:rsidR="00353E47">
              <w:rPr>
                <w:noProof/>
                <w:webHidden/>
              </w:rPr>
              <w:fldChar w:fldCharType="separate"/>
            </w:r>
            <w:r w:rsidR="00CA7A41">
              <w:rPr>
                <w:noProof/>
                <w:webHidden/>
              </w:rPr>
              <w:t>130</w:t>
            </w:r>
            <w:r w:rsidR="00353E47">
              <w:rPr>
                <w:noProof/>
                <w:webHidden/>
              </w:rPr>
              <w:fldChar w:fldCharType="end"/>
            </w:r>
          </w:hyperlink>
        </w:p>
        <w:p w:rsidR="00353E47" w:rsidRDefault="00390DC2">
          <w:pPr>
            <w:pStyle w:val="TOC3"/>
            <w:rPr>
              <w:rFonts w:eastAsiaTheme="minorEastAsia"/>
              <w:noProof/>
            </w:rPr>
          </w:pPr>
          <w:hyperlink w:anchor="_Toc5236069" w:history="1">
            <w:r w:rsidR="00353E47" w:rsidRPr="00767D8E">
              <w:rPr>
                <w:rStyle w:val="Hyperlink"/>
                <w:noProof/>
              </w:rPr>
              <w:t>Bt.onReadReady.resume</w:t>
            </w:r>
            <w:r w:rsidR="00353E47">
              <w:rPr>
                <w:noProof/>
                <w:webHidden/>
              </w:rPr>
              <w:tab/>
            </w:r>
            <w:r w:rsidR="00353E47">
              <w:rPr>
                <w:noProof/>
                <w:webHidden/>
              </w:rPr>
              <w:fldChar w:fldCharType="begin"/>
            </w:r>
            <w:r w:rsidR="00353E47">
              <w:rPr>
                <w:noProof/>
                <w:webHidden/>
              </w:rPr>
              <w:instrText xml:space="preserve"> PAGEREF _Toc5236069 \h </w:instrText>
            </w:r>
            <w:r w:rsidR="00353E47">
              <w:rPr>
                <w:noProof/>
                <w:webHidden/>
              </w:rPr>
            </w:r>
            <w:r w:rsidR="00353E47">
              <w:rPr>
                <w:noProof/>
                <w:webHidden/>
              </w:rPr>
              <w:fldChar w:fldCharType="separate"/>
            </w:r>
            <w:r w:rsidR="00CA7A41">
              <w:rPr>
                <w:noProof/>
                <w:webHidden/>
              </w:rPr>
              <w:t>130</w:t>
            </w:r>
            <w:r w:rsidR="00353E47">
              <w:rPr>
                <w:noProof/>
                <w:webHidden/>
              </w:rPr>
              <w:fldChar w:fldCharType="end"/>
            </w:r>
          </w:hyperlink>
        </w:p>
        <w:p w:rsidR="00353E47" w:rsidRDefault="00390DC2">
          <w:pPr>
            <w:pStyle w:val="TOC2"/>
            <w:rPr>
              <w:rFonts w:eastAsiaTheme="minorEastAsia"/>
              <w:noProof/>
            </w:rPr>
          </w:pPr>
          <w:hyperlink w:anchor="_Toc5236070" w:history="1">
            <w:r w:rsidR="00353E47" w:rsidRPr="00767D8E">
              <w:rPr>
                <w:rStyle w:val="Hyperlink"/>
                <w:noProof/>
              </w:rPr>
              <w:t>Bt.read.bytes &lt;svar&gt;</w:t>
            </w:r>
            <w:r w:rsidR="00353E47">
              <w:rPr>
                <w:noProof/>
                <w:webHidden/>
              </w:rPr>
              <w:tab/>
            </w:r>
            <w:r w:rsidR="00353E47">
              <w:rPr>
                <w:noProof/>
                <w:webHidden/>
              </w:rPr>
              <w:fldChar w:fldCharType="begin"/>
            </w:r>
            <w:r w:rsidR="00353E47">
              <w:rPr>
                <w:noProof/>
                <w:webHidden/>
              </w:rPr>
              <w:instrText xml:space="preserve"> PAGEREF _Toc5236070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1" w:history="1">
            <w:r w:rsidR="00353E47" w:rsidRPr="00767D8E">
              <w:rPr>
                <w:rStyle w:val="Hyperlink"/>
                <w:noProof/>
              </w:rPr>
              <w:t>Bt.device.name &lt;svar&gt;</w:t>
            </w:r>
            <w:r w:rsidR="00353E47">
              <w:rPr>
                <w:noProof/>
                <w:webHidden/>
              </w:rPr>
              <w:tab/>
            </w:r>
            <w:r w:rsidR="00353E47">
              <w:rPr>
                <w:noProof/>
                <w:webHidden/>
              </w:rPr>
              <w:fldChar w:fldCharType="begin"/>
            </w:r>
            <w:r w:rsidR="00353E47">
              <w:rPr>
                <w:noProof/>
                <w:webHidden/>
              </w:rPr>
              <w:instrText xml:space="preserve"> PAGEREF _Toc5236071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2" w:history="1">
            <w:r w:rsidR="00353E47" w:rsidRPr="00767D8E">
              <w:rPr>
                <w:rStyle w:val="Hyperlink"/>
                <w:noProof/>
              </w:rPr>
              <w:t>Bt.set.UUID &lt;sexp&gt;</w:t>
            </w:r>
            <w:r w:rsidR="00353E47">
              <w:rPr>
                <w:noProof/>
                <w:webHidden/>
              </w:rPr>
              <w:tab/>
            </w:r>
            <w:r w:rsidR="00353E47">
              <w:rPr>
                <w:noProof/>
                <w:webHidden/>
              </w:rPr>
              <w:fldChar w:fldCharType="begin"/>
            </w:r>
            <w:r w:rsidR="00353E47">
              <w:rPr>
                <w:noProof/>
                <w:webHidden/>
              </w:rPr>
              <w:instrText xml:space="preserve"> PAGEREF _Toc5236072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73" w:history="1">
            <w:r w:rsidR="00353E47" w:rsidRPr="00767D8E">
              <w:rPr>
                <w:rStyle w:val="Hyperlink"/>
                <w:noProof/>
              </w:rPr>
              <w:t>Communication: Phone and Text</w:t>
            </w:r>
            <w:r w:rsidR="00353E47">
              <w:rPr>
                <w:noProof/>
                <w:webHidden/>
              </w:rPr>
              <w:tab/>
            </w:r>
            <w:r w:rsidR="00353E47">
              <w:rPr>
                <w:noProof/>
                <w:webHidden/>
              </w:rPr>
              <w:fldChar w:fldCharType="begin"/>
            </w:r>
            <w:r w:rsidR="00353E47">
              <w:rPr>
                <w:noProof/>
                <w:webHidden/>
              </w:rPr>
              <w:instrText xml:space="preserve"> PAGEREF _Toc5236073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4" w:history="1">
            <w:r w:rsidR="00353E47" w:rsidRPr="00767D8E">
              <w:rPr>
                <w:rStyle w:val="Hyperlink"/>
                <w:noProof/>
              </w:rPr>
              <w:t>Email.send &lt;recipient_sexp&gt;, &lt;subject_sexp&gt;, &lt;body_sexp&gt;</w:t>
            </w:r>
            <w:r w:rsidR="00353E47">
              <w:rPr>
                <w:noProof/>
                <w:webHidden/>
              </w:rPr>
              <w:tab/>
            </w:r>
            <w:r w:rsidR="00353E47">
              <w:rPr>
                <w:noProof/>
                <w:webHidden/>
              </w:rPr>
              <w:fldChar w:fldCharType="begin"/>
            </w:r>
            <w:r w:rsidR="00353E47">
              <w:rPr>
                <w:noProof/>
                <w:webHidden/>
              </w:rPr>
              <w:instrText xml:space="preserve"> PAGEREF _Toc5236074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5" w:history="1">
            <w:r w:rsidR="00353E47" w:rsidRPr="00767D8E">
              <w:rPr>
                <w:rStyle w:val="Hyperlink"/>
                <w:noProof/>
              </w:rPr>
              <w:t>MyPhoneNumber &lt;svar&gt;</w:t>
            </w:r>
            <w:r w:rsidR="00353E47">
              <w:rPr>
                <w:noProof/>
                <w:webHidden/>
              </w:rPr>
              <w:tab/>
            </w:r>
            <w:r w:rsidR="00353E47">
              <w:rPr>
                <w:noProof/>
                <w:webHidden/>
              </w:rPr>
              <w:fldChar w:fldCharType="begin"/>
            </w:r>
            <w:r w:rsidR="00353E47">
              <w:rPr>
                <w:noProof/>
                <w:webHidden/>
              </w:rPr>
              <w:instrText xml:space="preserve"> PAGEREF _Toc5236075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6" w:history="1">
            <w:r w:rsidR="00353E47" w:rsidRPr="00767D8E">
              <w:rPr>
                <w:rStyle w:val="Hyperlink"/>
                <w:noProof/>
              </w:rPr>
              <w:t>Phone.call &lt;sexp&gt;</w:t>
            </w:r>
            <w:r w:rsidR="00353E47">
              <w:rPr>
                <w:noProof/>
                <w:webHidden/>
              </w:rPr>
              <w:tab/>
            </w:r>
            <w:r w:rsidR="00353E47">
              <w:rPr>
                <w:noProof/>
                <w:webHidden/>
              </w:rPr>
              <w:fldChar w:fldCharType="begin"/>
            </w:r>
            <w:r w:rsidR="00353E47">
              <w:rPr>
                <w:noProof/>
                <w:webHidden/>
              </w:rPr>
              <w:instrText xml:space="preserve"> PAGEREF _Toc5236076 \h </w:instrText>
            </w:r>
            <w:r w:rsidR="00353E47">
              <w:rPr>
                <w:noProof/>
                <w:webHidden/>
              </w:rPr>
            </w:r>
            <w:r w:rsidR="00353E47">
              <w:rPr>
                <w:noProof/>
                <w:webHidden/>
              </w:rPr>
              <w:fldChar w:fldCharType="separate"/>
            </w:r>
            <w:r w:rsidR="00CA7A41">
              <w:rPr>
                <w:noProof/>
                <w:webHidden/>
              </w:rPr>
              <w:t>131</w:t>
            </w:r>
            <w:r w:rsidR="00353E47">
              <w:rPr>
                <w:noProof/>
                <w:webHidden/>
              </w:rPr>
              <w:fldChar w:fldCharType="end"/>
            </w:r>
          </w:hyperlink>
        </w:p>
        <w:p w:rsidR="00353E47" w:rsidRDefault="00390DC2">
          <w:pPr>
            <w:pStyle w:val="TOC2"/>
            <w:rPr>
              <w:rFonts w:eastAsiaTheme="minorEastAsia"/>
              <w:noProof/>
            </w:rPr>
          </w:pPr>
          <w:hyperlink w:anchor="_Toc5236077" w:history="1">
            <w:r w:rsidR="00353E47" w:rsidRPr="00767D8E">
              <w:rPr>
                <w:rStyle w:val="Hyperlink"/>
                <w:noProof/>
              </w:rPr>
              <w:t>Phone.dial &lt;sexp&gt;</w:t>
            </w:r>
            <w:r w:rsidR="00353E47">
              <w:rPr>
                <w:noProof/>
                <w:webHidden/>
              </w:rPr>
              <w:tab/>
            </w:r>
            <w:r w:rsidR="00353E47">
              <w:rPr>
                <w:noProof/>
                <w:webHidden/>
              </w:rPr>
              <w:fldChar w:fldCharType="begin"/>
            </w:r>
            <w:r w:rsidR="00353E47">
              <w:rPr>
                <w:noProof/>
                <w:webHidden/>
              </w:rPr>
              <w:instrText xml:space="preserve"> PAGEREF _Toc5236077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78" w:history="1">
            <w:r w:rsidR="00353E47" w:rsidRPr="00767D8E">
              <w:rPr>
                <w:rStyle w:val="Hyperlink"/>
                <w:noProof/>
              </w:rPr>
              <w:t>Phone.rcv.init</w:t>
            </w:r>
            <w:r w:rsidR="00353E47">
              <w:rPr>
                <w:noProof/>
                <w:webHidden/>
              </w:rPr>
              <w:tab/>
            </w:r>
            <w:r w:rsidR="00353E47">
              <w:rPr>
                <w:noProof/>
                <w:webHidden/>
              </w:rPr>
              <w:fldChar w:fldCharType="begin"/>
            </w:r>
            <w:r w:rsidR="00353E47">
              <w:rPr>
                <w:noProof/>
                <w:webHidden/>
              </w:rPr>
              <w:instrText xml:space="preserve"> PAGEREF _Toc5236078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79" w:history="1">
            <w:r w:rsidR="00353E47" w:rsidRPr="00767D8E">
              <w:rPr>
                <w:rStyle w:val="Hyperlink"/>
                <w:noProof/>
              </w:rPr>
              <w:t>Phone.rcv.next &lt;state_nvar&gt;, &lt;number_svar&gt;</w:t>
            </w:r>
            <w:r w:rsidR="00353E47">
              <w:rPr>
                <w:noProof/>
                <w:webHidden/>
              </w:rPr>
              <w:tab/>
            </w:r>
            <w:r w:rsidR="00353E47">
              <w:rPr>
                <w:noProof/>
                <w:webHidden/>
              </w:rPr>
              <w:fldChar w:fldCharType="begin"/>
            </w:r>
            <w:r w:rsidR="00353E47">
              <w:rPr>
                <w:noProof/>
                <w:webHidden/>
              </w:rPr>
              <w:instrText xml:space="preserve"> PAGEREF _Toc5236079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80" w:history="1">
            <w:r w:rsidR="00353E47" w:rsidRPr="00767D8E">
              <w:rPr>
                <w:rStyle w:val="Hyperlink"/>
                <w:noProof/>
              </w:rPr>
              <w:t>Note on Sms Commands</w:t>
            </w:r>
            <w:r w:rsidR="00353E47">
              <w:rPr>
                <w:noProof/>
                <w:webHidden/>
              </w:rPr>
              <w:tab/>
            </w:r>
            <w:r w:rsidR="00353E47">
              <w:rPr>
                <w:noProof/>
                <w:webHidden/>
              </w:rPr>
              <w:fldChar w:fldCharType="begin"/>
            </w:r>
            <w:r w:rsidR="00353E47">
              <w:rPr>
                <w:noProof/>
                <w:webHidden/>
              </w:rPr>
              <w:instrText xml:space="preserve"> PAGEREF _Toc5236080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81" w:history="1">
            <w:r w:rsidR="00353E47" w:rsidRPr="00767D8E">
              <w:rPr>
                <w:rStyle w:val="Hyperlink"/>
                <w:noProof/>
              </w:rPr>
              <w:t>Sms.send &lt;number_sexp&gt;, &lt;message_sexp&gt;</w:t>
            </w:r>
            <w:r w:rsidR="00353E47">
              <w:rPr>
                <w:noProof/>
                <w:webHidden/>
              </w:rPr>
              <w:tab/>
            </w:r>
            <w:r w:rsidR="00353E47">
              <w:rPr>
                <w:noProof/>
                <w:webHidden/>
              </w:rPr>
              <w:fldChar w:fldCharType="begin"/>
            </w:r>
            <w:r w:rsidR="00353E47">
              <w:rPr>
                <w:noProof/>
                <w:webHidden/>
              </w:rPr>
              <w:instrText xml:space="preserve"> PAGEREF _Toc5236081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82" w:history="1">
            <w:r w:rsidR="00353E47" w:rsidRPr="00767D8E">
              <w:rPr>
                <w:rStyle w:val="Hyperlink"/>
                <w:noProof/>
              </w:rPr>
              <w:t>Sms.rcv.init</w:t>
            </w:r>
            <w:r w:rsidR="00353E47">
              <w:rPr>
                <w:noProof/>
                <w:webHidden/>
              </w:rPr>
              <w:tab/>
            </w:r>
            <w:r w:rsidR="00353E47">
              <w:rPr>
                <w:noProof/>
                <w:webHidden/>
              </w:rPr>
              <w:fldChar w:fldCharType="begin"/>
            </w:r>
            <w:r w:rsidR="00353E47">
              <w:rPr>
                <w:noProof/>
                <w:webHidden/>
              </w:rPr>
              <w:instrText xml:space="preserve"> PAGEREF _Toc5236082 \h </w:instrText>
            </w:r>
            <w:r w:rsidR="00353E47">
              <w:rPr>
                <w:noProof/>
                <w:webHidden/>
              </w:rPr>
            </w:r>
            <w:r w:rsidR="00353E47">
              <w:rPr>
                <w:noProof/>
                <w:webHidden/>
              </w:rPr>
              <w:fldChar w:fldCharType="separate"/>
            </w:r>
            <w:r w:rsidR="00CA7A41">
              <w:rPr>
                <w:noProof/>
                <w:webHidden/>
              </w:rPr>
              <w:t>132</w:t>
            </w:r>
            <w:r w:rsidR="00353E47">
              <w:rPr>
                <w:noProof/>
                <w:webHidden/>
              </w:rPr>
              <w:fldChar w:fldCharType="end"/>
            </w:r>
          </w:hyperlink>
        </w:p>
        <w:p w:rsidR="00353E47" w:rsidRDefault="00390DC2">
          <w:pPr>
            <w:pStyle w:val="TOC2"/>
            <w:rPr>
              <w:rFonts w:eastAsiaTheme="minorEastAsia"/>
              <w:noProof/>
            </w:rPr>
          </w:pPr>
          <w:hyperlink w:anchor="_Toc5236083" w:history="1">
            <w:r w:rsidR="00353E47" w:rsidRPr="00767D8E">
              <w:rPr>
                <w:rStyle w:val="Hyperlink"/>
                <w:noProof/>
              </w:rPr>
              <w:t>Sms.rcv.next &lt;svar&gt;</w:t>
            </w:r>
            <w:r w:rsidR="00353E47">
              <w:rPr>
                <w:noProof/>
                <w:webHidden/>
              </w:rPr>
              <w:tab/>
            </w:r>
            <w:r w:rsidR="00353E47">
              <w:rPr>
                <w:noProof/>
                <w:webHidden/>
              </w:rPr>
              <w:fldChar w:fldCharType="begin"/>
            </w:r>
            <w:r w:rsidR="00353E47">
              <w:rPr>
                <w:noProof/>
                <w:webHidden/>
              </w:rPr>
              <w:instrText xml:space="preserve"> PAGEREF _Toc5236083 \h </w:instrText>
            </w:r>
            <w:r w:rsidR="00353E47">
              <w:rPr>
                <w:noProof/>
                <w:webHidden/>
              </w:rPr>
            </w:r>
            <w:r w:rsidR="00353E47">
              <w:rPr>
                <w:noProof/>
                <w:webHidden/>
              </w:rPr>
              <w:fldChar w:fldCharType="separate"/>
            </w:r>
            <w:r w:rsidR="00CA7A41">
              <w:rPr>
                <w:noProof/>
                <w:webHidden/>
              </w:rPr>
              <w:t>133</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84" w:history="1">
            <w:r w:rsidR="00353E47" w:rsidRPr="00767D8E">
              <w:rPr>
                <w:rStyle w:val="Hyperlink"/>
                <w:noProof/>
              </w:rPr>
              <w:t>Time and Timers</w:t>
            </w:r>
            <w:r w:rsidR="00353E47">
              <w:rPr>
                <w:noProof/>
                <w:webHidden/>
              </w:rPr>
              <w:tab/>
            </w:r>
            <w:r w:rsidR="00353E47">
              <w:rPr>
                <w:noProof/>
                <w:webHidden/>
              </w:rPr>
              <w:fldChar w:fldCharType="begin"/>
            </w:r>
            <w:r w:rsidR="00353E47">
              <w:rPr>
                <w:noProof/>
                <w:webHidden/>
              </w:rPr>
              <w:instrText xml:space="preserve"> PAGEREF _Toc5236084 \h </w:instrText>
            </w:r>
            <w:r w:rsidR="00353E47">
              <w:rPr>
                <w:noProof/>
                <w:webHidden/>
              </w:rPr>
            </w:r>
            <w:r w:rsidR="00353E47">
              <w:rPr>
                <w:noProof/>
                <w:webHidden/>
              </w:rPr>
              <w:fldChar w:fldCharType="separate"/>
            </w:r>
            <w:r w:rsidR="00CA7A41">
              <w:rPr>
                <w:noProof/>
                <w:webHidden/>
              </w:rPr>
              <w:t>133</w:t>
            </w:r>
            <w:r w:rsidR="00353E47">
              <w:rPr>
                <w:noProof/>
                <w:webHidden/>
              </w:rPr>
              <w:fldChar w:fldCharType="end"/>
            </w:r>
          </w:hyperlink>
        </w:p>
        <w:p w:rsidR="00353E47" w:rsidRDefault="00390DC2">
          <w:pPr>
            <w:pStyle w:val="TOC2"/>
            <w:rPr>
              <w:rFonts w:eastAsiaTheme="minorEastAsia"/>
              <w:noProof/>
            </w:rPr>
          </w:pPr>
          <w:hyperlink w:anchor="_Toc5236085" w:history="1">
            <w:r w:rsidR="00353E47" w:rsidRPr="00767D8E">
              <w:rPr>
                <w:rStyle w:val="Hyperlink"/>
                <w:noProof/>
              </w:rPr>
              <w:t>Time and TimeZone Commands</w:t>
            </w:r>
            <w:r w:rsidR="00353E47">
              <w:rPr>
                <w:noProof/>
                <w:webHidden/>
              </w:rPr>
              <w:tab/>
            </w:r>
            <w:r w:rsidR="00353E47">
              <w:rPr>
                <w:noProof/>
                <w:webHidden/>
              </w:rPr>
              <w:fldChar w:fldCharType="begin"/>
            </w:r>
            <w:r w:rsidR="00353E47">
              <w:rPr>
                <w:noProof/>
                <w:webHidden/>
              </w:rPr>
              <w:instrText xml:space="preserve"> PAGEREF _Toc5236085 \h </w:instrText>
            </w:r>
            <w:r w:rsidR="00353E47">
              <w:rPr>
                <w:noProof/>
                <w:webHidden/>
              </w:rPr>
            </w:r>
            <w:r w:rsidR="00353E47">
              <w:rPr>
                <w:noProof/>
                <w:webHidden/>
              </w:rPr>
              <w:fldChar w:fldCharType="separate"/>
            </w:r>
            <w:r w:rsidR="00CA7A41">
              <w:rPr>
                <w:noProof/>
                <w:webHidden/>
              </w:rPr>
              <w:t>133</w:t>
            </w:r>
            <w:r w:rsidR="00353E47">
              <w:rPr>
                <w:noProof/>
                <w:webHidden/>
              </w:rPr>
              <w:fldChar w:fldCharType="end"/>
            </w:r>
          </w:hyperlink>
        </w:p>
        <w:p w:rsidR="00353E47" w:rsidRDefault="00390DC2">
          <w:pPr>
            <w:pStyle w:val="TOC3"/>
            <w:rPr>
              <w:rFonts w:eastAsiaTheme="minorEastAsia"/>
              <w:noProof/>
            </w:rPr>
          </w:pPr>
          <w:hyperlink w:anchor="_Toc5236086" w:history="1">
            <w:r w:rsidR="00353E47" w:rsidRPr="00767D8E">
              <w:rPr>
                <w:rStyle w:val="Hyperlink"/>
                <w:noProof/>
              </w:rPr>
              <w:t>Time {&lt;time_nexp&gt;,} Year$, Month$, Day$, Hour$, Minute$, Second$, WeekDay, isDST</w:t>
            </w:r>
            <w:r w:rsidR="00353E47">
              <w:rPr>
                <w:noProof/>
                <w:webHidden/>
              </w:rPr>
              <w:tab/>
            </w:r>
            <w:r w:rsidR="00353E47">
              <w:rPr>
                <w:noProof/>
                <w:webHidden/>
              </w:rPr>
              <w:fldChar w:fldCharType="begin"/>
            </w:r>
            <w:r w:rsidR="00353E47">
              <w:rPr>
                <w:noProof/>
                <w:webHidden/>
              </w:rPr>
              <w:instrText xml:space="preserve"> PAGEREF _Toc5236086 \h </w:instrText>
            </w:r>
            <w:r w:rsidR="00353E47">
              <w:rPr>
                <w:noProof/>
                <w:webHidden/>
              </w:rPr>
            </w:r>
            <w:r w:rsidR="00353E47">
              <w:rPr>
                <w:noProof/>
                <w:webHidden/>
              </w:rPr>
              <w:fldChar w:fldCharType="separate"/>
            </w:r>
            <w:r w:rsidR="00CA7A41">
              <w:rPr>
                <w:noProof/>
                <w:webHidden/>
              </w:rPr>
              <w:t>133</w:t>
            </w:r>
            <w:r w:rsidR="00353E47">
              <w:rPr>
                <w:noProof/>
                <w:webHidden/>
              </w:rPr>
              <w:fldChar w:fldCharType="end"/>
            </w:r>
          </w:hyperlink>
        </w:p>
        <w:p w:rsidR="00353E47" w:rsidRDefault="00390DC2">
          <w:pPr>
            <w:pStyle w:val="TOC3"/>
            <w:rPr>
              <w:rFonts w:eastAsiaTheme="minorEastAsia"/>
              <w:noProof/>
            </w:rPr>
          </w:pPr>
          <w:hyperlink w:anchor="_Toc5236087" w:history="1">
            <w:r w:rsidR="00353E47" w:rsidRPr="00767D8E">
              <w:rPr>
                <w:rStyle w:val="Hyperlink"/>
                <w:noProof/>
              </w:rPr>
              <w:t>TimeZone.set { &lt;tz_sexp&gt; }</w:t>
            </w:r>
            <w:r w:rsidR="00353E47">
              <w:rPr>
                <w:noProof/>
                <w:webHidden/>
              </w:rPr>
              <w:tab/>
            </w:r>
            <w:r w:rsidR="00353E47">
              <w:rPr>
                <w:noProof/>
                <w:webHidden/>
              </w:rPr>
              <w:fldChar w:fldCharType="begin"/>
            </w:r>
            <w:r w:rsidR="00353E47">
              <w:rPr>
                <w:noProof/>
                <w:webHidden/>
              </w:rPr>
              <w:instrText xml:space="preserve"> PAGEREF _Toc5236087 \h </w:instrText>
            </w:r>
            <w:r w:rsidR="00353E47">
              <w:rPr>
                <w:noProof/>
                <w:webHidden/>
              </w:rPr>
            </w:r>
            <w:r w:rsidR="00353E47">
              <w:rPr>
                <w:noProof/>
                <w:webHidden/>
              </w:rPr>
              <w:fldChar w:fldCharType="separate"/>
            </w:r>
            <w:r w:rsidR="00CA7A41">
              <w:rPr>
                <w:noProof/>
                <w:webHidden/>
              </w:rPr>
              <w:t>134</w:t>
            </w:r>
            <w:r w:rsidR="00353E47">
              <w:rPr>
                <w:noProof/>
                <w:webHidden/>
              </w:rPr>
              <w:fldChar w:fldCharType="end"/>
            </w:r>
          </w:hyperlink>
        </w:p>
        <w:p w:rsidR="00353E47" w:rsidRDefault="00390DC2">
          <w:pPr>
            <w:pStyle w:val="TOC3"/>
            <w:rPr>
              <w:rFonts w:eastAsiaTheme="minorEastAsia"/>
              <w:noProof/>
            </w:rPr>
          </w:pPr>
          <w:hyperlink w:anchor="_Toc5236088" w:history="1">
            <w:r w:rsidR="00353E47" w:rsidRPr="00767D8E">
              <w:rPr>
                <w:rStyle w:val="Hyperlink"/>
                <w:noProof/>
              </w:rPr>
              <w:t>TimeZone.get &lt;tz_svar&gt;</w:t>
            </w:r>
            <w:r w:rsidR="00353E47">
              <w:rPr>
                <w:noProof/>
                <w:webHidden/>
              </w:rPr>
              <w:tab/>
            </w:r>
            <w:r w:rsidR="00353E47">
              <w:rPr>
                <w:noProof/>
                <w:webHidden/>
              </w:rPr>
              <w:fldChar w:fldCharType="begin"/>
            </w:r>
            <w:r w:rsidR="00353E47">
              <w:rPr>
                <w:noProof/>
                <w:webHidden/>
              </w:rPr>
              <w:instrText xml:space="preserve"> PAGEREF _Toc5236088 \h </w:instrText>
            </w:r>
            <w:r w:rsidR="00353E47">
              <w:rPr>
                <w:noProof/>
                <w:webHidden/>
              </w:rPr>
            </w:r>
            <w:r w:rsidR="00353E47">
              <w:rPr>
                <w:noProof/>
                <w:webHidden/>
              </w:rPr>
              <w:fldChar w:fldCharType="separate"/>
            </w:r>
            <w:r w:rsidR="00CA7A41">
              <w:rPr>
                <w:noProof/>
                <w:webHidden/>
              </w:rPr>
              <w:t>134</w:t>
            </w:r>
            <w:r w:rsidR="00353E47">
              <w:rPr>
                <w:noProof/>
                <w:webHidden/>
              </w:rPr>
              <w:fldChar w:fldCharType="end"/>
            </w:r>
          </w:hyperlink>
        </w:p>
        <w:p w:rsidR="00353E47" w:rsidRDefault="00390DC2">
          <w:pPr>
            <w:pStyle w:val="TOC3"/>
            <w:rPr>
              <w:rFonts w:eastAsiaTheme="minorEastAsia"/>
              <w:noProof/>
            </w:rPr>
          </w:pPr>
          <w:hyperlink w:anchor="_Toc5236089" w:history="1">
            <w:r w:rsidR="00353E47" w:rsidRPr="00767D8E">
              <w:rPr>
                <w:rStyle w:val="Hyperlink"/>
                <w:noProof/>
              </w:rPr>
              <w:t>TimeZone.list &lt;tz_list_pointer_nexp&gt;</w:t>
            </w:r>
            <w:r w:rsidR="00353E47">
              <w:rPr>
                <w:noProof/>
                <w:webHidden/>
              </w:rPr>
              <w:tab/>
            </w:r>
            <w:r w:rsidR="00353E47">
              <w:rPr>
                <w:noProof/>
                <w:webHidden/>
              </w:rPr>
              <w:fldChar w:fldCharType="begin"/>
            </w:r>
            <w:r w:rsidR="00353E47">
              <w:rPr>
                <w:noProof/>
                <w:webHidden/>
              </w:rPr>
              <w:instrText xml:space="preserve"> PAGEREF _Toc5236089 \h </w:instrText>
            </w:r>
            <w:r w:rsidR="00353E47">
              <w:rPr>
                <w:noProof/>
                <w:webHidden/>
              </w:rPr>
            </w:r>
            <w:r w:rsidR="00353E47">
              <w:rPr>
                <w:noProof/>
                <w:webHidden/>
              </w:rPr>
              <w:fldChar w:fldCharType="separate"/>
            </w:r>
            <w:r w:rsidR="00CA7A41">
              <w:rPr>
                <w:noProof/>
                <w:webHidden/>
              </w:rPr>
              <w:t>134</w:t>
            </w:r>
            <w:r w:rsidR="00353E47">
              <w:rPr>
                <w:noProof/>
                <w:webHidden/>
              </w:rPr>
              <w:fldChar w:fldCharType="end"/>
            </w:r>
          </w:hyperlink>
        </w:p>
        <w:p w:rsidR="00353E47" w:rsidRDefault="00390DC2">
          <w:pPr>
            <w:pStyle w:val="TOC2"/>
            <w:rPr>
              <w:rFonts w:eastAsiaTheme="minorEastAsia"/>
              <w:noProof/>
            </w:rPr>
          </w:pPr>
          <w:hyperlink w:anchor="_Toc5236090" w:history="1">
            <w:r w:rsidR="00353E47" w:rsidRPr="00767D8E">
              <w:rPr>
                <w:rStyle w:val="Hyperlink"/>
                <w:noProof/>
              </w:rPr>
              <w:t>Timer Interrupt and Commands</w:t>
            </w:r>
            <w:r w:rsidR="00353E47">
              <w:rPr>
                <w:noProof/>
                <w:webHidden/>
              </w:rPr>
              <w:tab/>
            </w:r>
            <w:r w:rsidR="00353E47">
              <w:rPr>
                <w:noProof/>
                <w:webHidden/>
              </w:rPr>
              <w:fldChar w:fldCharType="begin"/>
            </w:r>
            <w:r w:rsidR="00353E47">
              <w:rPr>
                <w:noProof/>
                <w:webHidden/>
              </w:rPr>
              <w:instrText xml:space="preserve"> PAGEREF _Toc5236090 \h </w:instrText>
            </w:r>
            <w:r w:rsidR="00353E47">
              <w:rPr>
                <w:noProof/>
                <w:webHidden/>
              </w:rPr>
            </w:r>
            <w:r w:rsidR="00353E47">
              <w:rPr>
                <w:noProof/>
                <w:webHidden/>
              </w:rPr>
              <w:fldChar w:fldCharType="separate"/>
            </w:r>
            <w:r w:rsidR="00CA7A41">
              <w:rPr>
                <w:noProof/>
                <w:webHidden/>
              </w:rPr>
              <w:t>134</w:t>
            </w:r>
            <w:r w:rsidR="00353E47">
              <w:rPr>
                <w:noProof/>
                <w:webHidden/>
              </w:rPr>
              <w:fldChar w:fldCharType="end"/>
            </w:r>
          </w:hyperlink>
        </w:p>
        <w:p w:rsidR="00353E47" w:rsidRDefault="00390DC2">
          <w:pPr>
            <w:pStyle w:val="TOC3"/>
            <w:rPr>
              <w:rFonts w:eastAsiaTheme="minorEastAsia"/>
              <w:noProof/>
            </w:rPr>
          </w:pPr>
          <w:hyperlink w:anchor="_Toc5236091" w:history="1">
            <w:r w:rsidR="00353E47" w:rsidRPr="00767D8E">
              <w:rPr>
                <w:rStyle w:val="Hyperlink"/>
                <w:noProof/>
              </w:rPr>
              <w:t>Timer.set &lt;interval_nexp&gt;</w:t>
            </w:r>
            <w:r w:rsidR="00353E47">
              <w:rPr>
                <w:noProof/>
                <w:webHidden/>
              </w:rPr>
              <w:tab/>
            </w:r>
            <w:r w:rsidR="00353E47">
              <w:rPr>
                <w:noProof/>
                <w:webHidden/>
              </w:rPr>
              <w:fldChar w:fldCharType="begin"/>
            </w:r>
            <w:r w:rsidR="00353E47">
              <w:rPr>
                <w:noProof/>
                <w:webHidden/>
              </w:rPr>
              <w:instrText xml:space="preserve"> PAGEREF _Toc5236091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3"/>
            <w:rPr>
              <w:rFonts w:eastAsiaTheme="minorEastAsia"/>
              <w:noProof/>
            </w:rPr>
          </w:pPr>
          <w:hyperlink w:anchor="_Toc5236092" w:history="1">
            <w:r w:rsidR="00353E47" w:rsidRPr="00767D8E">
              <w:rPr>
                <w:rStyle w:val="Hyperlink"/>
                <w:noProof/>
              </w:rPr>
              <w:t>OnTimer:</w:t>
            </w:r>
            <w:r w:rsidR="00353E47">
              <w:rPr>
                <w:noProof/>
                <w:webHidden/>
              </w:rPr>
              <w:tab/>
            </w:r>
            <w:r w:rsidR="00353E47">
              <w:rPr>
                <w:noProof/>
                <w:webHidden/>
              </w:rPr>
              <w:fldChar w:fldCharType="begin"/>
            </w:r>
            <w:r w:rsidR="00353E47">
              <w:rPr>
                <w:noProof/>
                <w:webHidden/>
              </w:rPr>
              <w:instrText xml:space="preserve"> PAGEREF _Toc5236092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3"/>
            <w:rPr>
              <w:rFonts w:eastAsiaTheme="minorEastAsia"/>
              <w:noProof/>
            </w:rPr>
          </w:pPr>
          <w:hyperlink w:anchor="_Toc5236093" w:history="1">
            <w:r w:rsidR="00353E47" w:rsidRPr="00767D8E">
              <w:rPr>
                <w:rStyle w:val="Hyperlink"/>
                <w:noProof/>
              </w:rPr>
              <w:t>Timer.resume</w:t>
            </w:r>
            <w:r w:rsidR="00353E47">
              <w:rPr>
                <w:noProof/>
                <w:webHidden/>
              </w:rPr>
              <w:tab/>
            </w:r>
            <w:r w:rsidR="00353E47">
              <w:rPr>
                <w:noProof/>
                <w:webHidden/>
              </w:rPr>
              <w:fldChar w:fldCharType="begin"/>
            </w:r>
            <w:r w:rsidR="00353E47">
              <w:rPr>
                <w:noProof/>
                <w:webHidden/>
              </w:rPr>
              <w:instrText xml:space="preserve"> PAGEREF _Toc5236093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3"/>
            <w:rPr>
              <w:rFonts w:eastAsiaTheme="minorEastAsia"/>
              <w:noProof/>
            </w:rPr>
          </w:pPr>
          <w:hyperlink w:anchor="_Toc5236094" w:history="1">
            <w:r w:rsidR="00353E47" w:rsidRPr="00767D8E">
              <w:rPr>
                <w:rStyle w:val="Hyperlink"/>
                <w:noProof/>
              </w:rPr>
              <w:t>Timer.clear</w:t>
            </w:r>
            <w:r w:rsidR="00353E47">
              <w:rPr>
                <w:noProof/>
                <w:webHidden/>
              </w:rPr>
              <w:tab/>
            </w:r>
            <w:r w:rsidR="00353E47">
              <w:rPr>
                <w:noProof/>
                <w:webHidden/>
              </w:rPr>
              <w:fldChar w:fldCharType="begin"/>
            </w:r>
            <w:r w:rsidR="00353E47">
              <w:rPr>
                <w:noProof/>
                <w:webHidden/>
              </w:rPr>
              <w:instrText xml:space="preserve"> PAGEREF _Toc5236094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3"/>
            <w:rPr>
              <w:rFonts w:eastAsiaTheme="minorEastAsia"/>
              <w:noProof/>
            </w:rPr>
          </w:pPr>
          <w:hyperlink w:anchor="_Toc5236095" w:history="1">
            <w:r w:rsidR="00353E47" w:rsidRPr="00767D8E">
              <w:rPr>
                <w:rStyle w:val="Hyperlink"/>
                <w:noProof/>
              </w:rPr>
              <w:t>Sample Code</w:t>
            </w:r>
            <w:r w:rsidR="00353E47">
              <w:rPr>
                <w:noProof/>
                <w:webHidden/>
              </w:rPr>
              <w:tab/>
            </w:r>
            <w:r w:rsidR="00353E47">
              <w:rPr>
                <w:noProof/>
                <w:webHidden/>
              </w:rPr>
              <w:fldChar w:fldCharType="begin"/>
            </w:r>
            <w:r w:rsidR="00353E47">
              <w:rPr>
                <w:noProof/>
                <w:webHidden/>
              </w:rPr>
              <w:instrText xml:space="preserve"> PAGEREF _Toc5236095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96" w:history="1">
            <w:r w:rsidR="00353E47" w:rsidRPr="00767D8E">
              <w:rPr>
                <w:rStyle w:val="Hyperlink"/>
                <w:noProof/>
              </w:rPr>
              <w:t>Clipboard</w:t>
            </w:r>
            <w:r w:rsidR="00353E47">
              <w:rPr>
                <w:noProof/>
                <w:webHidden/>
              </w:rPr>
              <w:tab/>
            </w:r>
            <w:r w:rsidR="00353E47">
              <w:rPr>
                <w:noProof/>
                <w:webHidden/>
              </w:rPr>
              <w:fldChar w:fldCharType="begin"/>
            </w:r>
            <w:r w:rsidR="00353E47">
              <w:rPr>
                <w:noProof/>
                <w:webHidden/>
              </w:rPr>
              <w:instrText xml:space="preserve"> PAGEREF _Toc5236096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2"/>
            <w:rPr>
              <w:rFonts w:eastAsiaTheme="minorEastAsia"/>
              <w:noProof/>
            </w:rPr>
          </w:pPr>
          <w:hyperlink w:anchor="_Toc5236097" w:history="1">
            <w:r w:rsidR="00353E47" w:rsidRPr="00767D8E">
              <w:rPr>
                <w:rStyle w:val="Hyperlink"/>
                <w:noProof/>
              </w:rPr>
              <w:t>Clipboard.get &lt;svar&gt;</w:t>
            </w:r>
            <w:r w:rsidR="00353E47">
              <w:rPr>
                <w:noProof/>
                <w:webHidden/>
              </w:rPr>
              <w:tab/>
            </w:r>
            <w:r w:rsidR="00353E47">
              <w:rPr>
                <w:noProof/>
                <w:webHidden/>
              </w:rPr>
              <w:fldChar w:fldCharType="begin"/>
            </w:r>
            <w:r w:rsidR="00353E47">
              <w:rPr>
                <w:noProof/>
                <w:webHidden/>
              </w:rPr>
              <w:instrText xml:space="preserve"> PAGEREF _Toc5236097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2"/>
            <w:rPr>
              <w:rFonts w:eastAsiaTheme="minorEastAsia"/>
              <w:noProof/>
            </w:rPr>
          </w:pPr>
          <w:hyperlink w:anchor="_Toc5236098" w:history="1">
            <w:r w:rsidR="00353E47" w:rsidRPr="00767D8E">
              <w:rPr>
                <w:rStyle w:val="Hyperlink"/>
                <w:noProof/>
              </w:rPr>
              <w:t>Clipboard.put &lt;sexp&gt;</w:t>
            </w:r>
            <w:r w:rsidR="00353E47">
              <w:rPr>
                <w:noProof/>
                <w:webHidden/>
              </w:rPr>
              <w:tab/>
            </w:r>
            <w:r w:rsidR="00353E47">
              <w:rPr>
                <w:noProof/>
                <w:webHidden/>
              </w:rPr>
              <w:fldChar w:fldCharType="begin"/>
            </w:r>
            <w:r w:rsidR="00353E47">
              <w:rPr>
                <w:noProof/>
                <w:webHidden/>
              </w:rPr>
              <w:instrText xml:space="preserve"> PAGEREF _Toc5236098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099" w:history="1">
            <w:r w:rsidR="00353E47" w:rsidRPr="00767D8E">
              <w:rPr>
                <w:rStyle w:val="Hyperlink"/>
                <w:noProof/>
              </w:rPr>
              <w:t>Encryption</w:t>
            </w:r>
            <w:r w:rsidR="00353E47">
              <w:rPr>
                <w:noProof/>
                <w:webHidden/>
              </w:rPr>
              <w:tab/>
            </w:r>
            <w:r w:rsidR="00353E47">
              <w:rPr>
                <w:noProof/>
                <w:webHidden/>
              </w:rPr>
              <w:fldChar w:fldCharType="begin"/>
            </w:r>
            <w:r w:rsidR="00353E47">
              <w:rPr>
                <w:noProof/>
                <w:webHidden/>
              </w:rPr>
              <w:instrText xml:space="preserve"> PAGEREF _Toc5236099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2"/>
            <w:rPr>
              <w:rFonts w:eastAsiaTheme="minorEastAsia"/>
              <w:noProof/>
            </w:rPr>
          </w:pPr>
          <w:hyperlink w:anchor="_Toc5236100" w:history="1">
            <w:r w:rsidR="00353E47" w:rsidRPr="00767D8E">
              <w:rPr>
                <w:rStyle w:val="Hyperlink"/>
                <w:noProof/>
              </w:rPr>
              <w:t>Encrypt {&lt;pw_sexp&gt;}, &lt;source_sexp&gt;, &lt;encrypted_svar&gt;</w:t>
            </w:r>
            <w:r w:rsidR="00353E47">
              <w:rPr>
                <w:noProof/>
                <w:webHidden/>
              </w:rPr>
              <w:tab/>
            </w:r>
            <w:r w:rsidR="00353E47">
              <w:rPr>
                <w:noProof/>
                <w:webHidden/>
              </w:rPr>
              <w:fldChar w:fldCharType="begin"/>
            </w:r>
            <w:r w:rsidR="00353E47">
              <w:rPr>
                <w:noProof/>
                <w:webHidden/>
              </w:rPr>
              <w:instrText xml:space="preserve"> PAGEREF _Toc5236100 \h </w:instrText>
            </w:r>
            <w:r w:rsidR="00353E47">
              <w:rPr>
                <w:noProof/>
                <w:webHidden/>
              </w:rPr>
            </w:r>
            <w:r w:rsidR="00353E47">
              <w:rPr>
                <w:noProof/>
                <w:webHidden/>
              </w:rPr>
              <w:fldChar w:fldCharType="separate"/>
            </w:r>
            <w:r w:rsidR="00CA7A41">
              <w:rPr>
                <w:noProof/>
                <w:webHidden/>
              </w:rPr>
              <w:t>135</w:t>
            </w:r>
            <w:r w:rsidR="00353E47">
              <w:rPr>
                <w:noProof/>
                <w:webHidden/>
              </w:rPr>
              <w:fldChar w:fldCharType="end"/>
            </w:r>
          </w:hyperlink>
        </w:p>
        <w:p w:rsidR="00353E47" w:rsidRDefault="00390DC2">
          <w:pPr>
            <w:pStyle w:val="TOC2"/>
            <w:rPr>
              <w:rFonts w:eastAsiaTheme="minorEastAsia"/>
              <w:noProof/>
            </w:rPr>
          </w:pPr>
          <w:hyperlink w:anchor="_Toc5236101" w:history="1">
            <w:r w:rsidR="00353E47" w:rsidRPr="00767D8E">
              <w:rPr>
                <w:rStyle w:val="Hyperlink"/>
                <w:noProof/>
              </w:rPr>
              <w:t>Decrypt &lt;pw_sexp&gt;, &lt;encrypted_sexp&gt;, &lt;decrypted_svar&gt;</w:t>
            </w:r>
            <w:r w:rsidR="00353E47">
              <w:rPr>
                <w:noProof/>
                <w:webHidden/>
              </w:rPr>
              <w:tab/>
            </w:r>
            <w:r w:rsidR="00353E47">
              <w:rPr>
                <w:noProof/>
                <w:webHidden/>
              </w:rPr>
              <w:fldChar w:fldCharType="begin"/>
            </w:r>
            <w:r w:rsidR="00353E47">
              <w:rPr>
                <w:noProof/>
                <w:webHidden/>
              </w:rPr>
              <w:instrText xml:space="preserve"> PAGEREF _Toc5236101 \h </w:instrText>
            </w:r>
            <w:r w:rsidR="00353E47">
              <w:rPr>
                <w:noProof/>
                <w:webHidden/>
              </w:rPr>
            </w:r>
            <w:r w:rsidR="00353E47">
              <w:rPr>
                <w:noProof/>
                <w:webHidden/>
              </w:rPr>
              <w:fldChar w:fldCharType="separate"/>
            </w:r>
            <w:r w:rsidR="00CA7A41">
              <w:rPr>
                <w:noProof/>
                <w:webHidden/>
              </w:rPr>
              <w:t>136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02" w:history="1">
            <w:r w:rsidR="00353E47" w:rsidRPr="00767D8E">
              <w:rPr>
                <w:rStyle w:val="Hyperlink"/>
                <w:noProof/>
              </w:rPr>
              <w:t>Ringer</w:t>
            </w:r>
            <w:r w:rsidR="00353E47">
              <w:rPr>
                <w:noProof/>
                <w:webHidden/>
              </w:rPr>
              <w:tab/>
            </w:r>
            <w:r w:rsidR="00353E47">
              <w:rPr>
                <w:noProof/>
                <w:webHidden/>
              </w:rPr>
              <w:fldChar w:fldCharType="begin"/>
            </w:r>
            <w:r w:rsidR="00353E47">
              <w:rPr>
                <w:noProof/>
                <w:webHidden/>
              </w:rPr>
              <w:instrText xml:space="preserve"> PAGEREF _Toc5236102 \h </w:instrText>
            </w:r>
            <w:r w:rsidR="00353E47">
              <w:rPr>
                <w:noProof/>
                <w:webHidden/>
              </w:rPr>
            </w:r>
            <w:r w:rsidR="00353E47">
              <w:rPr>
                <w:noProof/>
                <w:webHidden/>
              </w:rPr>
              <w:fldChar w:fldCharType="separate"/>
            </w:r>
            <w:r w:rsidR="00CA7A41">
              <w:rPr>
                <w:noProof/>
                <w:webHidden/>
              </w:rPr>
              <w:t>136</w:t>
            </w:r>
            <w:r w:rsidR="00353E47">
              <w:rPr>
                <w:noProof/>
                <w:webHidden/>
              </w:rPr>
              <w:fldChar w:fldCharType="end"/>
            </w:r>
          </w:hyperlink>
        </w:p>
        <w:p w:rsidR="00353E47" w:rsidRDefault="00390DC2">
          <w:pPr>
            <w:pStyle w:val="TOC2"/>
            <w:rPr>
              <w:rFonts w:eastAsiaTheme="minorEastAsia"/>
              <w:noProof/>
            </w:rPr>
          </w:pPr>
          <w:hyperlink w:anchor="_Toc5236103" w:history="1">
            <w:r w:rsidR="00353E47" w:rsidRPr="00767D8E">
              <w:rPr>
                <w:rStyle w:val="Hyperlink"/>
                <w:noProof/>
              </w:rPr>
              <w:t>Ringer.get.mode &lt;nvar&gt;</w:t>
            </w:r>
            <w:r w:rsidR="00353E47">
              <w:rPr>
                <w:noProof/>
                <w:webHidden/>
              </w:rPr>
              <w:tab/>
            </w:r>
            <w:r w:rsidR="00353E47">
              <w:rPr>
                <w:noProof/>
                <w:webHidden/>
              </w:rPr>
              <w:fldChar w:fldCharType="begin"/>
            </w:r>
            <w:r w:rsidR="00353E47">
              <w:rPr>
                <w:noProof/>
                <w:webHidden/>
              </w:rPr>
              <w:instrText xml:space="preserve"> PAGEREF _Toc5236103 \h </w:instrText>
            </w:r>
            <w:r w:rsidR="00353E47">
              <w:rPr>
                <w:noProof/>
                <w:webHidden/>
              </w:rPr>
            </w:r>
            <w:r w:rsidR="00353E47">
              <w:rPr>
                <w:noProof/>
                <w:webHidden/>
              </w:rPr>
              <w:fldChar w:fldCharType="separate"/>
            </w:r>
            <w:r w:rsidR="00CA7A41">
              <w:rPr>
                <w:noProof/>
                <w:webHidden/>
              </w:rPr>
              <w:t>136</w:t>
            </w:r>
            <w:r w:rsidR="00353E47">
              <w:rPr>
                <w:noProof/>
                <w:webHidden/>
              </w:rPr>
              <w:fldChar w:fldCharType="end"/>
            </w:r>
          </w:hyperlink>
        </w:p>
        <w:p w:rsidR="00353E47" w:rsidRDefault="00390DC2">
          <w:pPr>
            <w:pStyle w:val="TOC2"/>
            <w:rPr>
              <w:rFonts w:eastAsiaTheme="minorEastAsia"/>
              <w:noProof/>
            </w:rPr>
          </w:pPr>
          <w:hyperlink w:anchor="_Toc5236104" w:history="1">
            <w:r w:rsidR="00353E47" w:rsidRPr="00767D8E">
              <w:rPr>
                <w:rStyle w:val="Hyperlink"/>
                <w:noProof/>
              </w:rPr>
              <w:t>Ringer.set.mode &lt;nexp&gt;</w:t>
            </w:r>
            <w:r w:rsidR="00353E47">
              <w:rPr>
                <w:noProof/>
                <w:webHidden/>
              </w:rPr>
              <w:tab/>
            </w:r>
            <w:r w:rsidR="00353E47">
              <w:rPr>
                <w:noProof/>
                <w:webHidden/>
              </w:rPr>
              <w:fldChar w:fldCharType="begin"/>
            </w:r>
            <w:r w:rsidR="00353E47">
              <w:rPr>
                <w:noProof/>
                <w:webHidden/>
              </w:rPr>
              <w:instrText xml:space="preserve"> PAGEREF _Toc5236104 \h </w:instrText>
            </w:r>
            <w:r w:rsidR="00353E47">
              <w:rPr>
                <w:noProof/>
                <w:webHidden/>
              </w:rPr>
            </w:r>
            <w:r w:rsidR="00353E47">
              <w:rPr>
                <w:noProof/>
                <w:webHidden/>
              </w:rPr>
              <w:fldChar w:fldCharType="separate"/>
            </w:r>
            <w:r w:rsidR="00CA7A41">
              <w:rPr>
                <w:noProof/>
                <w:webHidden/>
              </w:rPr>
              <w:t>136</w:t>
            </w:r>
            <w:r w:rsidR="00353E47">
              <w:rPr>
                <w:noProof/>
                <w:webHidden/>
              </w:rPr>
              <w:fldChar w:fldCharType="end"/>
            </w:r>
          </w:hyperlink>
        </w:p>
        <w:p w:rsidR="00353E47" w:rsidRDefault="00390DC2">
          <w:pPr>
            <w:pStyle w:val="TOC2"/>
            <w:rPr>
              <w:rFonts w:eastAsiaTheme="minorEastAsia"/>
              <w:noProof/>
            </w:rPr>
          </w:pPr>
          <w:hyperlink w:anchor="_Toc5236105" w:history="1">
            <w:r w:rsidR="00353E47" w:rsidRPr="00767D8E">
              <w:rPr>
                <w:rStyle w:val="Hyperlink"/>
                <w:noProof/>
              </w:rPr>
              <w:t>Ringer.get.volume &lt;vol_nvar&gt; { , &lt;max_nvar&gt; }</w:t>
            </w:r>
            <w:r w:rsidR="00353E47">
              <w:rPr>
                <w:noProof/>
                <w:webHidden/>
              </w:rPr>
              <w:tab/>
            </w:r>
            <w:r w:rsidR="00353E47">
              <w:rPr>
                <w:noProof/>
                <w:webHidden/>
              </w:rPr>
              <w:fldChar w:fldCharType="begin"/>
            </w:r>
            <w:r w:rsidR="00353E47">
              <w:rPr>
                <w:noProof/>
                <w:webHidden/>
              </w:rPr>
              <w:instrText xml:space="preserve"> PAGEREF _Toc5236105 \h </w:instrText>
            </w:r>
            <w:r w:rsidR="00353E47">
              <w:rPr>
                <w:noProof/>
                <w:webHidden/>
              </w:rPr>
            </w:r>
            <w:r w:rsidR="00353E47">
              <w:rPr>
                <w:noProof/>
                <w:webHidden/>
              </w:rPr>
              <w:fldChar w:fldCharType="separate"/>
            </w:r>
            <w:r w:rsidR="00CA7A41">
              <w:rPr>
                <w:noProof/>
                <w:webHidden/>
              </w:rPr>
              <w:t>137</w:t>
            </w:r>
            <w:r w:rsidR="00353E47">
              <w:rPr>
                <w:noProof/>
                <w:webHidden/>
              </w:rPr>
              <w:fldChar w:fldCharType="end"/>
            </w:r>
          </w:hyperlink>
        </w:p>
        <w:p w:rsidR="00353E47" w:rsidRDefault="00390DC2">
          <w:pPr>
            <w:pStyle w:val="TOC2"/>
            <w:rPr>
              <w:rFonts w:eastAsiaTheme="minorEastAsia"/>
              <w:noProof/>
            </w:rPr>
          </w:pPr>
          <w:hyperlink w:anchor="_Toc5236106" w:history="1">
            <w:r w:rsidR="00353E47" w:rsidRPr="00767D8E">
              <w:rPr>
                <w:rStyle w:val="Hyperlink"/>
                <w:noProof/>
              </w:rPr>
              <w:t>Ringer.set.volume &lt;nexp&gt;</w:t>
            </w:r>
            <w:r w:rsidR="00353E47">
              <w:rPr>
                <w:noProof/>
                <w:webHidden/>
              </w:rPr>
              <w:tab/>
            </w:r>
            <w:r w:rsidR="00353E47">
              <w:rPr>
                <w:noProof/>
                <w:webHidden/>
              </w:rPr>
              <w:fldChar w:fldCharType="begin"/>
            </w:r>
            <w:r w:rsidR="00353E47">
              <w:rPr>
                <w:noProof/>
                <w:webHidden/>
              </w:rPr>
              <w:instrText xml:space="preserve"> PAGEREF _Toc5236106 \h </w:instrText>
            </w:r>
            <w:r w:rsidR="00353E47">
              <w:rPr>
                <w:noProof/>
                <w:webHidden/>
              </w:rPr>
            </w:r>
            <w:r w:rsidR="00353E47">
              <w:rPr>
                <w:noProof/>
                <w:webHidden/>
              </w:rPr>
              <w:fldChar w:fldCharType="separate"/>
            </w:r>
            <w:r w:rsidR="00CA7A41">
              <w:rPr>
                <w:noProof/>
                <w:webHidden/>
              </w:rPr>
              <w:t>137</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07" w:history="1">
            <w:r w:rsidR="00353E47" w:rsidRPr="00767D8E">
              <w:rPr>
                <w:rStyle w:val="Hyperlink"/>
                <w:noProof/>
              </w:rPr>
              <w:t>String Operations</w:t>
            </w:r>
            <w:r w:rsidR="00353E47">
              <w:rPr>
                <w:noProof/>
                <w:webHidden/>
              </w:rPr>
              <w:tab/>
            </w:r>
            <w:r w:rsidR="00353E47">
              <w:rPr>
                <w:noProof/>
                <w:webHidden/>
              </w:rPr>
              <w:fldChar w:fldCharType="begin"/>
            </w:r>
            <w:r w:rsidR="00353E47">
              <w:rPr>
                <w:noProof/>
                <w:webHidden/>
              </w:rPr>
              <w:instrText xml:space="preserve"> PAGEREF _Toc5236107 \h </w:instrText>
            </w:r>
            <w:r w:rsidR="00353E47">
              <w:rPr>
                <w:noProof/>
                <w:webHidden/>
              </w:rPr>
            </w:r>
            <w:r w:rsidR="00353E47">
              <w:rPr>
                <w:noProof/>
                <w:webHidden/>
              </w:rPr>
              <w:fldChar w:fldCharType="separate"/>
            </w:r>
            <w:r w:rsidR="00CA7A41">
              <w:rPr>
                <w:noProof/>
                <w:webHidden/>
              </w:rPr>
              <w:t>137</w:t>
            </w:r>
            <w:r w:rsidR="00353E47">
              <w:rPr>
                <w:noProof/>
                <w:webHidden/>
              </w:rPr>
              <w:fldChar w:fldCharType="end"/>
            </w:r>
          </w:hyperlink>
        </w:p>
        <w:p w:rsidR="00353E47" w:rsidRDefault="00390DC2">
          <w:pPr>
            <w:pStyle w:val="TOC2"/>
            <w:rPr>
              <w:rFonts w:eastAsiaTheme="minorEastAsia"/>
              <w:noProof/>
            </w:rPr>
          </w:pPr>
          <w:hyperlink w:anchor="_Toc5236108" w:history="1">
            <w:r w:rsidR="00353E47" w:rsidRPr="00767D8E">
              <w:rPr>
                <w:rStyle w:val="Hyperlink"/>
                <w:noProof/>
              </w:rPr>
              <w:t>Join &lt;source_array$[]&gt;, &lt;result_svar&gt; {, &lt;separator_sexp&gt;{, &lt;wrapper_sexp}}</w:t>
            </w:r>
            <w:r w:rsidR="00353E47">
              <w:rPr>
                <w:noProof/>
                <w:webHidden/>
              </w:rPr>
              <w:tab/>
            </w:r>
            <w:r w:rsidR="00353E47">
              <w:rPr>
                <w:noProof/>
                <w:webHidden/>
              </w:rPr>
              <w:fldChar w:fldCharType="begin"/>
            </w:r>
            <w:r w:rsidR="00353E47">
              <w:rPr>
                <w:noProof/>
                <w:webHidden/>
              </w:rPr>
              <w:instrText xml:space="preserve"> PAGEREF _Toc5236108 \h </w:instrText>
            </w:r>
            <w:r w:rsidR="00353E47">
              <w:rPr>
                <w:noProof/>
                <w:webHidden/>
              </w:rPr>
            </w:r>
            <w:r w:rsidR="00353E47">
              <w:rPr>
                <w:noProof/>
                <w:webHidden/>
              </w:rPr>
              <w:fldChar w:fldCharType="separate"/>
            </w:r>
            <w:r w:rsidR="00CA7A41">
              <w:rPr>
                <w:noProof/>
                <w:webHidden/>
              </w:rPr>
              <w:t>137</w:t>
            </w:r>
            <w:r w:rsidR="00353E47">
              <w:rPr>
                <w:noProof/>
                <w:webHidden/>
              </w:rPr>
              <w:fldChar w:fldCharType="end"/>
            </w:r>
          </w:hyperlink>
        </w:p>
        <w:p w:rsidR="00353E47" w:rsidRDefault="00390DC2">
          <w:pPr>
            <w:pStyle w:val="TOC2"/>
            <w:rPr>
              <w:rFonts w:eastAsiaTheme="minorEastAsia"/>
              <w:noProof/>
            </w:rPr>
          </w:pPr>
          <w:hyperlink w:anchor="_Toc5236109" w:history="1">
            <w:r w:rsidR="00353E47" w:rsidRPr="00767D8E">
              <w:rPr>
                <w:rStyle w:val="Hyperlink"/>
                <w:noProof/>
              </w:rPr>
              <w:t>Join.all &lt;source_array$[]&gt;, &lt;result_svar&gt; {, &lt;separator_sexp&gt;{, &lt;wrapper_sexp}}</w:t>
            </w:r>
            <w:r w:rsidR="00353E47">
              <w:rPr>
                <w:noProof/>
                <w:webHidden/>
              </w:rPr>
              <w:tab/>
            </w:r>
            <w:r w:rsidR="00353E47">
              <w:rPr>
                <w:noProof/>
                <w:webHidden/>
              </w:rPr>
              <w:fldChar w:fldCharType="begin"/>
            </w:r>
            <w:r w:rsidR="00353E47">
              <w:rPr>
                <w:noProof/>
                <w:webHidden/>
              </w:rPr>
              <w:instrText xml:space="preserve"> PAGEREF _Toc5236109 \h </w:instrText>
            </w:r>
            <w:r w:rsidR="00353E47">
              <w:rPr>
                <w:noProof/>
                <w:webHidden/>
              </w:rPr>
            </w:r>
            <w:r w:rsidR="00353E47">
              <w:rPr>
                <w:noProof/>
                <w:webHidden/>
              </w:rPr>
              <w:fldChar w:fldCharType="separate"/>
            </w:r>
            <w:r w:rsidR="00CA7A41">
              <w:rPr>
                <w:noProof/>
                <w:webHidden/>
              </w:rPr>
              <w:t>137</w:t>
            </w:r>
            <w:r w:rsidR="00353E47">
              <w:rPr>
                <w:noProof/>
                <w:webHidden/>
              </w:rPr>
              <w:fldChar w:fldCharType="end"/>
            </w:r>
          </w:hyperlink>
        </w:p>
        <w:p w:rsidR="00353E47" w:rsidRDefault="00390DC2">
          <w:pPr>
            <w:pStyle w:val="TOC2"/>
            <w:rPr>
              <w:rFonts w:eastAsiaTheme="minorEastAsia"/>
              <w:noProof/>
            </w:rPr>
          </w:pPr>
          <w:hyperlink w:anchor="_Toc5236110" w:history="1">
            <w:r w:rsidR="00353E47" w:rsidRPr="00767D8E">
              <w:rPr>
                <w:rStyle w:val="Hyperlink"/>
                <w:noProof/>
              </w:rPr>
              <w:t>Split &lt;result_array$[]&gt;, &lt;sexp&gt; {, &lt;test_sexp&gt;}</w:t>
            </w:r>
            <w:r w:rsidR="00353E47">
              <w:rPr>
                <w:noProof/>
                <w:webHidden/>
              </w:rPr>
              <w:tab/>
            </w:r>
            <w:r w:rsidR="00353E47">
              <w:rPr>
                <w:noProof/>
                <w:webHidden/>
              </w:rPr>
              <w:fldChar w:fldCharType="begin"/>
            </w:r>
            <w:r w:rsidR="00353E47">
              <w:rPr>
                <w:noProof/>
                <w:webHidden/>
              </w:rPr>
              <w:instrText xml:space="preserve"> PAGEREF _Toc5236110 \h </w:instrText>
            </w:r>
            <w:r w:rsidR="00353E47">
              <w:rPr>
                <w:noProof/>
                <w:webHidden/>
              </w:rPr>
            </w:r>
            <w:r w:rsidR="00353E47">
              <w:rPr>
                <w:noProof/>
                <w:webHidden/>
              </w:rPr>
              <w:fldChar w:fldCharType="separate"/>
            </w:r>
            <w:r w:rsidR="00CA7A41">
              <w:rPr>
                <w:noProof/>
                <w:webHidden/>
              </w:rPr>
              <w:t>138</w:t>
            </w:r>
            <w:r w:rsidR="00353E47">
              <w:rPr>
                <w:noProof/>
                <w:webHidden/>
              </w:rPr>
              <w:fldChar w:fldCharType="end"/>
            </w:r>
          </w:hyperlink>
        </w:p>
        <w:p w:rsidR="00353E47" w:rsidRDefault="00390DC2">
          <w:pPr>
            <w:pStyle w:val="TOC2"/>
            <w:rPr>
              <w:rFonts w:eastAsiaTheme="minorEastAsia"/>
              <w:noProof/>
            </w:rPr>
          </w:pPr>
          <w:hyperlink w:anchor="_Toc5236111" w:history="1">
            <w:r w:rsidR="00353E47" w:rsidRPr="00767D8E">
              <w:rPr>
                <w:rStyle w:val="Hyperlink"/>
                <w:noProof/>
              </w:rPr>
              <w:t>Split.all &lt;result_array$[]&gt;, &lt;sexp&gt; {, &lt;test_sexp&gt;}</w:t>
            </w:r>
            <w:r w:rsidR="00353E47">
              <w:rPr>
                <w:noProof/>
                <w:webHidden/>
              </w:rPr>
              <w:tab/>
            </w:r>
            <w:r w:rsidR="00353E47">
              <w:rPr>
                <w:noProof/>
                <w:webHidden/>
              </w:rPr>
              <w:fldChar w:fldCharType="begin"/>
            </w:r>
            <w:r w:rsidR="00353E47">
              <w:rPr>
                <w:noProof/>
                <w:webHidden/>
              </w:rPr>
              <w:instrText xml:space="preserve"> PAGEREF _Toc5236111 \h </w:instrText>
            </w:r>
            <w:r w:rsidR="00353E47">
              <w:rPr>
                <w:noProof/>
                <w:webHidden/>
              </w:rPr>
            </w:r>
            <w:r w:rsidR="00353E47">
              <w:rPr>
                <w:noProof/>
                <w:webHidden/>
              </w:rPr>
              <w:fldChar w:fldCharType="separate"/>
            </w:r>
            <w:r w:rsidR="00CA7A41">
              <w:rPr>
                <w:noProof/>
                <w:webHidden/>
              </w:rPr>
              <w:t>138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12" w:history="1">
            <w:r w:rsidR="00353E47" w:rsidRPr="00767D8E">
              <w:rPr>
                <w:rStyle w:val="Hyperlink"/>
                <w:noProof/>
              </w:rPr>
              <w:t>Speech Conversion</w:t>
            </w:r>
            <w:r w:rsidR="00353E47">
              <w:rPr>
                <w:noProof/>
                <w:webHidden/>
              </w:rPr>
              <w:tab/>
            </w:r>
            <w:r w:rsidR="00353E47">
              <w:rPr>
                <w:noProof/>
                <w:webHidden/>
              </w:rPr>
              <w:fldChar w:fldCharType="begin"/>
            </w:r>
            <w:r w:rsidR="00353E47">
              <w:rPr>
                <w:noProof/>
                <w:webHidden/>
              </w:rPr>
              <w:instrText xml:space="preserve"> PAGEREF _Toc5236112 \h </w:instrText>
            </w:r>
            <w:r w:rsidR="00353E47">
              <w:rPr>
                <w:noProof/>
                <w:webHidden/>
              </w:rPr>
            </w:r>
            <w:r w:rsidR="00353E47">
              <w:rPr>
                <w:noProof/>
                <w:webHidden/>
              </w:rPr>
              <w:fldChar w:fldCharType="separate"/>
            </w:r>
            <w:r w:rsidR="00CA7A41">
              <w:rPr>
                <w:noProof/>
                <w:webHidden/>
              </w:rPr>
              <w:t>138</w:t>
            </w:r>
            <w:r w:rsidR="00353E47">
              <w:rPr>
                <w:noProof/>
                <w:webHidden/>
              </w:rPr>
              <w:fldChar w:fldCharType="end"/>
            </w:r>
          </w:hyperlink>
        </w:p>
        <w:p w:rsidR="00353E47" w:rsidRDefault="00390DC2">
          <w:pPr>
            <w:pStyle w:val="TOC2"/>
            <w:rPr>
              <w:rFonts w:eastAsiaTheme="minorEastAsia"/>
              <w:noProof/>
            </w:rPr>
          </w:pPr>
          <w:hyperlink w:anchor="_Toc5236113" w:history="1">
            <w:r w:rsidR="00353E47" w:rsidRPr="00767D8E">
              <w:rPr>
                <w:rStyle w:val="Hyperlink"/>
                <w:noProof/>
              </w:rPr>
              <w:t>Text To Speech</w:t>
            </w:r>
            <w:r w:rsidR="00353E47">
              <w:rPr>
                <w:noProof/>
                <w:webHidden/>
              </w:rPr>
              <w:tab/>
            </w:r>
            <w:r w:rsidR="00353E47">
              <w:rPr>
                <w:noProof/>
                <w:webHidden/>
              </w:rPr>
              <w:fldChar w:fldCharType="begin"/>
            </w:r>
            <w:r w:rsidR="00353E47">
              <w:rPr>
                <w:noProof/>
                <w:webHidden/>
              </w:rPr>
              <w:instrText xml:space="preserve"> PAGEREF _Toc5236113 \h </w:instrText>
            </w:r>
            <w:r w:rsidR="00353E47">
              <w:rPr>
                <w:noProof/>
                <w:webHidden/>
              </w:rPr>
            </w:r>
            <w:r w:rsidR="00353E47">
              <w:rPr>
                <w:noProof/>
                <w:webHidden/>
              </w:rPr>
              <w:fldChar w:fldCharType="separate"/>
            </w:r>
            <w:r w:rsidR="00CA7A41">
              <w:rPr>
                <w:noProof/>
                <w:webHidden/>
              </w:rPr>
              <w:t>138</w:t>
            </w:r>
            <w:r w:rsidR="00353E47">
              <w:rPr>
                <w:noProof/>
                <w:webHidden/>
              </w:rPr>
              <w:fldChar w:fldCharType="end"/>
            </w:r>
          </w:hyperlink>
        </w:p>
        <w:p w:rsidR="00353E47" w:rsidRDefault="00390DC2">
          <w:pPr>
            <w:pStyle w:val="TOC3"/>
            <w:rPr>
              <w:rFonts w:eastAsiaTheme="minorEastAsia"/>
              <w:noProof/>
            </w:rPr>
          </w:pPr>
          <w:hyperlink w:anchor="_Toc5236114" w:history="1">
            <w:r w:rsidR="00353E47" w:rsidRPr="00767D8E">
              <w:rPr>
                <w:rStyle w:val="Hyperlink"/>
                <w:noProof/>
              </w:rPr>
              <w:t>TTS.init</w:t>
            </w:r>
            <w:r w:rsidR="00353E47">
              <w:rPr>
                <w:noProof/>
                <w:webHidden/>
              </w:rPr>
              <w:tab/>
            </w:r>
            <w:r w:rsidR="00353E47">
              <w:rPr>
                <w:noProof/>
                <w:webHidden/>
              </w:rPr>
              <w:fldChar w:fldCharType="begin"/>
            </w:r>
            <w:r w:rsidR="00353E47">
              <w:rPr>
                <w:noProof/>
                <w:webHidden/>
              </w:rPr>
              <w:instrText xml:space="preserve"> PAGEREF _Toc5236114 \h </w:instrText>
            </w:r>
            <w:r w:rsidR="00353E47">
              <w:rPr>
                <w:noProof/>
                <w:webHidden/>
              </w:rPr>
            </w:r>
            <w:r w:rsidR="00353E47">
              <w:rPr>
                <w:noProof/>
                <w:webHidden/>
              </w:rPr>
              <w:fldChar w:fldCharType="separate"/>
            </w:r>
            <w:r w:rsidR="00CA7A41">
              <w:rPr>
                <w:noProof/>
                <w:webHidden/>
              </w:rPr>
              <w:t>139</w:t>
            </w:r>
            <w:r w:rsidR="00353E47">
              <w:rPr>
                <w:noProof/>
                <w:webHidden/>
              </w:rPr>
              <w:fldChar w:fldCharType="end"/>
            </w:r>
          </w:hyperlink>
        </w:p>
        <w:p w:rsidR="00353E47" w:rsidRDefault="00390DC2">
          <w:pPr>
            <w:pStyle w:val="TOC3"/>
            <w:rPr>
              <w:rFonts w:eastAsiaTheme="minorEastAsia"/>
              <w:noProof/>
            </w:rPr>
          </w:pPr>
          <w:hyperlink w:anchor="_Toc5236115" w:history="1">
            <w:r w:rsidR="00353E47" w:rsidRPr="00767D8E">
              <w:rPr>
                <w:rStyle w:val="Hyperlink"/>
                <w:noProof/>
              </w:rPr>
              <w:t>TTS.speak &lt;sexp&gt; {, &lt;wait_lexp&gt;}</w:t>
            </w:r>
            <w:r w:rsidR="00353E47">
              <w:rPr>
                <w:noProof/>
                <w:webHidden/>
              </w:rPr>
              <w:tab/>
            </w:r>
            <w:r w:rsidR="00353E47">
              <w:rPr>
                <w:noProof/>
                <w:webHidden/>
              </w:rPr>
              <w:fldChar w:fldCharType="begin"/>
            </w:r>
            <w:r w:rsidR="00353E47">
              <w:rPr>
                <w:noProof/>
                <w:webHidden/>
              </w:rPr>
              <w:instrText xml:space="preserve"> PAGEREF _Toc5236115 \h </w:instrText>
            </w:r>
            <w:r w:rsidR="00353E47">
              <w:rPr>
                <w:noProof/>
                <w:webHidden/>
              </w:rPr>
            </w:r>
            <w:r w:rsidR="00353E47">
              <w:rPr>
                <w:noProof/>
                <w:webHidden/>
              </w:rPr>
              <w:fldChar w:fldCharType="separate"/>
            </w:r>
            <w:r w:rsidR="00CA7A41">
              <w:rPr>
                <w:noProof/>
                <w:webHidden/>
              </w:rPr>
              <w:t>139</w:t>
            </w:r>
            <w:r w:rsidR="00353E47">
              <w:rPr>
                <w:noProof/>
                <w:webHidden/>
              </w:rPr>
              <w:fldChar w:fldCharType="end"/>
            </w:r>
          </w:hyperlink>
        </w:p>
        <w:p w:rsidR="00353E47" w:rsidRDefault="00390DC2">
          <w:pPr>
            <w:pStyle w:val="TOC3"/>
            <w:rPr>
              <w:rFonts w:eastAsiaTheme="minorEastAsia"/>
              <w:noProof/>
            </w:rPr>
          </w:pPr>
          <w:hyperlink w:anchor="_Toc5236116" w:history="1">
            <w:r w:rsidR="00353E47" w:rsidRPr="00767D8E">
              <w:rPr>
                <w:rStyle w:val="Hyperlink"/>
                <w:noProof/>
              </w:rPr>
              <w:t>TTS.speak.toFile &lt;sexp&gt; {, &lt;path_sexp&gt;}</w:t>
            </w:r>
            <w:r w:rsidR="00353E47">
              <w:rPr>
                <w:noProof/>
                <w:webHidden/>
              </w:rPr>
              <w:tab/>
            </w:r>
            <w:r w:rsidR="00353E47">
              <w:rPr>
                <w:noProof/>
                <w:webHidden/>
              </w:rPr>
              <w:fldChar w:fldCharType="begin"/>
            </w:r>
            <w:r w:rsidR="00353E47">
              <w:rPr>
                <w:noProof/>
                <w:webHidden/>
              </w:rPr>
              <w:instrText xml:space="preserve"> PAGEREF _Toc5236116 \h </w:instrText>
            </w:r>
            <w:r w:rsidR="00353E47">
              <w:rPr>
                <w:noProof/>
                <w:webHidden/>
              </w:rPr>
            </w:r>
            <w:r w:rsidR="00353E47">
              <w:rPr>
                <w:noProof/>
                <w:webHidden/>
              </w:rPr>
              <w:fldChar w:fldCharType="separate"/>
            </w:r>
            <w:r w:rsidR="00CA7A41">
              <w:rPr>
                <w:noProof/>
                <w:webHidden/>
              </w:rPr>
              <w:t>139</w:t>
            </w:r>
            <w:r w:rsidR="00353E47">
              <w:rPr>
                <w:noProof/>
                <w:webHidden/>
              </w:rPr>
              <w:fldChar w:fldCharType="end"/>
            </w:r>
          </w:hyperlink>
        </w:p>
        <w:p w:rsidR="00353E47" w:rsidRDefault="00390DC2">
          <w:pPr>
            <w:pStyle w:val="TOC3"/>
            <w:rPr>
              <w:rFonts w:eastAsiaTheme="minorEastAsia"/>
              <w:noProof/>
            </w:rPr>
          </w:pPr>
          <w:hyperlink w:anchor="_Toc5236117" w:history="1">
            <w:r w:rsidR="00353E47" w:rsidRPr="00767D8E">
              <w:rPr>
                <w:rStyle w:val="Hyperlink"/>
                <w:noProof/>
              </w:rPr>
              <w:t>TTS.stop</w:t>
            </w:r>
            <w:r w:rsidR="00353E47">
              <w:rPr>
                <w:noProof/>
                <w:webHidden/>
              </w:rPr>
              <w:tab/>
            </w:r>
            <w:r w:rsidR="00353E47">
              <w:rPr>
                <w:noProof/>
                <w:webHidden/>
              </w:rPr>
              <w:fldChar w:fldCharType="begin"/>
            </w:r>
            <w:r w:rsidR="00353E47">
              <w:rPr>
                <w:noProof/>
                <w:webHidden/>
              </w:rPr>
              <w:instrText xml:space="preserve"> PAGEREF _Toc5236117 \h </w:instrText>
            </w:r>
            <w:r w:rsidR="00353E47">
              <w:rPr>
                <w:noProof/>
                <w:webHidden/>
              </w:rPr>
            </w:r>
            <w:r w:rsidR="00353E47">
              <w:rPr>
                <w:noProof/>
                <w:webHidden/>
              </w:rPr>
              <w:fldChar w:fldCharType="separate"/>
            </w:r>
            <w:r w:rsidR="00CA7A41">
              <w:rPr>
                <w:noProof/>
                <w:webHidden/>
              </w:rPr>
              <w:t>139</w:t>
            </w:r>
            <w:r w:rsidR="00353E47">
              <w:rPr>
                <w:noProof/>
                <w:webHidden/>
              </w:rPr>
              <w:fldChar w:fldCharType="end"/>
            </w:r>
          </w:hyperlink>
        </w:p>
        <w:p w:rsidR="00353E47" w:rsidRDefault="00390DC2">
          <w:pPr>
            <w:pStyle w:val="TOC2"/>
            <w:rPr>
              <w:rFonts w:eastAsiaTheme="minorEastAsia"/>
              <w:noProof/>
            </w:rPr>
          </w:pPr>
          <w:hyperlink w:anchor="_Toc5236118" w:history="1">
            <w:r w:rsidR="00353E47" w:rsidRPr="00767D8E">
              <w:rPr>
                <w:rStyle w:val="Hyperlink"/>
                <w:noProof/>
              </w:rPr>
              <w:t>Speech To Text (Voice Recognition)</w:t>
            </w:r>
            <w:r w:rsidR="00353E47">
              <w:rPr>
                <w:noProof/>
                <w:webHidden/>
              </w:rPr>
              <w:tab/>
            </w:r>
            <w:r w:rsidR="00353E47">
              <w:rPr>
                <w:noProof/>
                <w:webHidden/>
              </w:rPr>
              <w:fldChar w:fldCharType="begin"/>
            </w:r>
            <w:r w:rsidR="00353E47">
              <w:rPr>
                <w:noProof/>
                <w:webHidden/>
              </w:rPr>
              <w:instrText xml:space="preserve"> PAGEREF _Toc5236118 \h </w:instrText>
            </w:r>
            <w:r w:rsidR="00353E47">
              <w:rPr>
                <w:noProof/>
                <w:webHidden/>
              </w:rPr>
            </w:r>
            <w:r w:rsidR="00353E47">
              <w:rPr>
                <w:noProof/>
                <w:webHidden/>
              </w:rPr>
              <w:fldChar w:fldCharType="separate"/>
            </w:r>
            <w:r w:rsidR="00CA7A41">
              <w:rPr>
                <w:noProof/>
                <w:webHidden/>
              </w:rPr>
              <w:t>139</w:t>
            </w:r>
            <w:r w:rsidR="00353E47">
              <w:rPr>
                <w:noProof/>
                <w:webHidden/>
              </w:rPr>
              <w:fldChar w:fldCharType="end"/>
            </w:r>
          </w:hyperlink>
        </w:p>
        <w:p w:rsidR="00353E47" w:rsidRDefault="00390DC2">
          <w:pPr>
            <w:pStyle w:val="TOC3"/>
            <w:rPr>
              <w:rFonts w:eastAsiaTheme="minorEastAsia"/>
              <w:noProof/>
            </w:rPr>
          </w:pPr>
          <w:hyperlink w:anchor="_Toc5236119" w:history="1">
            <w:r w:rsidR="00353E47" w:rsidRPr="00767D8E">
              <w:rPr>
                <w:rStyle w:val="Hyperlink"/>
                <w:noProof/>
              </w:rPr>
              <w:t>STT.listen {&lt;prompt_sexp&gt;}</w:t>
            </w:r>
            <w:r w:rsidR="00353E47">
              <w:rPr>
                <w:noProof/>
                <w:webHidden/>
              </w:rPr>
              <w:tab/>
            </w:r>
            <w:r w:rsidR="00353E47">
              <w:rPr>
                <w:noProof/>
                <w:webHidden/>
              </w:rPr>
              <w:fldChar w:fldCharType="begin"/>
            </w:r>
            <w:r w:rsidR="00353E47">
              <w:rPr>
                <w:noProof/>
                <w:webHidden/>
              </w:rPr>
              <w:instrText xml:space="preserve"> PAGEREF _Toc5236119 \h </w:instrText>
            </w:r>
            <w:r w:rsidR="00353E47">
              <w:rPr>
                <w:noProof/>
                <w:webHidden/>
              </w:rPr>
            </w:r>
            <w:r w:rsidR="00353E47">
              <w:rPr>
                <w:noProof/>
                <w:webHidden/>
              </w:rPr>
              <w:fldChar w:fldCharType="separate"/>
            </w:r>
            <w:r w:rsidR="00CA7A41">
              <w:rPr>
                <w:noProof/>
                <w:webHidden/>
              </w:rPr>
              <w:t>140</w:t>
            </w:r>
            <w:r w:rsidR="00353E47">
              <w:rPr>
                <w:noProof/>
                <w:webHidden/>
              </w:rPr>
              <w:fldChar w:fldCharType="end"/>
            </w:r>
          </w:hyperlink>
        </w:p>
        <w:p w:rsidR="00353E47" w:rsidRDefault="00390DC2">
          <w:pPr>
            <w:pStyle w:val="TOC3"/>
            <w:rPr>
              <w:rFonts w:eastAsiaTheme="minorEastAsia"/>
              <w:noProof/>
            </w:rPr>
          </w:pPr>
          <w:hyperlink w:anchor="_Toc5236120" w:history="1">
            <w:r w:rsidR="00353E47" w:rsidRPr="00767D8E">
              <w:rPr>
                <w:rStyle w:val="Hyperlink"/>
                <w:noProof/>
              </w:rPr>
              <w:t>STT.results &lt;string_list_ptr_nexp&gt;</w:t>
            </w:r>
            <w:r w:rsidR="00353E47">
              <w:rPr>
                <w:noProof/>
                <w:webHidden/>
              </w:rPr>
              <w:tab/>
            </w:r>
            <w:r w:rsidR="00353E47">
              <w:rPr>
                <w:noProof/>
                <w:webHidden/>
              </w:rPr>
              <w:fldChar w:fldCharType="begin"/>
            </w:r>
            <w:r w:rsidR="00353E47">
              <w:rPr>
                <w:noProof/>
                <w:webHidden/>
              </w:rPr>
              <w:instrText xml:space="preserve"> PAGEREF _Toc5236120 \h </w:instrText>
            </w:r>
            <w:r w:rsidR="00353E47">
              <w:rPr>
                <w:noProof/>
                <w:webHidden/>
              </w:rPr>
            </w:r>
            <w:r w:rsidR="00353E47">
              <w:rPr>
                <w:noProof/>
                <w:webHidden/>
              </w:rPr>
              <w:fldChar w:fldCharType="separate"/>
            </w:r>
            <w:r w:rsidR="00CA7A41">
              <w:rPr>
                <w:noProof/>
                <w:webHidden/>
              </w:rPr>
              <w:t>140</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21" w:history="1">
            <w:r w:rsidR="00353E47" w:rsidRPr="00767D8E">
              <w:rPr>
                <w:rStyle w:val="Hyperlink"/>
                <w:noProof/>
              </w:rPr>
              <w:t>Information About Your Android Device</w:t>
            </w:r>
            <w:r w:rsidR="00353E47">
              <w:rPr>
                <w:noProof/>
                <w:webHidden/>
              </w:rPr>
              <w:tab/>
            </w:r>
            <w:r w:rsidR="00353E47">
              <w:rPr>
                <w:noProof/>
                <w:webHidden/>
              </w:rPr>
              <w:fldChar w:fldCharType="begin"/>
            </w:r>
            <w:r w:rsidR="00353E47">
              <w:rPr>
                <w:noProof/>
                <w:webHidden/>
              </w:rPr>
              <w:instrText xml:space="preserve"> PAGEREF _Toc5236121 \h </w:instrText>
            </w:r>
            <w:r w:rsidR="00353E47">
              <w:rPr>
                <w:noProof/>
                <w:webHidden/>
              </w:rPr>
            </w:r>
            <w:r w:rsidR="00353E47">
              <w:rPr>
                <w:noProof/>
                <w:webHidden/>
              </w:rPr>
              <w:fldChar w:fldCharType="separate"/>
            </w:r>
            <w:r w:rsidR="00CA7A41">
              <w:rPr>
                <w:noProof/>
                <w:webHidden/>
              </w:rPr>
              <w:t>141</w:t>
            </w:r>
            <w:r w:rsidR="00353E47">
              <w:rPr>
                <w:noProof/>
                <w:webHidden/>
              </w:rPr>
              <w:fldChar w:fldCharType="end"/>
            </w:r>
          </w:hyperlink>
        </w:p>
        <w:p w:rsidR="00353E47" w:rsidRDefault="00390DC2">
          <w:pPr>
            <w:pStyle w:val="TOC2"/>
            <w:rPr>
              <w:rFonts w:eastAsiaTheme="minorEastAsia"/>
              <w:noProof/>
            </w:rPr>
          </w:pPr>
          <w:hyperlink w:anchor="_Toc5236122" w:history="1">
            <w:r w:rsidR="00353E47" w:rsidRPr="00767D8E">
              <w:rPr>
                <w:rStyle w:val="Hyperlink"/>
                <w:noProof/>
              </w:rPr>
              <w:t>Device Command Overview</w:t>
            </w:r>
            <w:r w:rsidR="00353E47">
              <w:rPr>
                <w:noProof/>
                <w:webHidden/>
              </w:rPr>
              <w:tab/>
            </w:r>
            <w:r w:rsidR="00353E47">
              <w:rPr>
                <w:noProof/>
                <w:webHidden/>
              </w:rPr>
              <w:fldChar w:fldCharType="begin"/>
            </w:r>
            <w:r w:rsidR="00353E47">
              <w:rPr>
                <w:noProof/>
                <w:webHidden/>
              </w:rPr>
              <w:instrText xml:space="preserve"> PAGEREF _Toc5236122 \h </w:instrText>
            </w:r>
            <w:r w:rsidR="00353E47">
              <w:rPr>
                <w:noProof/>
                <w:webHidden/>
              </w:rPr>
            </w:r>
            <w:r w:rsidR="00353E47">
              <w:rPr>
                <w:noProof/>
                <w:webHidden/>
              </w:rPr>
              <w:fldChar w:fldCharType="separate"/>
            </w:r>
            <w:r w:rsidR="00CA7A41">
              <w:rPr>
                <w:noProof/>
                <w:webHidden/>
              </w:rPr>
              <w:t>141</w:t>
            </w:r>
            <w:r w:rsidR="00353E47">
              <w:rPr>
                <w:noProof/>
                <w:webHidden/>
              </w:rPr>
              <w:fldChar w:fldCharType="end"/>
            </w:r>
          </w:hyperlink>
        </w:p>
        <w:p w:rsidR="00353E47" w:rsidRDefault="00390DC2">
          <w:pPr>
            <w:pStyle w:val="TOC3"/>
            <w:rPr>
              <w:rFonts w:eastAsiaTheme="minorEastAsia"/>
              <w:noProof/>
            </w:rPr>
          </w:pPr>
          <w:hyperlink w:anchor="_Toc5236123" w:history="1">
            <w:r w:rsidR="00353E47" w:rsidRPr="00767D8E">
              <w:rPr>
                <w:rStyle w:val="Hyperlink"/>
                <w:noProof/>
              </w:rPr>
              <w:t>Device &lt;svar&gt;</w:t>
            </w:r>
            <w:r w:rsidR="00353E47">
              <w:rPr>
                <w:noProof/>
                <w:webHidden/>
              </w:rPr>
              <w:tab/>
            </w:r>
            <w:r w:rsidR="00353E47">
              <w:rPr>
                <w:noProof/>
                <w:webHidden/>
              </w:rPr>
              <w:fldChar w:fldCharType="begin"/>
            </w:r>
            <w:r w:rsidR="00353E47">
              <w:rPr>
                <w:noProof/>
                <w:webHidden/>
              </w:rPr>
              <w:instrText xml:space="preserve"> PAGEREF _Toc5236123 \h </w:instrText>
            </w:r>
            <w:r w:rsidR="00353E47">
              <w:rPr>
                <w:noProof/>
                <w:webHidden/>
              </w:rPr>
            </w:r>
            <w:r w:rsidR="00353E47">
              <w:rPr>
                <w:noProof/>
                <w:webHidden/>
              </w:rPr>
              <w:fldChar w:fldCharType="separate"/>
            </w:r>
            <w:r w:rsidR="00CA7A41">
              <w:rPr>
                <w:noProof/>
                <w:webHidden/>
              </w:rPr>
              <w:t>142</w:t>
            </w:r>
            <w:r w:rsidR="00353E47">
              <w:rPr>
                <w:noProof/>
                <w:webHidden/>
              </w:rPr>
              <w:fldChar w:fldCharType="end"/>
            </w:r>
          </w:hyperlink>
        </w:p>
        <w:p w:rsidR="00353E47" w:rsidRDefault="00390DC2">
          <w:pPr>
            <w:pStyle w:val="TOC3"/>
            <w:rPr>
              <w:rFonts w:eastAsiaTheme="minorEastAsia"/>
              <w:noProof/>
            </w:rPr>
          </w:pPr>
          <w:hyperlink w:anchor="_Toc5236124" w:history="1">
            <w:r w:rsidR="00353E47" w:rsidRPr="00767D8E">
              <w:rPr>
                <w:rStyle w:val="Hyperlink"/>
                <w:noProof/>
              </w:rPr>
              <w:t>Device &lt;nexp&gt;|&lt;nvar&gt;</w:t>
            </w:r>
            <w:r w:rsidR="00353E47">
              <w:rPr>
                <w:noProof/>
                <w:webHidden/>
              </w:rPr>
              <w:tab/>
            </w:r>
            <w:r w:rsidR="00353E47">
              <w:rPr>
                <w:noProof/>
                <w:webHidden/>
              </w:rPr>
              <w:fldChar w:fldCharType="begin"/>
            </w:r>
            <w:r w:rsidR="00353E47">
              <w:rPr>
                <w:noProof/>
                <w:webHidden/>
              </w:rPr>
              <w:instrText xml:space="preserve"> PAGEREF _Toc5236124 \h </w:instrText>
            </w:r>
            <w:r w:rsidR="00353E47">
              <w:rPr>
                <w:noProof/>
                <w:webHidden/>
              </w:rPr>
            </w:r>
            <w:r w:rsidR="00353E47">
              <w:rPr>
                <w:noProof/>
                <w:webHidden/>
              </w:rPr>
              <w:fldChar w:fldCharType="separate"/>
            </w:r>
            <w:r w:rsidR="00CA7A41">
              <w:rPr>
                <w:noProof/>
                <w:webHidden/>
              </w:rPr>
              <w:t>143</w:t>
            </w:r>
            <w:r w:rsidR="00353E47">
              <w:rPr>
                <w:noProof/>
                <w:webHidden/>
              </w:rPr>
              <w:fldChar w:fldCharType="end"/>
            </w:r>
          </w:hyperlink>
        </w:p>
        <w:p w:rsidR="00353E47" w:rsidRDefault="00390DC2">
          <w:pPr>
            <w:pStyle w:val="TOC3"/>
            <w:rPr>
              <w:rFonts w:eastAsiaTheme="minorEastAsia"/>
              <w:noProof/>
            </w:rPr>
          </w:pPr>
          <w:hyperlink w:anchor="_Toc5236125" w:history="1">
            <w:r w:rsidR="00353E47" w:rsidRPr="00767D8E">
              <w:rPr>
                <w:rStyle w:val="Hyperlink"/>
                <w:noProof/>
              </w:rPr>
              <w:t>Device.Language &lt;svar&gt;</w:t>
            </w:r>
            <w:r w:rsidR="00353E47">
              <w:rPr>
                <w:noProof/>
                <w:webHidden/>
              </w:rPr>
              <w:tab/>
            </w:r>
            <w:r w:rsidR="00353E47">
              <w:rPr>
                <w:noProof/>
                <w:webHidden/>
              </w:rPr>
              <w:fldChar w:fldCharType="begin"/>
            </w:r>
            <w:r w:rsidR="00353E47">
              <w:rPr>
                <w:noProof/>
                <w:webHidden/>
              </w:rPr>
              <w:instrText xml:space="preserve"> PAGEREF _Toc5236125 \h </w:instrText>
            </w:r>
            <w:r w:rsidR="00353E47">
              <w:rPr>
                <w:noProof/>
                <w:webHidden/>
              </w:rPr>
            </w:r>
            <w:r w:rsidR="00353E47">
              <w:rPr>
                <w:noProof/>
                <w:webHidden/>
              </w:rPr>
              <w:fldChar w:fldCharType="separate"/>
            </w:r>
            <w:r w:rsidR="00CA7A41">
              <w:rPr>
                <w:noProof/>
                <w:webHidden/>
              </w:rPr>
              <w:t>143</w:t>
            </w:r>
            <w:r w:rsidR="00353E47">
              <w:rPr>
                <w:noProof/>
                <w:webHidden/>
              </w:rPr>
              <w:fldChar w:fldCharType="end"/>
            </w:r>
          </w:hyperlink>
        </w:p>
        <w:p w:rsidR="00353E47" w:rsidRDefault="00390DC2">
          <w:pPr>
            <w:pStyle w:val="TOC3"/>
            <w:rPr>
              <w:rFonts w:eastAsiaTheme="minorEastAsia"/>
              <w:noProof/>
            </w:rPr>
          </w:pPr>
          <w:hyperlink w:anchor="_Toc5236126" w:history="1">
            <w:r w:rsidR="00353E47" w:rsidRPr="00767D8E">
              <w:rPr>
                <w:rStyle w:val="Hyperlink"/>
                <w:noProof/>
              </w:rPr>
              <w:t>Device. Locale &lt;svar&gt;</w:t>
            </w:r>
            <w:r w:rsidR="00353E47">
              <w:rPr>
                <w:noProof/>
                <w:webHidden/>
              </w:rPr>
              <w:tab/>
            </w:r>
            <w:r w:rsidR="00353E47">
              <w:rPr>
                <w:noProof/>
                <w:webHidden/>
              </w:rPr>
              <w:fldChar w:fldCharType="begin"/>
            </w:r>
            <w:r w:rsidR="00353E47">
              <w:rPr>
                <w:noProof/>
                <w:webHidden/>
              </w:rPr>
              <w:instrText xml:space="preserve"> PAGEREF _Toc5236126 \h </w:instrText>
            </w:r>
            <w:r w:rsidR="00353E47">
              <w:rPr>
                <w:noProof/>
                <w:webHidden/>
              </w:rPr>
            </w:r>
            <w:r w:rsidR="00353E47">
              <w:rPr>
                <w:noProof/>
                <w:webHidden/>
              </w:rPr>
              <w:fldChar w:fldCharType="separate"/>
            </w:r>
            <w:r w:rsidR="00CA7A41">
              <w:rPr>
                <w:noProof/>
                <w:webHidden/>
              </w:rPr>
              <w:t>143</w:t>
            </w:r>
            <w:r w:rsidR="00353E47">
              <w:rPr>
                <w:noProof/>
                <w:webHidden/>
              </w:rPr>
              <w:fldChar w:fldCharType="end"/>
            </w:r>
          </w:hyperlink>
        </w:p>
        <w:p w:rsidR="00353E47" w:rsidRDefault="00390DC2">
          <w:pPr>
            <w:pStyle w:val="TOC2"/>
            <w:rPr>
              <w:rFonts w:eastAsiaTheme="minorEastAsia"/>
              <w:noProof/>
            </w:rPr>
          </w:pPr>
          <w:hyperlink w:anchor="_Toc5236127" w:history="1">
            <w:r w:rsidR="00353E47" w:rsidRPr="00767D8E">
              <w:rPr>
                <w:rStyle w:val="Hyperlink"/>
                <w:noProof/>
              </w:rPr>
              <w:t>Phone.info &lt;nexp&gt;|&lt;nvar&gt;</w:t>
            </w:r>
            <w:r w:rsidR="00353E47">
              <w:rPr>
                <w:noProof/>
                <w:webHidden/>
              </w:rPr>
              <w:tab/>
            </w:r>
            <w:r w:rsidR="00353E47">
              <w:rPr>
                <w:noProof/>
                <w:webHidden/>
              </w:rPr>
              <w:fldChar w:fldCharType="begin"/>
            </w:r>
            <w:r w:rsidR="00353E47">
              <w:rPr>
                <w:noProof/>
                <w:webHidden/>
              </w:rPr>
              <w:instrText xml:space="preserve"> PAGEREF _Toc5236127 \h </w:instrText>
            </w:r>
            <w:r w:rsidR="00353E47">
              <w:rPr>
                <w:noProof/>
                <w:webHidden/>
              </w:rPr>
            </w:r>
            <w:r w:rsidR="00353E47">
              <w:rPr>
                <w:noProof/>
                <w:webHidden/>
              </w:rPr>
              <w:fldChar w:fldCharType="separate"/>
            </w:r>
            <w:r w:rsidR="00CA7A41">
              <w:rPr>
                <w:noProof/>
                <w:webHidden/>
              </w:rPr>
              <w:t>143</w:t>
            </w:r>
            <w:r w:rsidR="00353E47">
              <w:rPr>
                <w:noProof/>
                <w:webHidden/>
              </w:rPr>
              <w:fldChar w:fldCharType="end"/>
            </w:r>
          </w:hyperlink>
        </w:p>
        <w:p w:rsidR="00353E47" w:rsidRDefault="00390DC2">
          <w:pPr>
            <w:pStyle w:val="TOC2"/>
            <w:rPr>
              <w:rFonts w:eastAsiaTheme="minorEastAsia"/>
              <w:noProof/>
            </w:rPr>
          </w:pPr>
          <w:hyperlink w:anchor="_Toc5236128" w:history="1">
            <w:r w:rsidR="00353E47" w:rsidRPr="00767D8E">
              <w:rPr>
                <w:rStyle w:val="Hyperlink"/>
                <w:noProof/>
              </w:rPr>
              <w:t>Screen rotation, size[], realsize[], density</w:t>
            </w:r>
            <w:r w:rsidR="00353E47">
              <w:rPr>
                <w:noProof/>
                <w:webHidden/>
              </w:rPr>
              <w:tab/>
            </w:r>
            <w:r w:rsidR="00353E47">
              <w:rPr>
                <w:noProof/>
                <w:webHidden/>
              </w:rPr>
              <w:fldChar w:fldCharType="begin"/>
            </w:r>
            <w:r w:rsidR="00353E47">
              <w:rPr>
                <w:noProof/>
                <w:webHidden/>
              </w:rPr>
              <w:instrText xml:space="preserve"> PAGEREF _Toc5236128 \h </w:instrText>
            </w:r>
            <w:r w:rsidR="00353E47">
              <w:rPr>
                <w:noProof/>
                <w:webHidden/>
              </w:rPr>
            </w:r>
            <w:r w:rsidR="00353E47">
              <w:rPr>
                <w:noProof/>
                <w:webHidden/>
              </w:rPr>
              <w:fldChar w:fldCharType="separate"/>
            </w:r>
            <w:r w:rsidR="00CA7A41">
              <w:rPr>
                <w:noProof/>
                <w:webHidden/>
              </w:rPr>
              <w:t>144</w:t>
            </w:r>
            <w:r w:rsidR="00353E47">
              <w:rPr>
                <w:noProof/>
                <w:webHidden/>
              </w:rPr>
              <w:fldChar w:fldCharType="end"/>
            </w:r>
          </w:hyperlink>
        </w:p>
        <w:p w:rsidR="00353E47" w:rsidRDefault="00390DC2">
          <w:pPr>
            <w:pStyle w:val="TOC2"/>
            <w:rPr>
              <w:rFonts w:eastAsiaTheme="minorEastAsia"/>
              <w:noProof/>
            </w:rPr>
          </w:pPr>
          <w:hyperlink w:anchor="_Toc5236129" w:history="1">
            <w:r w:rsidR="00353E47" w:rsidRPr="00767D8E">
              <w:rPr>
                <w:rStyle w:val="Hyperlink"/>
                <w:noProof/>
              </w:rPr>
              <w:t>Screen.rotation &lt;nvar&gt;</w:t>
            </w:r>
            <w:r w:rsidR="00353E47">
              <w:rPr>
                <w:noProof/>
                <w:webHidden/>
              </w:rPr>
              <w:tab/>
            </w:r>
            <w:r w:rsidR="00353E47">
              <w:rPr>
                <w:noProof/>
                <w:webHidden/>
              </w:rPr>
              <w:fldChar w:fldCharType="begin"/>
            </w:r>
            <w:r w:rsidR="00353E47">
              <w:rPr>
                <w:noProof/>
                <w:webHidden/>
              </w:rPr>
              <w:instrText xml:space="preserve"> PAGEREF _Toc5236129 \h </w:instrText>
            </w:r>
            <w:r w:rsidR="00353E47">
              <w:rPr>
                <w:noProof/>
                <w:webHidden/>
              </w:rPr>
            </w:r>
            <w:r w:rsidR="00353E47">
              <w:rPr>
                <w:noProof/>
                <w:webHidden/>
              </w:rPr>
              <w:fldChar w:fldCharType="separate"/>
            </w:r>
            <w:r w:rsidR="00CA7A41">
              <w:rPr>
                <w:noProof/>
                <w:webHidden/>
              </w:rPr>
              <w:t>145</w:t>
            </w:r>
            <w:r w:rsidR="00353E47">
              <w:rPr>
                <w:noProof/>
                <w:webHidden/>
              </w:rPr>
              <w:fldChar w:fldCharType="end"/>
            </w:r>
          </w:hyperlink>
        </w:p>
        <w:p w:rsidR="00353E47" w:rsidRDefault="00390DC2">
          <w:pPr>
            <w:pStyle w:val="TOC2"/>
            <w:rPr>
              <w:rFonts w:eastAsiaTheme="minorEastAsia"/>
              <w:noProof/>
            </w:rPr>
          </w:pPr>
          <w:hyperlink w:anchor="_Toc5236130" w:history="1">
            <w:r w:rsidR="00353E47" w:rsidRPr="00767D8E">
              <w:rPr>
                <w:rStyle w:val="Hyperlink"/>
                <w:noProof/>
              </w:rPr>
              <w:t>Screen.size, size[], realsize[], density</w:t>
            </w:r>
            <w:r w:rsidR="00353E47">
              <w:rPr>
                <w:noProof/>
                <w:webHidden/>
              </w:rPr>
              <w:tab/>
            </w:r>
            <w:r w:rsidR="00353E47">
              <w:rPr>
                <w:noProof/>
                <w:webHidden/>
              </w:rPr>
              <w:fldChar w:fldCharType="begin"/>
            </w:r>
            <w:r w:rsidR="00353E47">
              <w:rPr>
                <w:noProof/>
                <w:webHidden/>
              </w:rPr>
              <w:instrText xml:space="preserve"> PAGEREF _Toc5236130 \h </w:instrText>
            </w:r>
            <w:r w:rsidR="00353E47">
              <w:rPr>
                <w:noProof/>
                <w:webHidden/>
              </w:rPr>
            </w:r>
            <w:r w:rsidR="00353E47">
              <w:rPr>
                <w:noProof/>
                <w:webHidden/>
              </w:rPr>
              <w:fldChar w:fldCharType="separate"/>
            </w:r>
            <w:r w:rsidR="00CA7A41">
              <w:rPr>
                <w:noProof/>
                <w:webHidden/>
              </w:rPr>
              <w:t>145</w:t>
            </w:r>
            <w:r w:rsidR="00353E47">
              <w:rPr>
                <w:noProof/>
                <w:webHidden/>
              </w:rPr>
              <w:fldChar w:fldCharType="end"/>
            </w:r>
          </w:hyperlink>
        </w:p>
        <w:p w:rsidR="00353E47" w:rsidRDefault="00390DC2">
          <w:pPr>
            <w:pStyle w:val="TOC2"/>
            <w:rPr>
              <w:rFonts w:eastAsiaTheme="minorEastAsia"/>
              <w:noProof/>
            </w:rPr>
          </w:pPr>
          <w:hyperlink w:anchor="_Toc5236131" w:history="1">
            <w:r w:rsidR="00353E47" w:rsidRPr="00767D8E">
              <w:rPr>
                <w:rStyle w:val="Hyperlink"/>
                <w:noProof/>
              </w:rPr>
              <w:t>WiFi.info {{&lt;SSID_svar&gt;}{, &lt;BSSID_svar&gt;}{, &lt;MAC_svar&gt;}{, &lt;IP_var&gt;}{, &lt;speed_nvar&gt;}}</w:t>
            </w:r>
            <w:r w:rsidR="00353E47">
              <w:rPr>
                <w:noProof/>
                <w:webHidden/>
              </w:rPr>
              <w:tab/>
            </w:r>
            <w:r w:rsidR="00353E47">
              <w:rPr>
                <w:noProof/>
                <w:webHidden/>
              </w:rPr>
              <w:fldChar w:fldCharType="begin"/>
            </w:r>
            <w:r w:rsidR="00353E47">
              <w:rPr>
                <w:noProof/>
                <w:webHidden/>
              </w:rPr>
              <w:instrText xml:space="preserve"> PAGEREF _Toc5236131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32" w:history="1">
            <w:r w:rsidR="00353E47" w:rsidRPr="00767D8E">
              <w:rPr>
                <w:rStyle w:val="Hyperlink"/>
                <w:noProof/>
              </w:rPr>
              <w:t>Running in the Background</w:t>
            </w:r>
            <w:r w:rsidR="00353E47">
              <w:rPr>
                <w:noProof/>
                <w:webHidden/>
              </w:rPr>
              <w:tab/>
            </w:r>
            <w:r w:rsidR="00353E47">
              <w:rPr>
                <w:noProof/>
                <w:webHidden/>
              </w:rPr>
              <w:fldChar w:fldCharType="begin"/>
            </w:r>
            <w:r w:rsidR="00353E47">
              <w:rPr>
                <w:noProof/>
                <w:webHidden/>
              </w:rPr>
              <w:instrText xml:space="preserve"> PAGEREF _Toc5236132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2"/>
            <w:rPr>
              <w:rFonts w:eastAsiaTheme="minorEastAsia"/>
              <w:noProof/>
            </w:rPr>
          </w:pPr>
          <w:hyperlink w:anchor="_Toc5236133" w:history="1">
            <w:r w:rsidR="00353E47" w:rsidRPr="00767D8E">
              <w:rPr>
                <w:rStyle w:val="Hyperlink"/>
                <w:noProof/>
              </w:rPr>
              <w:t>Home</w:t>
            </w:r>
            <w:r w:rsidR="00353E47">
              <w:rPr>
                <w:noProof/>
                <w:webHidden/>
              </w:rPr>
              <w:tab/>
            </w:r>
            <w:r w:rsidR="00353E47">
              <w:rPr>
                <w:noProof/>
                <w:webHidden/>
              </w:rPr>
              <w:fldChar w:fldCharType="begin"/>
            </w:r>
            <w:r w:rsidR="00353E47">
              <w:rPr>
                <w:noProof/>
                <w:webHidden/>
              </w:rPr>
              <w:instrText xml:space="preserve"> PAGEREF _Toc5236133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2"/>
            <w:rPr>
              <w:rFonts w:eastAsiaTheme="minorEastAsia"/>
              <w:noProof/>
            </w:rPr>
          </w:pPr>
          <w:hyperlink w:anchor="_Toc5236134" w:history="1">
            <w:r w:rsidR="00353E47" w:rsidRPr="00767D8E">
              <w:rPr>
                <w:rStyle w:val="Hyperlink"/>
                <w:noProof/>
              </w:rPr>
              <w:t>OnBackground:</w:t>
            </w:r>
            <w:r w:rsidR="00353E47">
              <w:rPr>
                <w:noProof/>
                <w:webHidden/>
              </w:rPr>
              <w:tab/>
            </w:r>
            <w:r w:rsidR="00353E47">
              <w:rPr>
                <w:noProof/>
                <w:webHidden/>
              </w:rPr>
              <w:fldChar w:fldCharType="begin"/>
            </w:r>
            <w:r w:rsidR="00353E47">
              <w:rPr>
                <w:noProof/>
                <w:webHidden/>
              </w:rPr>
              <w:instrText xml:space="preserve"> PAGEREF _Toc5236134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3"/>
            <w:rPr>
              <w:rFonts w:eastAsiaTheme="minorEastAsia"/>
              <w:noProof/>
            </w:rPr>
          </w:pPr>
          <w:hyperlink w:anchor="_Toc5236135" w:history="1">
            <w:r w:rsidR="00353E47" w:rsidRPr="00767D8E">
              <w:rPr>
                <w:rStyle w:val="Hyperlink"/>
                <w:noProof/>
              </w:rPr>
              <w:t>Background.resume</w:t>
            </w:r>
            <w:r w:rsidR="00353E47">
              <w:rPr>
                <w:noProof/>
                <w:webHidden/>
              </w:rPr>
              <w:tab/>
            </w:r>
            <w:r w:rsidR="00353E47">
              <w:rPr>
                <w:noProof/>
                <w:webHidden/>
              </w:rPr>
              <w:fldChar w:fldCharType="begin"/>
            </w:r>
            <w:r w:rsidR="00353E47">
              <w:rPr>
                <w:noProof/>
                <w:webHidden/>
              </w:rPr>
              <w:instrText xml:space="preserve"> PAGEREF _Toc5236135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2"/>
            <w:rPr>
              <w:rFonts w:eastAsiaTheme="minorEastAsia"/>
              <w:noProof/>
            </w:rPr>
          </w:pPr>
          <w:hyperlink w:anchor="_Toc5236136" w:history="1">
            <w:r w:rsidR="00353E47" w:rsidRPr="00767D8E">
              <w:rPr>
                <w:rStyle w:val="Hyperlink"/>
                <w:noProof/>
              </w:rPr>
              <w:t>WakeLock &lt;code_nexp&gt;{, &lt;flags_nexp&gt;}</w:t>
            </w:r>
            <w:r w:rsidR="00353E47">
              <w:rPr>
                <w:noProof/>
                <w:webHidden/>
              </w:rPr>
              <w:tab/>
            </w:r>
            <w:r w:rsidR="00353E47">
              <w:rPr>
                <w:noProof/>
                <w:webHidden/>
              </w:rPr>
              <w:fldChar w:fldCharType="begin"/>
            </w:r>
            <w:r w:rsidR="00353E47">
              <w:rPr>
                <w:noProof/>
                <w:webHidden/>
              </w:rPr>
              <w:instrText xml:space="preserve"> PAGEREF _Toc5236136 \h </w:instrText>
            </w:r>
            <w:r w:rsidR="00353E47">
              <w:rPr>
                <w:noProof/>
                <w:webHidden/>
              </w:rPr>
            </w:r>
            <w:r w:rsidR="00353E47">
              <w:rPr>
                <w:noProof/>
                <w:webHidden/>
              </w:rPr>
              <w:fldChar w:fldCharType="separate"/>
            </w:r>
            <w:r w:rsidR="00CA7A41">
              <w:rPr>
                <w:noProof/>
                <w:webHidden/>
              </w:rPr>
              <w:t>146</w:t>
            </w:r>
            <w:r w:rsidR="00353E47">
              <w:rPr>
                <w:noProof/>
                <w:webHidden/>
              </w:rPr>
              <w:fldChar w:fldCharType="end"/>
            </w:r>
          </w:hyperlink>
        </w:p>
        <w:p w:rsidR="00353E47" w:rsidRDefault="00390DC2">
          <w:pPr>
            <w:pStyle w:val="TOC2"/>
            <w:rPr>
              <w:rFonts w:eastAsiaTheme="minorEastAsia"/>
              <w:noProof/>
            </w:rPr>
          </w:pPr>
          <w:hyperlink w:anchor="_Toc5236137" w:history="1">
            <w:r w:rsidR="00353E47" w:rsidRPr="00767D8E">
              <w:rPr>
                <w:rStyle w:val="Hyperlink"/>
                <w:noProof/>
              </w:rPr>
              <w:t>WifiLock &lt;code_nexp&gt;</w:t>
            </w:r>
            <w:r w:rsidR="00353E47">
              <w:rPr>
                <w:noProof/>
                <w:webHidden/>
              </w:rPr>
              <w:tab/>
            </w:r>
            <w:r w:rsidR="00353E47">
              <w:rPr>
                <w:noProof/>
                <w:webHidden/>
              </w:rPr>
              <w:fldChar w:fldCharType="begin"/>
            </w:r>
            <w:r w:rsidR="00353E47">
              <w:rPr>
                <w:noProof/>
                <w:webHidden/>
              </w:rPr>
              <w:instrText xml:space="preserve"> PAGEREF _Toc5236137 \h </w:instrText>
            </w:r>
            <w:r w:rsidR="00353E47">
              <w:rPr>
                <w:noProof/>
                <w:webHidden/>
              </w:rPr>
            </w:r>
            <w:r w:rsidR="00353E47">
              <w:rPr>
                <w:noProof/>
                <w:webHidden/>
              </w:rPr>
              <w:fldChar w:fldCharType="separate"/>
            </w:r>
            <w:r w:rsidR="00CA7A41">
              <w:rPr>
                <w:noProof/>
                <w:webHidden/>
              </w:rPr>
              <w:t>147</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38" w:history="1">
            <w:r w:rsidR="00353E47" w:rsidRPr="00767D8E">
              <w:rPr>
                <w:rStyle w:val="Hyperlink"/>
                <w:noProof/>
              </w:rPr>
              <w:t>Miscellaneous Commands</w:t>
            </w:r>
            <w:r w:rsidR="00353E47">
              <w:rPr>
                <w:noProof/>
                <w:webHidden/>
              </w:rPr>
              <w:tab/>
            </w:r>
            <w:r w:rsidR="00353E47">
              <w:rPr>
                <w:noProof/>
                <w:webHidden/>
              </w:rPr>
              <w:fldChar w:fldCharType="begin"/>
            </w:r>
            <w:r w:rsidR="00353E47">
              <w:rPr>
                <w:noProof/>
                <w:webHidden/>
              </w:rPr>
              <w:instrText xml:space="preserve"> PAGEREF _Toc5236138 \h </w:instrText>
            </w:r>
            <w:r w:rsidR="00353E47">
              <w:rPr>
                <w:noProof/>
                <w:webHidden/>
              </w:rPr>
            </w:r>
            <w:r w:rsidR="00353E47">
              <w:rPr>
                <w:noProof/>
                <w:webHidden/>
              </w:rPr>
              <w:fldChar w:fldCharType="separate"/>
            </w:r>
            <w:r w:rsidR="00CA7A41">
              <w:rPr>
                <w:noProof/>
                <w:webHidden/>
              </w:rPr>
              <w:t>148</w:t>
            </w:r>
            <w:r w:rsidR="00353E47">
              <w:rPr>
                <w:noProof/>
                <w:webHidden/>
              </w:rPr>
              <w:fldChar w:fldCharType="end"/>
            </w:r>
          </w:hyperlink>
        </w:p>
        <w:p w:rsidR="00353E47" w:rsidRDefault="00390DC2">
          <w:pPr>
            <w:pStyle w:val="TOC2"/>
            <w:rPr>
              <w:rFonts w:eastAsiaTheme="minorEastAsia"/>
              <w:noProof/>
            </w:rPr>
          </w:pPr>
          <w:hyperlink w:anchor="_Toc5236139" w:history="1">
            <w:r w:rsidR="00353E47" w:rsidRPr="00767D8E">
              <w:rPr>
                <w:rStyle w:val="Hyperlink"/>
                <w:noProof/>
              </w:rPr>
              <w:t>Headset &lt;state_nvar&gt;, &lt;type_svar&gt;, &lt;mic_nvar&gt;</w:t>
            </w:r>
            <w:r w:rsidR="00353E47">
              <w:rPr>
                <w:noProof/>
                <w:webHidden/>
              </w:rPr>
              <w:tab/>
            </w:r>
            <w:r w:rsidR="00353E47">
              <w:rPr>
                <w:noProof/>
                <w:webHidden/>
              </w:rPr>
              <w:fldChar w:fldCharType="begin"/>
            </w:r>
            <w:r w:rsidR="00353E47">
              <w:rPr>
                <w:noProof/>
                <w:webHidden/>
              </w:rPr>
              <w:instrText xml:space="preserve"> PAGEREF _Toc5236139 \h </w:instrText>
            </w:r>
            <w:r w:rsidR="00353E47">
              <w:rPr>
                <w:noProof/>
                <w:webHidden/>
              </w:rPr>
            </w:r>
            <w:r w:rsidR="00353E47">
              <w:rPr>
                <w:noProof/>
                <w:webHidden/>
              </w:rPr>
              <w:fldChar w:fldCharType="separate"/>
            </w:r>
            <w:r w:rsidR="00CA7A41">
              <w:rPr>
                <w:noProof/>
                <w:webHidden/>
              </w:rPr>
              <w:t>148</w:t>
            </w:r>
            <w:r w:rsidR="00353E47">
              <w:rPr>
                <w:noProof/>
                <w:webHidden/>
              </w:rPr>
              <w:fldChar w:fldCharType="end"/>
            </w:r>
          </w:hyperlink>
        </w:p>
        <w:p w:rsidR="00353E47" w:rsidRDefault="00390DC2">
          <w:pPr>
            <w:pStyle w:val="TOC2"/>
            <w:rPr>
              <w:rFonts w:eastAsiaTheme="minorEastAsia"/>
              <w:noProof/>
            </w:rPr>
          </w:pPr>
          <w:hyperlink w:anchor="_Toc5236140" w:history="1">
            <w:r w:rsidR="00353E47" w:rsidRPr="00767D8E">
              <w:rPr>
                <w:rStyle w:val="Hyperlink"/>
                <w:noProof/>
              </w:rPr>
              <w:t>Notify &lt;title_sexp&gt;, &lt;subtitle_sexp&gt;, &lt;alert_sexp&gt;, &lt;wait_lexp&gt;</w:t>
            </w:r>
            <w:r w:rsidR="00353E47">
              <w:rPr>
                <w:noProof/>
                <w:webHidden/>
              </w:rPr>
              <w:tab/>
            </w:r>
            <w:r w:rsidR="00353E47">
              <w:rPr>
                <w:noProof/>
                <w:webHidden/>
              </w:rPr>
              <w:fldChar w:fldCharType="begin"/>
            </w:r>
            <w:r w:rsidR="00353E47">
              <w:rPr>
                <w:noProof/>
                <w:webHidden/>
              </w:rPr>
              <w:instrText xml:space="preserve"> PAGEREF _Toc5236140 \h </w:instrText>
            </w:r>
            <w:r w:rsidR="00353E47">
              <w:rPr>
                <w:noProof/>
                <w:webHidden/>
              </w:rPr>
            </w:r>
            <w:r w:rsidR="00353E47">
              <w:rPr>
                <w:noProof/>
                <w:webHidden/>
              </w:rPr>
              <w:fldChar w:fldCharType="separate"/>
            </w:r>
            <w:r w:rsidR="00CA7A41">
              <w:rPr>
                <w:noProof/>
                <w:webHidden/>
              </w:rPr>
              <w:t>148</w:t>
            </w:r>
            <w:r w:rsidR="00353E47">
              <w:rPr>
                <w:noProof/>
                <w:webHidden/>
              </w:rPr>
              <w:fldChar w:fldCharType="end"/>
            </w:r>
          </w:hyperlink>
        </w:p>
        <w:p w:rsidR="00353E47" w:rsidRDefault="00390DC2">
          <w:pPr>
            <w:pStyle w:val="TOC2"/>
            <w:rPr>
              <w:rFonts w:eastAsiaTheme="minorEastAsia"/>
              <w:noProof/>
            </w:rPr>
          </w:pPr>
          <w:hyperlink w:anchor="_Toc5236141" w:history="1">
            <w:r w:rsidR="00353E47" w:rsidRPr="00767D8E">
              <w:rPr>
                <w:rStyle w:val="Hyperlink"/>
                <w:noProof/>
              </w:rPr>
              <w:t>Pause &lt;ticks_nexp&gt;</w:t>
            </w:r>
            <w:r w:rsidR="00353E47">
              <w:rPr>
                <w:noProof/>
                <w:webHidden/>
              </w:rPr>
              <w:tab/>
            </w:r>
            <w:r w:rsidR="00353E47">
              <w:rPr>
                <w:noProof/>
                <w:webHidden/>
              </w:rPr>
              <w:fldChar w:fldCharType="begin"/>
            </w:r>
            <w:r w:rsidR="00353E47">
              <w:rPr>
                <w:noProof/>
                <w:webHidden/>
              </w:rPr>
              <w:instrText xml:space="preserve"> PAGEREF _Toc5236141 \h </w:instrText>
            </w:r>
            <w:r w:rsidR="00353E47">
              <w:rPr>
                <w:noProof/>
                <w:webHidden/>
              </w:rPr>
            </w:r>
            <w:r w:rsidR="00353E47">
              <w:rPr>
                <w:noProof/>
                <w:webHidden/>
              </w:rPr>
              <w:fldChar w:fldCharType="separate"/>
            </w:r>
            <w:r w:rsidR="00CA7A41">
              <w:rPr>
                <w:noProof/>
                <w:webHidden/>
              </w:rPr>
              <w:t>149</w:t>
            </w:r>
            <w:r w:rsidR="00353E47">
              <w:rPr>
                <w:noProof/>
                <w:webHidden/>
              </w:rPr>
              <w:fldChar w:fldCharType="end"/>
            </w:r>
          </w:hyperlink>
        </w:p>
        <w:p w:rsidR="00353E47" w:rsidRDefault="00390DC2">
          <w:pPr>
            <w:pStyle w:val="TOC2"/>
            <w:rPr>
              <w:rFonts w:eastAsiaTheme="minorEastAsia"/>
              <w:noProof/>
            </w:rPr>
          </w:pPr>
          <w:hyperlink w:anchor="_Toc5236142" w:history="1">
            <w:r w:rsidR="00353E47" w:rsidRPr="00767D8E">
              <w:rPr>
                <w:rStyle w:val="Hyperlink"/>
                <w:noProof/>
              </w:rPr>
              <w:t>Swap &lt;nvar_a&gt;|&lt;svar_a&gt;, &lt;nvar_b&gt;|&lt;svar_b&gt;</w:t>
            </w:r>
            <w:r w:rsidR="00353E47">
              <w:rPr>
                <w:noProof/>
                <w:webHidden/>
              </w:rPr>
              <w:tab/>
            </w:r>
            <w:r w:rsidR="00353E47">
              <w:rPr>
                <w:noProof/>
                <w:webHidden/>
              </w:rPr>
              <w:fldChar w:fldCharType="begin"/>
            </w:r>
            <w:r w:rsidR="00353E47">
              <w:rPr>
                <w:noProof/>
                <w:webHidden/>
              </w:rPr>
              <w:instrText xml:space="preserve"> PAGEREF _Toc5236142 \h </w:instrText>
            </w:r>
            <w:r w:rsidR="00353E47">
              <w:rPr>
                <w:noProof/>
                <w:webHidden/>
              </w:rPr>
            </w:r>
            <w:r w:rsidR="00353E47">
              <w:rPr>
                <w:noProof/>
                <w:webHidden/>
              </w:rPr>
              <w:fldChar w:fldCharType="separate"/>
            </w:r>
            <w:r w:rsidR="00CA7A41">
              <w:rPr>
                <w:noProof/>
                <w:webHidden/>
              </w:rPr>
              <w:t>149</w:t>
            </w:r>
            <w:r w:rsidR="00353E47">
              <w:rPr>
                <w:noProof/>
                <w:webHidden/>
              </w:rPr>
              <w:fldChar w:fldCharType="end"/>
            </w:r>
          </w:hyperlink>
        </w:p>
        <w:p w:rsidR="00353E47" w:rsidRDefault="00390DC2">
          <w:pPr>
            <w:pStyle w:val="TOC2"/>
            <w:rPr>
              <w:rFonts w:eastAsiaTheme="minorEastAsia"/>
              <w:noProof/>
            </w:rPr>
          </w:pPr>
          <w:hyperlink w:anchor="_Toc5236143" w:history="1">
            <w:r w:rsidR="00353E47" w:rsidRPr="00767D8E">
              <w:rPr>
                <w:rStyle w:val="Hyperlink"/>
                <w:noProof/>
              </w:rPr>
              <w:t>Tone &lt;frequency_nexp&gt;, &lt;duration_nexp&gt; {, &lt;duration_chk_lexp}</w:t>
            </w:r>
            <w:r w:rsidR="00353E47">
              <w:rPr>
                <w:noProof/>
                <w:webHidden/>
              </w:rPr>
              <w:tab/>
            </w:r>
            <w:r w:rsidR="00353E47">
              <w:rPr>
                <w:noProof/>
                <w:webHidden/>
              </w:rPr>
              <w:fldChar w:fldCharType="begin"/>
            </w:r>
            <w:r w:rsidR="00353E47">
              <w:rPr>
                <w:noProof/>
                <w:webHidden/>
              </w:rPr>
              <w:instrText xml:space="preserve"> PAGEREF _Toc5236143 \h </w:instrText>
            </w:r>
            <w:r w:rsidR="00353E47">
              <w:rPr>
                <w:noProof/>
                <w:webHidden/>
              </w:rPr>
            </w:r>
            <w:r w:rsidR="00353E47">
              <w:rPr>
                <w:noProof/>
                <w:webHidden/>
              </w:rPr>
              <w:fldChar w:fldCharType="separate"/>
            </w:r>
            <w:r w:rsidR="00CA7A41">
              <w:rPr>
                <w:noProof/>
                <w:webHidden/>
              </w:rPr>
              <w:t>149</w:t>
            </w:r>
            <w:r w:rsidR="00353E47">
              <w:rPr>
                <w:noProof/>
                <w:webHidden/>
              </w:rPr>
              <w:fldChar w:fldCharType="end"/>
            </w:r>
          </w:hyperlink>
        </w:p>
        <w:p w:rsidR="00353E47" w:rsidRDefault="00390DC2">
          <w:pPr>
            <w:pStyle w:val="TOC2"/>
            <w:rPr>
              <w:rFonts w:eastAsiaTheme="minorEastAsia"/>
              <w:noProof/>
            </w:rPr>
          </w:pPr>
          <w:hyperlink w:anchor="_Toc5236144" w:history="1">
            <w:r w:rsidR="00353E47" w:rsidRPr="00767D8E">
              <w:rPr>
                <w:rStyle w:val="Hyperlink"/>
                <w:noProof/>
              </w:rPr>
              <w:t>Vibrate &lt;pattern_array[{&lt;start&gt;,&lt;length&gt;}]&gt;,&lt;nexp&gt;</w:t>
            </w:r>
            <w:r w:rsidR="00353E47">
              <w:rPr>
                <w:noProof/>
                <w:webHidden/>
              </w:rPr>
              <w:tab/>
            </w:r>
            <w:r w:rsidR="00353E47">
              <w:rPr>
                <w:noProof/>
                <w:webHidden/>
              </w:rPr>
              <w:fldChar w:fldCharType="begin"/>
            </w:r>
            <w:r w:rsidR="00353E47">
              <w:rPr>
                <w:noProof/>
                <w:webHidden/>
              </w:rPr>
              <w:instrText xml:space="preserve"> PAGEREF _Toc5236144 \h </w:instrText>
            </w:r>
            <w:r w:rsidR="00353E47">
              <w:rPr>
                <w:noProof/>
                <w:webHidden/>
              </w:rPr>
            </w:r>
            <w:r w:rsidR="00353E47">
              <w:rPr>
                <w:noProof/>
                <w:webHidden/>
              </w:rPr>
              <w:fldChar w:fldCharType="separate"/>
            </w:r>
            <w:r w:rsidR="00CA7A41">
              <w:rPr>
                <w:noProof/>
                <w:webHidden/>
              </w:rPr>
              <w:t>150</w:t>
            </w:r>
            <w:r w:rsidR="00353E47">
              <w:rPr>
                <w:noProof/>
                <w:webHidden/>
              </w:rPr>
              <w:fldChar w:fldCharType="end"/>
            </w:r>
          </w:hyperlink>
        </w:p>
        <w:p w:rsidR="00353E47" w:rsidRDefault="00390DC2">
          <w:pPr>
            <w:pStyle w:val="TOC2"/>
            <w:rPr>
              <w:rFonts w:eastAsiaTheme="minorEastAsia"/>
              <w:noProof/>
            </w:rPr>
          </w:pPr>
          <w:hyperlink w:anchor="_Toc5236145" w:history="1">
            <w:r w:rsidR="00353E47" w:rsidRPr="00767D8E">
              <w:rPr>
                <w:rStyle w:val="Hyperlink"/>
                <w:noProof/>
              </w:rPr>
              <w:t>VolKeys</w:t>
            </w:r>
            <w:r w:rsidR="00353E47">
              <w:rPr>
                <w:noProof/>
                <w:webHidden/>
              </w:rPr>
              <w:tab/>
            </w:r>
            <w:r w:rsidR="00353E47">
              <w:rPr>
                <w:noProof/>
                <w:webHidden/>
              </w:rPr>
              <w:fldChar w:fldCharType="begin"/>
            </w:r>
            <w:r w:rsidR="00353E47">
              <w:rPr>
                <w:noProof/>
                <w:webHidden/>
              </w:rPr>
              <w:instrText xml:space="preserve"> PAGEREF _Toc5236145 \h </w:instrText>
            </w:r>
            <w:r w:rsidR="00353E47">
              <w:rPr>
                <w:noProof/>
                <w:webHidden/>
              </w:rPr>
            </w:r>
            <w:r w:rsidR="00353E47">
              <w:rPr>
                <w:noProof/>
                <w:webHidden/>
              </w:rPr>
              <w:fldChar w:fldCharType="separate"/>
            </w:r>
            <w:r w:rsidR="00CA7A41">
              <w:rPr>
                <w:noProof/>
                <w:webHidden/>
              </w:rPr>
              <w:t>150</w:t>
            </w:r>
            <w:r w:rsidR="00353E47">
              <w:rPr>
                <w:noProof/>
                <w:webHidden/>
              </w:rPr>
              <w:fldChar w:fldCharType="end"/>
            </w:r>
          </w:hyperlink>
        </w:p>
        <w:p w:rsidR="00353E47" w:rsidRDefault="00390DC2">
          <w:pPr>
            <w:pStyle w:val="TOC3"/>
            <w:rPr>
              <w:rFonts w:eastAsiaTheme="minorEastAsia"/>
              <w:noProof/>
            </w:rPr>
          </w:pPr>
          <w:hyperlink w:anchor="_Toc5236146" w:history="1">
            <w:r w:rsidR="00353E47" w:rsidRPr="00767D8E">
              <w:rPr>
                <w:rStyle w:val="Hyperlink"/>
                <w:noProof/>
              </w:rPr>
              <w:t>VolKeys.off</w:t>
            </w:r>
            <w:r w:rsidR="00353E47">
              <w:rPr>
                <w:noProof/>
                <w:webHidden/>
              </w:rPr>
              <w:tab/>
            </w:r>
            <w:r w:rsidR="00353E47">
              <w:rPr>
                <w:noProof/>
                <w:webHidden/>
              </w:rPr>
              <w:fldChar w:fldCharType="begin"/>
            </w:r>
            <w:r w:rsidR="00353E47">
              <w:rPr>
                <w:noProof/>
                <w:webHidden/>
              </w:rPr>
              <w:instrText xml:space="preserve"> PAGEREF _Toc5236146 \h </w:instrText>
            </w:r>
            <w:r w:rsidR="00353E47">
              <w:rPr>
                <w:noProof/>
                <w:webHidden/>
              </w:rPr>
            </w:r>
            <w:r w:rsidR="00353E47">
              <w:rPr>
                <w:noProof/>
                <w:webHidden/>
              </w:rPr>
              <w:fldChar w:fldCharType="separate"/>
            </w:r>
            <w:r w:rsidR="00CA7A41">
              <w:rPr>
                <w:noProof/>
                <w:webHidden/>
              </w:rPr>
              <w:t>150</w:t>
            </w:r>
            <w:r w:rsidR="00353E47">
              <w:rPr>
                <w:noProof/>
                <w:webHidden/>
              </w:rPr>
              <w:fldChar w:fldCharType="end"/>
            </w:r>
          </w:hyperlink>
        </w:p>
        <w:p w:rsidR="00353E47" w:rsidRDefault="00390DC2">
          <w:pPr>
            <w:pStyle w:val="TOC3"/>
            <w:rPr>
              <w:rFonts w:eastAsiaTheme="minorEastAsia"/>
              <w:noProof/>
            </w:rPr>
          </w:pPr>
          <w:hyperlink w:anchor="_Toc5236147" w:history="1">
            <w:r w:rsidR="00353E47" w:rsidRPr="00767D8E">
              <w:rPr>
                <w:rStyle w:val="Hyperlink"/>
                <w:noProof/>
              </w:rPr>
              <w:t>VolKeys.on</w:t>
            </w:r>
            <w:r w:rsidR="00353E47">
              <w:rPr>
                <w:noProof/>
                <w:webHidden/>
              </w:rPr>
              <w:tab/>
            </w:r>
            <w:r w:rsidR="00353E47">
              <w:rPr>
                <w:noProof/>
                <w:webHidden/>
              </w:rPr>
              <w:fldChar w:fldCharType="begin"/>
            </w:r>
            <w:r w:rsidR="00353E47">
              <w:rPr>
                <w:noProof/>
                <w:webHidden/>
              </w:rPr>
              <w:instrText xml:space="preserve"> PAGEREF _Toc5236147 \h </w:instrText>
            </w:r>
            <w:r w:rsidR="00353E47">
              <w:rPr>
                <w:noProof/>
                <w:webHidden/>
              </w:rPr>
            </w:r>
            <w:r w:rsidR="00353E47">
              <w:rPr>
                <w:noProof/>
                <w:webHidden/>
              </w:rPr>
              <w:fldChar w:fldCharType="separate"/>
            </w:r>
            <w:r w:rsidR="00CA7A41">
              <w:rPr>
                <w:noProof/>
                <w:webHidden/>
              </w:rPr>
              <w:t>150</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48" w:history="1">
            <w:r w:rsidR="00353E47" w:rsidRPr="00767D8E">
              <w:rPr>
                <w:rStyle w:val="Hyperlink"/>
                <w:noProof/>
              </w:rPr>
              <w:t>SQLITE</w:t>
            </w:r>
            <w:r w:rsidR="00353E47">
              <w:rPr>
                <w:noProof/>
                <w:webHidden/>
              </w:rPr>
              <w:tab/>
            </w:r>
            <w:r w:rsidR="00353E47">
              <w:rPr>
                <w:noProof/>
                <w:webHidden/>
              </w:rPr>
              <w:fldChar w:fldCharType="begin"/>
            </w:r>
            <w:r w:rsidR="00353E47">
              <w:rPr>
                <w:noProof/>
                <w:webHidden/>
              </w:rPr>
              <w:instrText xml:space="preserve"> PAGEREF _Toc5236148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2"/>
            <w:rPr>
              <w:rFonts w:eastAsiaTheme="minorEastAsia"/>
              <w:noProof/>
            </w:rPr>
          </w:pPr>
          <w:hyperlink w:anchor="_Toc5236149"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_Toc5236149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2"/>
            <w:rPr>
              <w:rFonts w:eastAsiaTheme="minorEastAsia"/>
              <w:noProof/>
            </w:rPr>
          </w:pPr>
          <w:hyperlink w:anchor="_Toc5236150" w:history="1">
            <w:r w:rsidR="00353E47" w:rsidRPr="00767D8E">
              <w:rPr>
                <w:rStyle w:val="Hyperlink"/>
                <w:noProof/>
              </w:rPr>
              <w:t>SQLITE Commands</w:t>
            </w:r>
            <w:r w:rsidR="00353E47">
              <w:rPr>
                <w:noProof/>
                <w:webHidden/>
              </w:rPr>
              <w:tab/>
            </w:r>
            <w:r w:rsidR="00353E47">
              <w:rPr>
                <w:noProof/>
                <w:webHidden/>
              </w:rPr>
              <w:fldChar w:fldCharType="begin"/>
            </w:r>
            <w:r w:rsidR="00353E47">
              <w:rPr>
                <w:noProof/>
                <w:webHidden/>
              </w:rPr>
              <w:instrText xml:space="preserve"> PAGEREF _Toc5236150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3"/>
            <w:rPr>
              <w:rFonts w:eastAsiaTheme="minorEastAsia"/>
              <w:noProof/>
            </w:rPr>
          </w:pPr>
          <w:hyperlink w:anchor="_Toc5236151" w:history="1">
            <w:r w:rsidR="00353E47" w:rsidRPr="00767D8E">
              <w:rPr>
                <w:rStyle w:val="Hyperlink"/>
                <w:noProof/>
              </w:rPr>
              <w:t>Sql.open &lt;DB_pointer_nvar&gt;, &lt;DB_name_sexp&gt;</w:t>
            </w:r>
            <w:r w:rsidR="00353E47">
              <w:rPr>
                <w:noProof/>
                <w:webHidden/>
              </w:rPr>
              <w:tab/>
            </w:r>
            <w:r w:rsidR="00353E47">
              <w:rPr>
                <w:noProof/>
                <w:webHidden/>
              </w:rPr>
              <w:fldChar w:fldCharType="begin"/>
            </w:r>
            <w:r w:rsidR="00353E47">
              <w:rPr>
                <w:noProof/>
                <w:webHidden/>
              </w:rPr>
              <w:instrText xml:space="preserve"> PAGEREF _Toc5236151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3"/>
            <w:rPr>
              <w:rFonts w:eastAsiaTheme="minorEastAsia"/>
              <w:noProof/>
            </w:rPr>
          </w:pPr>
          <w:hyperlink w:anchor="_Toc5236152" w:history="1">
            <w:r w:rsidR="00353E47" w:rsidRPr="00767D8E">
              <w:rPr>
                <w:rStyle w:val="Hyperlink"/>
                <w:noProof/>
              </w:rPr>
              <w:t>Sql.close &lt;DB_pointer_nvar&gt;</w:t>
            </w:r>
            <w:r w:rsidR="00353E47">
              <w:rPr>
                <w:noProof/>
                <w:webHidden/>
              </w:rPr>
              <w:tab/>
            </w:r>
            <w:r w:rsidR="00353E47">
              <w:rPr>
                <w:noProof/>
                <w:webHidden/>
              </w:rPr>
              <w:fldChar w:fldCharType="begin"/>
            </w:r>
            <w:r w:rsidR="00353E47">
              <w:rPr>
                <w:noProof/>
                <w:webHidden/>
              </w:rPr>
              <w:instrText xml:space="preserve"> PAGEREF _Toc5236152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3"/>
            <w:rPr>
              <w:rFonts w:eastAsiaTheme="minorEastAsia"/>
              <w:noProof/>
            </w:rPr>
          </w:pPr>
          <w:hyperlink w:anchor="_Toc5236153" w:history="1">
            <w:r w:rsidR="00353E47" w:rsidRPr="00767D8E">
              <w:rPr>
                <w:rStyle w:val="Hyperlink"/>
                <w:noProof/>
              </w:rPr>
              <w:t>Sql.new_table &lt;DB_pointer_nvar&gt;, &lt;table_name_sexp&gt;, C1$, C2$, ...,CN$</w:t>
            </w:r>
            <w:r w:rsidR="00353E47">
              <w:rPr>
                <w:noProof/>
                <w:webHidden/>
              </w:rPr>
              <w:tab/>
            </w:r>
            <w:r w:rsidR="00353E47">
              <w:rPr>
                <w:noProof/>
                <w:webHidden/>
              </w:rPr>
              <w:fldChar w:fldCharType="begin"/>
            </w:r>
            <w:r w:rsidR="00353E47">
              <w:rPr>
                <w:noProof/>
                <w:webHidden/>
              </w:rPr>
              <w:instrText xml:space="preserve"> PAGEREF _Toc5236153 \h </w:instrText>
            </w:r>
            <w:r w:rsidR="00353E47">
              <w:rPr>
                <w:noProof/>
                <w:webHidden/>
              </w:rPr>
            </w:r>
            <w:r w:rsidR="00353E47">
              <w:rPr>
                <w:noProof/>
                <w:webHidden/>
              </w:rPr>
              <w:fldChar w:fldCharType="separate"/>
            </w:r>
            <w:r w:rsidR="00CA7A41">
              <w:rPr>
                <w:noProof/>
                <w:webHidden/>
              </w:rPr>
              <w:t>151</w:t>
            </w:r>
            <w:r w:rsidR="00353E47">
              <w:rPr>
                <w:noProof/>
                <w:webHidden/>
              </w:rPr>
              <w:fldChar w:fldCharType="end"/>
            </w:r>
          </w:hyperlink>
        </w:p>
        <w:p w:rsidR="00353E47" w:rsidRDefault="00390DC2">
          <w:pPr>
            <w:pStyle w:val="TOC3"/>
            <w:rPr>
              <w:rFonts w:eastAsiaTheme="minorEastAsia"/>
              <w:noProof/>
            </w:rPr>
          </w:pPr>
          <w:hyperlink w:anchor="_Toc5236154" w:history="1">
            <w:r w:rsidR="00353E47" w:rsidRPr="00767D8E">
              <w:rPr>
                <w:rStyle w:val="Hyperlink"/>
                <w:noProof/>
              </w:rPr>
              <w:t>Sql.drop_table &lt;DB_pointer_nvar&gt;, &lt;table_name_sexp&gt;</w:t>
            </w:r>
            <w:r w:rsidR="00353E47">
              <w:rPr>
                <w:noProof/>
                <w:webHidden/>
              </w:rPr>
              <w:tab/>
            </w:r>
            <w:r w:rsidR="00353E47">
              <w:rPr>
                <w:noProof/>
                <w:webHidden/>
              </w:rPr>
              <w:fldChar w:fldCharType="begin"/>
            </w:r>
            <w:r w:rsidR="00353E47">
              <w:rPr>
                <w:noProof/>
                <w:webHidden/>
              </w:rPr>
              <w:instrText xml:space="preserve"> PAGEREF _Toc5236154 \h </w:instrText>
            </w:r>
            <w:r w:rsidR="00353E47">
              <w:rPr>
                <w:noProof/>
                <w:webHidden/>
              </w:rPr>
            </w:r>
            <w:r w:rsidR="00353E47">
              <w:rPr>
                <w:noProof/>
                <w:webHidden/>
              </w:rPr>
              <w:fldChar w:fldCharType="separate"/>
            </w:r>
            <w:r w:rsidR="00CA7A41">
              <w:rPr>
                <w:noProof/>
                <w:webHidden/>
              </w:rPr>
              <w:t>152</w:t>
            </w:r>
            <w:r w:rsidR="00353E47">
              <w:rPr>
                <w:noProof/>
                <w:webHidden/>
              </w:rPr>
              <w:fldChar w:fldCharType="end"/>
            </w:r>
          </w:hyperlink>
        </w:p>
        <w:p w:rsidR="00353E47" w:rsidRDefault="00390DC2">
          <w:pPr>
            <w:pStyle w:val="TOC3"/>
            <w:rPr>
              <w:rFonts w:eastAsiaTheme="minorEastAsia"/>
              <w:noProof/>
            </w:rPr>
          </w:pPr>
          <w:hyperlink w:anchor="_Toc5236155" w:history="1">
            <w:r w:rsidR="00353E47" w:rsidRPr="00767D8E">
              <w:rPr>
                <w:rStyle w:val="Hyperlink"/>
                <w:noProof/>
              </w:rPr>
              <w:t>Sql.insert &lt;DB_pointer_nvar&gt;, &lt;table_name_sexp&gt;, C1$, V1$, C2$, V2$, ..., CN$, VN$</w:t>
            </w:r>
            <w:r w:rsidR="00353E47">
              <w:rPr>
                <w:noProof/>
                <w:webHidden/>
              </w:rPr>
              <w:tab/>
            </w:r>
            <w:r w:rsidR="00353E47">
              <w:rPr>
                <w:noProof/>
                <w:webHidden/>
              </w:rPr>
              <w:fldChar w:fldCharType="begin"/>
            </w:r>
            <w:r w:rsidR="00353E47">
              <w:rPr>
                <w:noProof/>
                <w:webHidden/>
              </w:rPr>
              <w:instrText xml:space="preserve"> PAGEREF _Toc5236155 \h </w:instrText>
            </w:r>
            <w:r w:rsidR="00353E47">
              <w:rPr>
                <w:noProof/>
                <w:webHidden/>
              </w:rPr>
            </w:r>
            <w:r w:rsidR="00353E47">
              <w:rPr>
                <w:noProof/>
                <w:webHidden/>
              </w:rPr>
              <w:fldChar w:fldCharType="separate"/>
            </w:r>
            <w:r w:rsidR="00CA7A41">
              <w:rPr>
                <w:noProof/>
                <w:webHidden/>
              </w:rPr>
              <w:t>152</w:t>
            </w:r>
            <w:r w:rsidR="00353E47">
              <w:rPr>
                <w:noProof/>
                <w:webHidden/>
              </w:rPr>
              <w:fldChar w:fldCharType="end"/>
            </w:r>
          </w:hyperlink>
        </w:p>
        <w:p w:rsidR="00353E47" w:rsidRDefault="00390DC2">
          <w:pPr>
            <w:pStyle w:val="TOC3"/>
            <w:rPr>
              <w:rFonts w:eastAsiaTheme="minorEastAsia"/>
              <w:noProof/>
            </w:rPr>
          </w:pPr>
          <w:hyperlink w:anchor="_Toc5236156" w:history="1">
            <w:r w:rsidR="00353E47" w:rsidRPr="00767D8E">
              <w:rPr>
                <w:rStyle w:val="Hyperlink"/>
                <w:noProof/>
              </w:rPr>
              <w:t>Sql.query &lt;cursor_nvar&gt;, &lt;DB_pointer_nvar&gt;, &lt;table_name_sexp&gt;, &lt;columns_sexp&gt; {, &lt;where_sexp&gt; {, &lt;order_sexp&gt;} }</w:t>
            </w:r>
            <w:r w:rsidR="00353E47">
              <w:rPr>
                <w:noProof/>
                <w:webHidden/>
              </w:rPr>
              <w:tab/>
            </w:r>
            <w:r w:rsidR="00353E47">
              <w:rPr>
                <w:noProof/>
                <w:webHidden/>
              </w:rPr>
              <w:fldChar w:fldCharType="begin"/>
            </w:r>
            <w:r w:rsidR="00353E47">
              <w:rPr>
                <w:noProof/>
                <w:webHidden/>
              </w:rPr>
              <w:instrText xml:space="preserve"> PAGEREF _Toc5236156 \h </w:instrText>
            </w:r>
            <w:r w:rsidR="00353E47">
              <w:rPr>
                <w:noProof/>
                <w:webHidden/>
              </w:rPr>
            </w:r>
            <w:r w:rsidR="00353E47">
              <w:rPr>
                <w:noProof/>
                <w:webHidden/>
              </w:rPr>
              <w:fldChar w:fldCharType="separate"/>
            </w:r>
            <w:r w:rsidR="00CA7A41">
              <w:rPr>
                <w:noProof/>
                <w:webHidden/>
              </w:rPr>
              <w:t>152</w:t>
            </w:r>
            <w:r w:rsidR="00353E47">
              <w:rPr>
                <w:noProof/>
                <w:webHidden/>
              </w:rPr>
              <w:fldChar w:fldCharType="end"/>
            </w:r>
          </w:hyperlink>
        </w:p>
        <w:p w:rsidR="00353E47" w:rsidRDefault="00390DC2">
          <w:pPr>
            <w:pStyle w:val="TOC3"/>
            <w:rPr>
              <w:rFonts w:eastAsiaTheme="minorEastAsia"/>
              <w:noProof/>
            </w:rPr>
          </w:pPr>
          <w:hyperlink w:anchor="_Toc5236157" w:history="1">
            <w:r w:rsidR="00353E47" w:rsidRPr="00767D8E">
              <w:rPr>
                <w:rStyle w:val="Hyperlink"/>
                <w:noProof/>
              </w:rPr>
              <w:t>Sql.query.length &lt;length_nvar&gt;, &lt;cursor_nvar&gt;</w:t>
            </w:r>
            <w:r w:rsidR="00353E47">
              <w:rPr>
                <w:noProof/>
                <w:webHidden/>
              </w:rPr>
              <w:tab/>
            </w:r>
            <w:r w:rsidR="00353E47">
              <w:rPr>
                <w:noProof/>
                <w:webHidden/>
              </w:rPr>
              <w:fldChar w:fldCharType="begin"/>
            </w:r>
            <w:r w:rsidR="00353E47">
              <w:rPr>
                <w:noProof/>
                <w:webHidden/>
              </w:rPr>
              <w:instrText xml:space="preserve"> PAGEREF _Toc5236157 \h </w:instrText>
            </w:r>
            <w:r w:rsidR="00353E47">
              <w:rPr>
                <w:noProof/>
                <w:webHidden/>
              </w:rPr>
            </w:r>
            <w:r w:rsidR="00353E47">
              <w:rPr>
                <w:noProof/>
                <w:webHidden/>
              </w:rPr>
              <w:fldChar w:fldCharType="separate"/>
            </w:r>
            <w:r w:rsidR="00CA7A41">
              <w:rPr>
                <w:noProof/>
                <w:webHidden/>
              </w:rPr>
              <w:t>153</w:t>
            </w:r>
            <w:r w:rsidR="00353E47">
              <w:rPr>
                <w:noProof/>
                <w:webHidden/>
              </w:rPr>
              <w:fldChar w:fldCharType="end"/>
            </w:r>
          </w:hyperlink>
        </w:p>
        <w:p w:rsidR="00353E47" w:rsidRDefault="00390DC2">
          <w:pPr>
            <w:pStyle w:val="TOC3"/>
            <w:rPr>
              <w:rFonts w:eastAsiaTheme="minorEastAsia"/>
              <w:noProof/>
            </w:rPr>
          </w:pPr>
          <w:hyperlink w:anchor="_Toc5236158" w:history="1">
            <w:r w:rsidR="00353E47" w:rsidRPr="00767D8E">
              <w:rPr>
                <w:rStyle w:val="Hyperlink"/>
                <w:noProof/>
              </w:rPr>
              <w:t>Sql.query.position &lt;position_nvar&gt;, &lt;cursor_nvar&gt;</w:t>
            </w:r>
            <w:r w:rsidR="00353E47">
              <w:rPr>
                <w:noProof/>
                <w:webHidden/>
              </w:rPr>
              <w:tab/>
            </w:r>
            <w:r w:rsidR="00353E47">
              <w:rPr>
                <w:noProof/>
                <w:webHidden/>
              </w:rPr>
              <w:fldChar w:fldCharType="begin"/>
            </w:r>
            <w:r w:rsidR="00353E47">
              <w:rPr>
                <w:noProof/>
                <w:webHidden/>
              </w:rPr>
              <w:instrText xml:space="preserve"> PAGEREF _Toc5236158 \h </w:instrText>
            </w:r>
            <w:r w:rsidR="00353E47">
              <w:rPr>
                <w:noProof/>
                <w:webHidden/>
              </w:rPr>
            </w:r>
            <w:r w:rsidR="00353E47">
              <w:rPr>
                <w:noProof/>
                <w:webHidden/>
              </w:rPr>
              <w:fldChar w:fldCharType="separate"/>
            </w:r>
            <w:r w:rsidR="00CA7A41">
              <w:rPr>
                <w:noProof/>
                <w:webHidden/>
              </w:rPr>
              <w:t>153</w:t>
            </w:r>
            <w:r w:rsidR="00353E47">
              <w:rPr>
                <w:noProof/>
                <w:webHidden/>
              </w:rPr>
              <w:fldChar w:fldCharType="end"/>
            </w:r>
          </w:hyperlink>
        </w:p>
        <w:p w:rsidR="00353E47" w:rsidRDefault="00390DC2">
          <w:pPr>
            <w:pStyle w:val="TOC3"/>
            <w:rPr>
              <w:rFonts w:eastAsiaTheme="minorEastAsia"/>
              <w:noProof/>
            </w:rPr>
          </w:pPr>
          <w:hyperlink w:anchor="_Toc5236159" w:history="1">
            <w:r w:rsidR="00353E47" w:rsidRPr="00767D8E">
              <w:rPr>
                <w:rStyle w:val="Hyperlink"/>
                <w:noProof/>
              </w:rPr>
              <w:t>Sql.next &lt;done_lvar&gt;, &lt;cursor_nvar&gt;{, &lt;cv_svars&gt;}</w:t>
            </w:r>
            <w:r w:rsidR="00353E47">
              <w:rPr>
                <w:noProof/>
                <w:webHidden/>
              </w:rPr>
              <w:tab/>
            </w:r>
            <w:r w:rsidR="00353E47">
              <w:rPr>
                <w:noProof/>
                <w:webHidden/>
              </w:rPr>
              <w:fldChar w:fldCharType="begin"/>
            </w:r>
            <w:r w:rsidR="00353E47">
              <w:rPr>
                <w:noProof/>
                <w:webHidden/>
              </w:rPr>
              <w:instrText xml:space="preserve"> PAGEREF _Toc5236159 \h </w:instrText>
            </w:r>
            <w:r w:rsidR="00353E47">
              <w:rPr>
                <w:noProof/>
                <w:webHidden/>
              </w:rPr>
            </w:r>
            <w:r w:rsidR="00353E47">
              <w:rPr>
                <w:noProof/>
                <w:webHidden/>
              </w:rPr>
              <w:fldChar w:fldCharType="separate"/>
            </w:r>
            <w:r w:rsidR="00CA7A41">
              <w:rPr>
                <w:noProof/>
                <w:webHidden/>
              </w:rPr>
              <w:t>153</w:t>
            </w:r>
            <w:r w:rsidR="00353E47">
              <w:rPr>
                <w:noProof/>
                <w:webHidden/>
              </w:rPr>
              <w:fldChar w:fldCharType="end"/>
            </w:r>
          </w:hyperlink>
        </w:p>
        <w:p w:rsidR="00353E47" w:rsidRDefault="00390DC2">
          <w:pPr>
            <w:pStyle w:val="TOC3"/>
            <w:rPr>
              <w:rFonts w:eastAsiaTheme="minorEastAsia"/>
              <w:noProof/>
            </w:rPr>
          </w:pPr>
          <w:hyperlink w:anchor="_Toc5236160" w:history="1">
            <w:r w:rsidR="00353E47" w:rsidRPr="00767D8E">
              <w:rPr>
                <w:rStyle w:val="Hyperlink"/>
                <w:noProof/>
              </w:rPr>
              <w:t>Sql.delete &lt;DB_pointer_nvar&gt;, &lt;table_name_sexp&gt;{,&lt;where_sexp&gt;{,&lt;count_nvar&gt;} }</w:t>
            </w:r>
            <w:r w:rsidR="00353E47">
              <w:rPr>
                <w:noProof/>
                <w:webHidden/>
              </w:rPr>
              <w:tab/>
            </w:r>
            <w:r w:rsidR="00353E47">
              <w:rPr>
                <w:noProof/>
                <w:webHidden/>
              </w:rPr>
              <w:fldChar w:fldCharType="begin"/>
            </w:r>
            <w:r w:rsidR="00353E47">
              <w:rPr>
                <w:noProof/>
                <w:webHidden/>
              </w:rPr>
              <w:instrText xml:space="preserve"> PAGEREF _Toc5236160 \h </w:instrText>
            </w:r>
            <w:r w:rsidR="00353E47">
              <w:rPr>
                <w:noProof/>
                <w:webHidden/>
              </w:rPr>
            </w:r>
            <w:r w:rsidR="00353E47">
              <w:rPr>
                <w:noProof/>
                <w:webHidden/>
              </w:rPr>
              <w:fldChar w:fldCharType="separate"/>
            </w:r>
            <w:r w:rsidR="00CA7A41">
              <w:rPr>
                <w:noProof/>
                <w:webHidden/>
              </w:rPr>
              <w:t>154</w:t>
            </w:r>
            <w:r w:rsidR="00353E47">
              <w:rPr>
                <w:noProof/>
                <w:webHidden/>
              </w:rPr>
              <w:fldChar w:fldCharType="end"/>
            </w:r>
          </w:hyperlink>
        </w:p>
        <w:p w:rsidR="00353E47" w:rsidRDefault="00390DC2">
          <w:pPr>
            <w:pStyle w:val="TOC3"/>
            <w:rPr>
              <w:rFonts w:eastAsiaTheme="minorEastAsia"/>
              <w:noProof/>
            </w:rPr>
          </w:pPr>
          <w:hyperlink w:anchor="_Toc5236161" w:history="1">
            <w:r w:rsidR="00353E47" w:rsidRPr="00767D8E">
              <w:rPr>
                <w:rStyle w:val="Hyperlink"/>
                <w:noProof/>
              </w:rPr>
              <w:t>Sql.update &lt;DB_pointer_nvar&gt;, &lt;table_name_sexp&gt;, C1$, V1$, C2$, V2$,...,CN$, VN${: &lt;where_sexp&gt;}</w:t>
            </w:r>
            <w:r w:rsidR="00353E47">
              <w:rPr>
                <w:noProof/>
                <w:webHidden/>
              </w:rPr>
              <w:tab/>
            </w:r>
            <w:r w:rsidR="00353E47">
              <w:rPr>
                <w:noProof/>
                <w:webHidden/>
              </w:rPr>
              <w:fldChar w:fldCharType="begin"/>
            </w:r>
            <w:r w:rsidR="00353E47">
              <w:rPr>
                <w:noProof/>
                <w:webHidden/>
              </w:rPr>
              <w:instrText xml:space="preserve"> PAGEREF _Toc5236161 \h </w:instrText>
            </w:r>
            <w:r w:rsidR="00353E47">
              <w:rPr>
                <w:noProof/>
                <w:webHidden/>
              </w:rPr>
            </w:r>
            <w:r w:rsidR="00353E47">
              <w:rPr>
                <w:noProof/>
                <w:webHidden/>
              </w:rPr>
              <w:fldChar w:fldCharType="separate"/>
            </w:r>
            <w:r w:rsidR="00CA7A41">
              <w:rPr>
                <w:noProof/>
                <w:webHidden/>
              </w:rPr>
              <w:t>154</w:t>
            </w:r>
            <w:r w:rsidR="00353E47">
              <w:rPr>
                <w:noProof/>
                <w:webHidden/>
              </w:rPr>
              <w:fldChar w:fldCharType="end"/>
            </w:r>
          </w:hyperlink>
        </w:p>
        <w:p w:rsidR="00353E47" w:rsidRDefault="00390DC2">
          <w:pPr>
            <w:pStyle w:val="TOC3"/>
            <w:rPr>
              <w:rFonts w:eastAsiaTheme="minorEastAsia"/>
              <w:noProof/>
            </w:rPr>
          </w:pPr>
          <w:hyperlink w:anchor="_Toc5236162" w:history="1">
            <w:r w:rsidR="00353E47" w:rsidRPr="00767D8E">
              <w:rPr>
                <w:rStyle w:val="Hyperlink"/>
                <w:noProof/>
              </w:rPr>
              <w:t>Sql.exec &lt;DB_pointer_nvar&gt;, &lt;command_sexp&gt;</w:t>
            </w:r>
            <w:r w:rsidR="00353E47">
              <w:rPr>
                <w:noProof/>
                <w:webHidden/>
              </w:rPr>
              <w:tab/>
            </w:r>
            <w:r w:rsidR="00353E47">
              <w:rPr>
                <w:noProof/>
                <w:webHidden/>
              </w:rPr>
              <w:fldChar w:fldCharType="begin"/>
            </w:r>
            <w:r w:rsidR="00353E47">
              <w:rPr>
                <w:noProof/>
                <w:webHidden/>
              </w:rPr>
              <w:instrText xml:space="preserve"> PAGEREF _Toc5236162 \h </w:instrText>
            </w:r>
            <w:r w:rsidR="00353E47">
              <w:rPr>
                <w:noProof/>
                <w:webHidden/>
              </w:rPr>
            </w:r>
            <w:r w:rsidR="00353E47">
              <w:rPr>
                <w:noProof/>
                <w:webHidden/>
              </w:rPr>
              <w:fldChar w:fldCharType="separate"/>
            </w:r>
            <w:r w:rsidR="00CA7A41">
              <w:rPr>
                <w:noProof/>
                <w:webHidden/>
              </w:rPr>
              <w:t>154</w:t>
            </w:r>
            <w:r w:rsidR="00353E47">
              <w:rPr>
                <w:noProof/>
                <w:webHidden/>
              </w:rPr>
              <w:fldChar w:fldCharType="end"/>
            </w:r>
          </w:hyperlink>
        </w:p>
        <w:p w:rsidR="00353E47" w:rsidRDefault="00390DC2">
          <w:pPr>
            <w:pStyle w:val="TOC3"/>
            <w:rPr>
              <w:rFonts w:eastAsiaTheme="minorEastAsia"/>
              <w:noProof/>
            </w:rPr>
          </w:pPr>
          <w:hyperlink w:anchor="_Toc5236163" w:history="1">
            <w:r w:rsidR="00353E47" w:rsidRPr="00767D8E">
              <w:rPr>
                <w:rStyle w:val="Hyperlink"/>
                <w:noProof/>
              </w:rPr>
              <w:t>Sql.raw_query &lt;cursor_nvar&gt;, &lt;DB_pointer_nvar&gt;, &lt;query_sexp&gt;</w:t>
            </w:r>
            <w:r w:rsidR="00353E47">
              <w:rPr>
                <w:noProof/>
                <w:webHidden/>
              </w:rPr>
              <w:tab/>
            </w:r>
            <w:r w:rsidR="00353E47">
              <w:rPr>
                <w:noProof/>
                <w:webHidden/>
              </w:rPr>
              <w:fldChar w:fldCharType="begin"/>
            </w:r>
            <w:r w:rsidR="00353E47">
              <w:rPr>
                <w:noProof/>
                <w:webHidden/>
              </w:rPr>
              <w:instrText xml:space="preserve"> PAGEREF _Toc5236163 \h </w:instrText>
            </w:r>
            <w:r w:rsidR="00353E47">
              <w:rPr>
                <w:noProof/>
                <w:webHidden/>
              </w:rPr>
            </w:r>
            <w:r w:rsidR="00353E47">
              <w:rPr>
                <w:noProof/>
                <w:webHidden/>
              </w:rPr>
              <w:fldChar w:fldCharType="separate"/>
            </w:r>
            <w:r w:rsidR="00CA7A41">
              <w:rPr>
                <w:noProof/>
                <w:webHidden/>
              </w:rPr>
              <w:t>154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164" w:history="1">
            <w:r w:rsidR="00353E47" w:rsidRPr="00767D8E">
              <w:rPr>
                <w:rStyle w:val="Hyperlink"/>
                <w:noProof/>
              </w:rPr>
              <w:t>Graphics</w:t>
            </w:r>
            <w:r w:rsidR="00353E47">
              <w:rPr>
                <w:noProof/>
                <w:webHidden/>
              </w:rPr>
              <w:tab/>
            </w:r>
            <w:r w:rsidR="00353E47">
              <w:rPr>
                <w:noProof/>
                <w:webHidden/>
              </w:rPr>
              <w:fldChar w:fldCharType="begin"/>
            </w:r>
            <w:r w:rsidR="00353E47">
              <w:rPr>
                <w:noProof/>
                <w:webHidden/>
              </w:rPr>
              <w:instrText xml:space="preserve"> PAGEREF _Toc5236164 \h </w:instrText>
            </w:r>
            <w:r w:rsidR="00353E47">
              <w:rPr>
                <w:noProof/>
                <w:webHidden/>
              </w:rPr>
            </w:r>
            <w:r w:rsidR="00353E47">
              <w:rPr>
                <w:noProof/>
                <w:webHidden/>
              </w:rPr>
              <w:fldChar w:fldCharType="separate"/>
            </w:r>
            <w:r w:rsidR="00CA7A41">
              <w:rPr>
                <w:noProof/>
                <w:webHidden/>
              </w:rPr>
              <w:t>155</w:t>
            </w:r>
            <w:r w:rsidR="00353E47">
              <w:rPr>
                <w:noProof/>
                <w:webHidden/>
              </w:rPr>
              <w:fldChar w:fldCharType="end"/>
            </w:r>
          </w:hyperlink>
        </w:p>
        <w:p w:rsidR="00353E47" w:rsidRDefault="00390DC2">
          <w:pPr>
            <w:pStyle w:val="TOC2"/>
            <w:rPr>
              <w:rFonts w:eastAsiaTheme="minorEastAsia"/>
              <w:noProof/>
            </w:rPr>
          </w:pPr>
          <w:hyperlink w:anchor="_Toc5236165"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_Toc5236165 \h </w:instrText>
            </w:r>
            <w:r w:rsidR="00353E47">
              <w:rPr>
                <w:noProof/>
                <w:webHidden/>
              </w:rPr>
            </w:r>
            <w:r w:rsidR="00353E47">
              <w:rPr>
                <w:noProof/>
                <w:webHidden/>
              </w:rPr>
              <w:fldChar w:fldCharType="separate"/>
            </w:r>
            <w:r w:rsidR="00CA7A41">
              <w:rPr>
                <w:noProof/>
                <w:webHidden/>
              </w:rPr>
              <w:t>155</w:t>
            </w:r>
            <w:r w:rsidR="00353E47">
              <w:rPr>
                <w:noProof/>
                <w:webHidden/>
              </w:rPr>
              <w:fldChar w:fldCharType="end"/>
            </w:r>
          </w:hyperlink>
        </w:p>
        <w:p w:rsidR="00353E47" w:rsidRDefault="00390DC2">
          <w:pPr>
            <w:pStyle w:val="TOC3"/>
            <w:rPr>
              <w:rFonts w:eastAsiaTheme="minorEastAsia"/>
              <w:noProof/>
            </w:rPr>
          </w:pPr>
          <w:hyperlink w:anchor="_Toc5236166" w:history="1">
            <w:r w:rsidR="00353E47" w:rsidRPr="00767D8E">
              <w:rPr>
                <w:rStyle w:val="Hyperlink"/>
                <w:noProof/>
              </w:rPr>
              <w:t>The Graphics Screen and Graphics Mode</w:t>
            </w:r>
            <w:r w:rsidR="00353E47">
              <w:rPr>
                <w:noProof/>
                <w:webHidden/>
              </w:rPr>
              <w:tab/>
            </w:r>
            <w:r w:rsidR="00353E47">
              <w:rPr>
                <w:noProof/>
                <w:webHidden/>
              </w:rPr>
              <w:fldChar w:fldCharType="begin"/>
            </w:r>
            <w:r w:rsidR="00353E47">
              <w:rPr>
                <w:noProof/>
                <w:webHidden/>
              </w:rPr>
              <w:instrText xml:space="preserve"> PAGEREF _Toc5236166 \h </w:instrText>
            </w:r>
            <w:r w:rsidR="00353E47">
              <w:rPr>
                <w:noProof/>
                <w:webHidden/>
              </w:rPr>
            </w:r>
            <w:r w:rsidR="00353E47">
              <w:rPr>
                <w:noProof/>
                <w:webHidden/>
              </w:rPr>
              <w:fldChar w:fldCharType="separate"/>
            </w:r>
            <w:r w:rsidR="00CA7A41">
              <w:rPr>
                <w:noProof/>
                <w:webHidden/>
              </w:rPr>
              <w:t>155</w:t>
            </w:r>
            <w:r w:rsidR="00353E47">
              <w:rPr>
                <w:noProof/>
                <w:webHidden/>
              </w:rPr>
              <w:fldChar w:fldCharType="end"/>
            </w:r>
          </w:hyperlink>
        </w:p>
        <w:p w:rsidR="00353E47" w:rsidRDefault="00390DC2">
          <w:pPr>
            <w:pStyle w:val="TOC3"/>
            <w:rPr>
              <w:rFonts w:eastAsiaTheme="minorEastAsia"/>
              <w:noProof/>
            </w:rPr>
          </w:pPr>
          <w:hyperlink w:anchor="_Toc5236167" w:history="1">
            <w:r w:rsidR="00353E47" w:rsidRPr="00767D8E">
              <w:rPr>
                <w:rStyle w:val="Hyperlink"/>
                <w:noProof/>
              </w:rPr>
              <w:t>Display Lists</w:t>
            </w:r>
            <w:r w:rsidR="00353E47">
              <w:rPr>
                <w:noProof/>
                <w:webHidden/>
              </w:rPr>
              <w:tab/>
            </w:r>
            <w:r w:rsidR="00353E47">
              <w:rPr>
                <w:noProof/>
                <w:webHidden/>
              </w:rPr>
              <w:fldChar w:fldCharType="begin"/>
            </w:r>
            <w:r w:rsidR="00353E47">
              <w:rPr>
                <w:noProof/>
                <w:webHidden/>
              </w:rPr>
              <w:instrText xml:space="preserve"> PAGEREF _Toc5236167 \h </w:instrText>
            </w:r>
            <w:r w:rsidR="00353E47">
              <w:rPr>
                <w:noProof/>
                <w:webHidden/>
              </w:rPr>
            </w:r>
            <w:r w:rsidR="00353E47">
              <w:rPr>
                <w:noProof/>
                <w:webHidden/>
              </w:rPr>
              <w:fldChar w:fldCharType="separate"/>
            </w:r>
            <w:r w:rsidR="00CA7A41">
              <w:rPr>
                <w:noProof/>
                <w:webHidden/>
              </w:rPr>
              <w:t>155</w:t>
            </w:r>
            <w:r w:rsidR="00353E47">
              <w:rPr>
                <w:noProof/>
                <w:webHidden/>
              </w:rPr>
              <w:fldChar w:fldCharType="end"/>
            </w:r>
          </w:hyperlink>
        </w:p>
        <w:p w:rsidR="00353E47" w:rsidRDefault="00390DC2">
          <w:pPr>
            <w:pStyle w:val="TOC3"/>
            <w:rPr>
              <w:rFonts w:eastAsiaTheme="minorEastAsia"/>
              <w:noProof/>
            </w:rPr>
          </w:pPr>
          <w:hyperlink w:anchor="_Toc5236168" w:history="1">
            <w:r w:rsidR="00353E47" w:rsidRPr="00767D8E">
              <w:rPr>
                <w:rStyle w:val="Hyperlink"/>
                <w:noProof/>
              </w:rPr>
              <w:t>Drawing Coordinates</w:t>
            </w:r>
            <w:r w:rsidR="00353E47">
              <w:rPr>
                <w:noProof/>
                <w:webHidden/>
              </w:rPr>
              <w:tab/>
            </w:r>
            <w:r w:rsidR="00353E47">
              <w:rPr>
                <w:noProof/>
                <w:webHidden/>
              </w:rPr>
              <w:fldChar w:fldCharType="begin"/>
            </w:r>
            <w:r w:rsidR="00353E47">
              <w:rPr>
                <w:noProof/>
                <w:webHidden/>
              </w:rPr>
              <w:instrText xml:space="preserve"> PAGEREF _Toc5236168 \h </w:instrText>
            </w:r>
            <w:r w:rsidR="00353E47">
              <w:rPr>
                <w:noProof/>
                <w:webHidden/>
              </w:rPr>
            </w:r>
            <w:r w:rsidR="00353E47">
              <w:rPr>
                <w:noProof/>
                <w:webHidden/>
              </w:rPr>
              <w:fldChar w:fldCharType="separate"/>
            </w:r>
            <w:r w:rsidR="00CA7A41">
              <w:rPr>
                <w:noProof/>
                <w:webHidden/>
              </w:rPr>
              <w:t>156</w:t>
            </w:r>
            <w:r w:rsidR="00353E47">
              <w:rPr>
                <w:noProof/>
                <w:webHidden/>
              </w:rPr>
              <w:fldChar w:fldCharType="end"/>
            </w:r>
          </w:hyperlink>
        </w:p>
        <w:p w:rsidR="00353E47" w:rsidRDefault="00390DC2">
          <w:pPr>
            <w:pStyle w:val="TOC3"/>
            <w:rPr>
              <w:rFonts w:eastAsiaTheme="minorEastAsia"/>
              <w:noProof/>
            </w:rPr>
          </w:pPr>
          <w:hyperlink w:anchor="_Toc5236169" w:history="1">
            <w:r w:rsidR="00353E47" w:rsidRPr="00767D8E">
              <w:rPr>
                <w:rStyle w:val="Hyperlink"/>
                <w:noProof/>
              </w:rPr>
              <w:t>Drawing into Bitmaps</w:t>
            </w:r>
            <w:r w:rsidR="00353E47">
              <w:rPr>
                <w:noProof/>
                <w:webHidden/>
              </w:rPr>
              <w:tab/>
            </w:r>
            <w:r w:rsidR="00353E47">
              <w:rPr>
                <w:noProof/>
                <w:webHidden/>
              </w:rPr>
              <w:fldChar w:fldCharType="begin"/>
            </w:r>
            <w:r w:rsidR="00353E47">
              <w:rPr>
                <w:noProof/>
                <w:webHidden/>
              </w:rPr>
              <w:instrText xml:space="preserve"> PAGEREF _Toc5236169 \h </w:instrText>
            </w:r>
            <w:r w:rsidR="00353E47">
              <w:rPr>
                <w:noProof/>
                <w:webHidden/>
              </w:rPr>
            </w:r>
            <w:r w:rsidR="00353E47">
              <w:rPr>
                <w:noProof/>
                <w:webHidden/>
              </w:rPr>
              <w:fldChar w:fldCharType="separate"/>
            </w:r>
            <w:r w:rsidR="00CA7A41">
              <w:rPr>
                <w:noProof/>
                <w:webHidden/>
              </w:rPr>
              <w:t>156</w:t>
            </w:r>
            <w:r w:rsidR="00353E47">
              <w:rPr>
                <w:noProof/>
                <w:webHidden/>
              </w:rPr>
              <w:fldChar w:fldCharType="end"/>
            </w:r>
          </w:hyperlink>
        </w:p>
        <w:p w:rsidR="00353E47" w:rsidRDefault="00390DC2">
          <w:pPr>
            <w:pStyle w:val="TOC3"/>
            <w:rPr>
              <w:rFonts w:eastAsiaTheme="minorEastAsia"/>
              <w:noProof/>
            </w:rPr>
          </w:pPr>
          <w:hyperlink w:anchor="_Toc5236170" w:history="1">
            <w:r w:rsidR="00353E47" w:rsidRPr="00767D8E">
              <w:rPr>
                <w:rStyle w:val="Hyperlink"/>
                <w:noProof/>
              </w:rPr>
              <w:t>Colors</w:t>
            </w:r>
            <w:r w:rsidR="00353E47">
              <w:rPr>
                <w:noProof/>
                <w:webHidden/>
              </w:rPr>
              <w:tab/>
            </w:r>
            <w:r w:rsidR="00353E47">
              <w:rPr>
                <w:noProof/>
                <w:webHidden/>
              </w:rPr>
              <w:fldChar w:fldCharType="begin"/>
            </w:r>
            <w:r w:rsidR="00353E47">
              <w:rPr>
                <w:noProof/>
                <w:webHidden/>
              </w:rPr>
              <w:instrText xml:space="preserve"> PAGEREF _Toc5236170 \h </w:instrText>
            </w:r>
            <w:r w:rsidR="00353E47">
              <w:rPr>
                <w:noProof/>
                <w:webHidden/>
              </w:rPr>
            </w:r>
            <w:r w:rsidR="00353E47">
              <w:rPr>
                <w:noProof/>
                <w:webHidden/>
              </w:rPr>
              <w:fldChar w:fldCharType="separate"/>
            </w:r>
            <w:r w:rsidR="00CA7A41">
              <w:rPr>
                <w:noProof/>
                <w:webHidden/>
              </w:rPr>
              <w:t>156</w:t>
            </w:r>
            <w:r w:rsidR="00353E47">
              <w:rPr>
                <w:noProof/>
                <w:webHidden/>
              </w:rPr>
              <w:fldChar w:fldCharType="end"/>
            </w:r>
          </w:hyperlink>
        </w:p>
        <w:p w:rsidR="00353E47" w:rsidRDefault="00390DC2">
          <w:pPr>
            <w:pStyle w:val="TOC3"/>
            <w:rPr>
              <w:rFonts w:eastAsiaTheme="minorEastAsia"/>
              <w:noProof/>
            </w:rPr>
          </w:pPr>
          <w:hyperlink w:anchor="_Toc5236171" w:history="1">
            <w:r w:rsidR="00353E47" w:rsidRPr="00767D8E">
              <w:rPr>
                <w:rStyle w:val="Hyperlink"/>
                <w:noProof/>
              </w:rPr>
              <w:t>Paints</w:t>
            </w:r>
            <w:r w:rsidR="00353E47">
              <w:rPr>
                <w:noProof/>
                <w:webHidden/>
              </w:rPr>
              <w:tab/>
            </w:r>
            <w:r w:rsidR="00353E47">
              <w:rPr>
                <w:noProof/>
                <w:webHidden/>
              </w:rPr>
              <w:fldChar w:fldCharType="begin"/>
            </w:r>
            <w:r w:rsidR="00353E47">
              <w:rPr>
                <w:noProof/>
                <w:webHidden/>
              </w:rPr>
              <w:instrText xml:space="preserve"> PAGEREF _Toc5236171 \h </w:instrText>
            </w:r>
            <w:r w:rsidR="00353E47">
              <w:rPr>
                <w:noProof/>
                <w:webHidden/>
              </w:rPr>
            </w:r>
            <w:r w:rsidR="00353E47">
              <w:rPr>
                <w:noProof/>
                <w:webHidden/>
              </w:rPr>
              <w:fldChar w:fldCharType="separate"/>
            </w:r>
            <w:r w:rsidR="00CA7A41">
              <w:rPr>
                <w:noProof/>
                <w:webHidden/>
              </w:rPr>
              <w:t>157</w:t>
            </w:r>
            <w:r w:rsidR="00353E47">
              <w:rPr>
                <w:noProof/>
                <w:webHidden/>
              </w:rPr>
              <w:fldChar w:fldCharType="end"/>
            </w:r>
          </w:hyperlink>
        </w:p>
        <w:p w:rsidR="00353E47" w:rsidRDefault="00390DC2">
          <w:pPr>
            <w:pStyle w:val="TOC3"/>
            <w:rPr>
              <w:rFonts w:eastAsiaTheme="minorEastAsia"/>
              <w:noProof/>
            </w:rPr>
          </w:pPr>
          <w:hyperlink w:anchor="_Toc5236172" w:history="1">
            <w:r w:rsidR="00353E47" w:rsidRPr="00767D8E">
              <w:rPr>
                <w:rStyle w:val="Hyperlink"/>
                <w:noProof/>
              </w:rPr>
              <w:t>Style</w:t>
            </w:r>
            <w:r w:rsidR="00353E47">
              <w:rPr>
                <w:noProof/>
                <w:webHidden/>
              </w:rPr>
              <w:tab/>
            </w:r>
            <w:r w:rsidR="00353E47">
              <w:rPr>
                <w:noProof/>
                <w:webHidden/>
              </w:rPr>
              <w:fldChar w:fldCharType="begin"/>
            </w:r>
            <w:r w:rsidR="00353E47">
              <w:rPr>
                <w:noProof/>
                <w:webHidden/>
              </w:rPr>
              <w:instrText xml:space="preserve"> PAGEREF _Toc5236172 \h </w:instrText>
            </w:r>
            <w:r w:rsidR="00353E47">
              <w:rPr>
                <w:noProof/>
                <w:webHidden/>
              </w:rPr>
            </w:r>
            <w:r w:rsidR="00353E47">
              <w:rPr>
                <w:noProof/>
                <w:webHidden/>
              </w:rPr>
              <w:fldChar w:fldCharType="separate"/>
            </w:r>
            <w:r w:rsidR="00CA7A41">
              <w:rPr>
                <w:noProof/>
                <w:webHidden/>
              </w:rPr>
              <w:t>158</w:t>
            </w:r>
            <w:r w:rsidR="00353E47">
              <w:rPr>
                <w:noProof/>
                <w:webHidden/>
              </w:rPr>
              <w:fldChar w:fldCharType="end"/>
            </w:r>
          </w:hyperlink>
        </w:p>
        <w:p w:rsidR="00353E47" w:rsidRDefault="00390DC2">
          <w:pPr>
            <w:pStyle w:val="TOC3"/>
            <w:rPr>
              <w:rFonts w:eastAsiaTheme="minorEastAsia"/>
              <w:noProof/>
            </w:rPr>
          </w:pPr>
          <w:hyperlink w:anchor="_Toc5236173" w:history="1">
            <w:r w:rsidR="00353E47" w:rsidRPr="00767D8E">
              <w:rPr>
                <w:rStyle w:val="Hyperlink"/>
                <w:noProof/>
              </w:rPr>
              <w:t>Hardware-accelerated Graphics</w:t>
            </w:r>
            <w:r w:rsidR="00353E47">
              <w:rPr>
                <w:noProof/>
                <w:webHidden/>
              </w:rPr>
              <w:tab/>
            </w:r>
            <w:r w:rsidR="00353E47">
              <w:rPr>
                <w:noProof/>
                <w:webHidden/>
              </w:rPr>
              <w:fldChar w:fldCharType="begin"/>
            </w:r>
            <w:r w:rsidR="00353E47">
              <w:rPr>
                <w:noProof/>
                <w:webHidden/>
              </w:rPr>
              <w:instrText xml:space="preserve"> PAGEREF _Toc5236173 \h </w:instrText>
            </w:r>
            <w:r w:rsidR="00353E47">
              <w:rPr>
                <w:noProof/>
                <w:webHidden/>
              </w:rPr>
            </w:r>
            <w:r w:rsidR="00353E47">
              <w:rPr>
                <w:noProof/>
                <w:webHidden/>
              </w:rPr>
              <w:fldChar w:fldCharType="separate"/>
            </w:r>
            <w:r w:rsidR="00CA7A41">
              <w:rPr>
                <w:noProof/>
                <w:webHidden/>
              </w:rPr>
              <w:t>159</w:t>
            </w:r>
            <w:r w:rsidR="00353E47">
              <w:rPr>
                <w:noProof/>
                <w:webHidden/>
              </w:rPr>
              <w:fldChar w:fldCharType="end"/>
            </w:r>
          </w:hyperlink>
        </w:p>
        <w:p w:rsidR="00353E47" w:rsidRDefault="00390DC2">
          <w:pPr>
            <w:pStyle w:val="TOC2"/>
            <w:rPr>
              <w:rFonts w:eastAsiaTheme="minorEastAsia"/>
              <w:noProof/>
            </w:rPr>
          </w:pPr>
          <w:hyperlink w:anchor="_Toc5236174" w:history="1">
            <w:r w:rsidR="00353E47" w:rsidRPr="00767D8E">
              <w:rPr>
                <w:rStyle w:val="Hyperlink"/>
                <w:noProof/>
              </w:rPr>
              <w:t>Graphics Setup Commands</w:t>
            </w:r>
            <w:r w:rsidR="00353E47">
              <w:rPr>
                <w:noProof/>
                <w:webHidden/>
              </w:rPr>
              <w:tab/>
            </w:r>
            <w:r w:rsidR="00353E47">
              <w:rPr>
                <w:noProof/>
                <w:webHidden/>
              </w:rPr>
              <w:fldChar w:fldCharType="begin"/>
            </w:r>
            <w:r w:rsidR="00353E47">
              <w:rPr>
                <w:noProof/>
                <w:webHidden/>
              </w:rPr>
              <w:instrText xml:space="preserve"> PAGEREF _Toc5236174 \h </w:instrText>
            </w:r>
            <w:r w:rsidR="00353E47">
              <w:rPr>
                <w:noProof/>
                <w:webHidden/>
              </w:rPr>
            </w:r>
            <w:r w:rsidR="00353E47">
              <w:rPr>
                <w:noProof/>
                <w:webHidden/>
              </w:rPr>
              <w:fldChar w:fldCharType="separate"/>
            </w:r>
            <w:r w:rsidR="00CA7A41">
              <w:rPr>
                <w:noProof/>
                <w:webHidden/>
              </w:rPr>
              <w:t>159</w:t>
            </w:r>
            <w:r w:rsidR="00353E47">
              <w:rPr>
                <w:noProof/>
                <w:webHidden/>
              </w:rPr>
              <w:fldChar w:fldCharType="end"/>
            </w:r>
          </w:hyperlink>
        </w:p>
        <w:p w:rsidR="00353E47" w:rsidRDefault="00390DC2">
          <w:pPr>
            <w:pStyle w:val="TOC3"/>
            <w:rPr>
              <w:rFonts w:eastAsiaTheme="minorEastAsia"/>
              <w:noProof/>
            </w:rPr>
          </w:pPr>
          <w:hyperlink w:anchor="_Toc5236175" w:history="1">
            <w:r w:rsidR="00353E47" w:rsidRPr="00767D8E">
              <w:rPr>
                <w:rStyle w:val="Hyperlink"/>
                <w:noProof/>
              </w:rPr>
              <w:t>Gr.open {{alpha}{, red}{, green}{, blue}{, &lt;ShowStatusBar_lexp&gt;}{, &lt;Orientation_nexp&gt;}}</w:t>
            </w:r>
            <w:r w:rsidR="00353E47">
              <w:rPr>
                <w:noProof/>
                <w:webHidden/>
              </w:rPr>
              <w:tab/>
            </w:r>
            <w:r w:rsidR="00353E47">
              <w:rPr>
                <w:noProof/>
                <w:webHidden/>
              </w:rPr>
              <w:fldChar w:fldCharType="begin"/>
            </w:r>
            <w:r w:rsidR="00353E47">
              <w:rPr>
                <w:noProof/>
                <w:webHidden/>
              </w:rPr>
              <w:instrText xml:space="preserve"> PAGEREF _Toc5236175 \h </w:instrText>
            </w:r>
            <w:r w:rsidR="00353E47">
              <w:rPr>
                <w:noProof/>
                <w:webHidden/>
              </w:rPr>
            </w:r>
            <w:r w:rsidR="00353E47">
              <w:rPr>
                <w:noProof/>
                <w:webHidden/>
              </w:rPr>
              <w:fldChar w:fldCharType="separate"/>
            </w:r>
            <w:r w:rsidR="00CA7A41">
              <w:rPr>
                <w:noProof/>
                <w:webHidden/>
              </w:rPr>
              <w:t>159</w:t>
            </w:r>
            <w:r w:rsidR="00353E47">
              <w:rPr>
                <w:noProof/>
                <w:webHidden/>
              </w:rPr>
              <w:fldChar w:fldCharType="end"/>
            </w:r>
          </w:hyperlink>
        </w:p>
        <w:p w:rsidR="00353E47" w:rsidRDefault="00390DC2">
          <w:pPr>
            <w:pStyle w:val="TOC3"/>
            <w:rPr>
              <w:rFonts w:eastAsiaTheme="minorEastAsia"/>
              <w:noProof/>
            </w:rPr>
          </w:pPr>
          <w:hyperlink w:anchor="_Toc5236176" w:history="1">
            <w:r w:rsidR="00353E47" w:rsidRPr="00767D8E">
              <w:rPr>
                <w:rStyle w:val="Hyperlink"/>
                <w:noProof/>
              </w:rPr>
              <w:t>Gr.color {{alpha}{, red}{, green}{, blue}{, style}{, paint}}</w:t>
            </w:r>
            <w:r w:rsidR="00353E47">
              <w:rPr>
                <w:noProof/>
                <w:webHidden/>
              </w:rPr>
              <w:tab/>
            </w:r>
            <w:r w:rsidR="00353E47">
              <w:rPr>
                <w:noProof/>
                <w:webHidden/>
              </w:rPr>
              <w:fldChar w:fldCharType="begin"/>
            </w:r>
            <w:r w:rsidR="00353E47">
              <w:rPr>
                <w:noProof/>
                <w:webHidden/>
              </w:rPr>
              <w:instrText xml:space="preserve"> PAGEREF _Toc5236176 \h </w:instrText>
            </w:r>
            <w:r w:rsidR="00353E47">
              <w:rPr>
                <w:noProof/>
                <w:webHidden/>
              </w:rPr>
            </w:r>
            <w:r w:rsidR="00353E47">
              <w:rPr>
                <w:noProof/>
                <w:webHidden/>
              </w:rPr>
              <w:fldChar w:fldCharType="separate"/>
            </w:r>
            <w:r w:rsidR="00CA7A41">
              <w:rPr>
                <w:noProof/>
                <w:webHidden/>
              </w:rPr>
              <w:t>159</w:t>
            </w:r>
            <w:r w:rsidR="00353E47">
              <w:rPr>
                <w:noProof/>
                <w:webHidden/>
              </w:rPr>
              <w:fldChar w:fldCharType="end"/>
            </w:r>
          </w:hyperlink>
        </w:p>
        <w:p w:rsidR="00353E47" w:rsidRDefault="00390DC2">
          <w:pPr>
            <w:pStyle w:val="TOC3"/>
            <w:rPr>
              <w:rFonts w:eastAsiaTheme="minorEastAsia"/>
              <w:noProof/>
            </w:rPr>
          </w:pPr>
          <w:hyperlink w:anchor="_Toc5236177" w:history="1">
            <w:r w:rsidR="00353E47" w:rsidRPr="00767D8E">
              <w:rPr>
                <w:rStyle w:val="Hyperlink"/>
                <w:noProof/>
              </w:rPr>
              <w:t>Gr.set.antialias {{&lt;lexp&gt;}{,&lt;paint_nexp&gt;}}</w:t>
            </w:r>
            <w:r w:rsidR="00353E47">
              <w:rPr>
                <w:noProof/>
                <w:webHidden/>
              </w:rPr>
              <w:tab/>
            </w:r>
            <w:r w:rsidR="00353E47">
              <w:rPr>
                <w:noProof/>
                <w:webHidden/>
              </w:rPr>
              <w:fldChar w:fldCharType="begin"/>
            </w:r>
            <w:r w:rsidR="00353E47">
              <w:rPr>
                <w:noProof/>
                <w:webHidden/>
              </w:rPr>
              <w:instrText xml:space="preserve"> PAGEREF _Toc5236177 \h </w:instrText>
            </w:r>
            <w:r w:rsidR="00353E47">
              <w:rPr>
                <w:noProof/>
                <w:webHidden/>
              </w:rPr>
            </w:r>
            <w:r w:rsidR="00353E47">
              <w:rPr>
                <w:noProof/>
                <w:webHidden/>
              </w:rPr>
              <w:fldChar w:fldCharType="separate"/>
            </w:r>
            <w:r w:rsidR="00CA7A41">
              <w:rPr>
                <w:noProof/>
                <w:webHidden/>
              </w:rPr>
              <w:t>161</w:t>
            </w:r>
            <w:r w:rsidR="00353E47">
              <w:rPr>
                <w:noProof/>
                <w:webHidden/>
              </w:rPr>
              <w:fldChar w:fldCharType="end"/>
            </w:r>
          </w:hyperlink>
        </w:p>
        <w:p w:rsidR="00353E47" w:rsidRDefault="00390DC2">
          <w:pPr>
            <w:pStyle w:val="TOC3"/>
            <w:rPr>
              <w:rFonts w:eastAsiaTheme="minorEastAsia"/>
              <w:noProof/>
            </w:rPr>
          </w:pPr>
          <w:hyperlink w:anchor="_Toc5236178" w:history="1">
            <w:r w:rsidR="00353E47" w:rsidRPr="00767D8E">
              <w:rPr>
                <w:rStyle w:val="Hyperlink"/>
                <w:noProof/>
              </w:rPr>
              <w:t>Gr.set.stroke {{&lt;nexp&gt;}{,&lt;paint_nexp&gt;}}</w:t>
            </w:r>
            <w:r w:rsidR="00353E47">
              <w:rPr>
                <w:noProof/>
                <w:webHidden/>
              </w:rPr>
              <w:tab/>
            </w:r>
            <w:r w:rsidR="00353E47">
              <w:rPr>
                <w:noProof/>
                <w:webHidden/>
              </w:rPr>
              <w:fldChar w:fldCharType="begin"/>
            </w:r>
            <w:r w:rsidR="00353E47">
              <w:rPr>
                <w:noProof/>
                <w:webHidden/>
              </w:rPr>
              <w:instrText xml:space="preserve"> PAGEREF _Toc5236178 \h </w:instrText>
            </w:r>
            <w:r w:rsidR="00353E47">
              <w:rPr>
                <w:noProof/>
                <w:webHidden/>
              </w:rPr>
            </w:r>
            <w:r w:rsidR="00353E47">
              <w:rPr>
                <w:noProof/>
                <w:webHidden/>
              </w:rPr>
              <w:fldChar w:fldCharType="separate"/>
            </w:r>
            <w:r w:rsidR="00CA7A41">
              <w:rPr>
                <w:noProof/>
                <w:webHidden/>
              </w:rPr>
              <w:t>161</w:t>
            </w:r>
            <w:r w:rsidR="00353E47">
              <w:rPr>
                <w:noProof/>
                <w:webHidden/>
              </w:rPr>
              <w:fldChar w:fldCharType="end"/>
            </w:r>
          </w:hyperlink>
        </w:p>
        <w:p w:rsidR="00353E47" w:rsidRDefault="00390DC2">
          <w:pPr>
            <w:pStyle w:val="TOC3"/>
            <w:rPr>
              <w:rFonts w:eastAsiaTheme="minorEastAsia"/>
              <w:noProof/>
            </w:rPr>
          </w:pPr>
          <w:hyperlink w:anchor="_Toc5236179" w:history="1">
            <w:r w:rsidR="00353E47" w:rsidRPr="00767D8E">
              <w:rPr>
                <w:rStyle w:val="Hyperlink"/>
                <w:noProof/>
              </w:rPr>
              <w:t>Gr.orientation &lt;nexp&gt;</w:t>
            </w:r>
            <w:r w:rsidR="00353E47">
              <w:rPr>
                <w:noProof/>
                <w:webHidden/>
              </w:rPr>
              <w:tab/>
            </w:r>
            <w:r w:rsidR="00353E47">
              <w:rPr>
                <w:noProof/>
                <w:webHidden/>
              </w:rPr>
              <w:fldChar w:fldCharType="begin"/>
            </w:r>
            <w:r w:rsidR="00353E47">
              <w:rPr>
                <w:noProof/>
                <w:webHidden/>
              </w:rPr>
              <w:instrText xml:space="preserve"> PAGEREF _Toc5236179 \h </w:instrText>
            </w:r>
            <w:r w:rsidR="00353E47">
              <w:rPr>
                <w:noProof/>
                <w:webHidden/>
              </w:rPr>
            </w:r>
            <w:r w:rsidR="00353E47">
              <w:rPr>
                <w:noProof/>
                <w:webHidden/>
              </w:rPr>
              <w:fldChar w:fldCharType="separate"/>
            </w:r>
            <w:r w:rsidR="00CA7A41">
              <w:rPr>
                <w:noProof/>
                <w:webHidden/>
              </w:rPr>
              <w:t>161</w:t>
            </w:r>
            <w:r w:rsidR="00353E47">
              <w:rPr>
                <w:noProof/>
                <w:webHidden/>
              </w:rPr>
              <w:fldChar w:fldCharType="end"/>
            </w:r>
          </w:hyperlink>
        </w:p>
        <w:p w:rsidR="00353E47" w:rsidRDefault="00390DC2">
          <w:pPr>
            <w:pStyle w:val="TOC3"/>
            <w:rPr>
              <w:rFonts w:eastAsiaTheme="minorEastAsia"/>
              <w:noProof/>
            </w:rPr>
          </w:pPr>
          <w:hyperlink w:anchor="_Toc5236180" w:history="1">
            <w:r w:rsidR="00353E47" w:rsidRPr="00767D8E">
              <w:rPr>
                <w:rStyle w:val="Hyperlink"/>
                <w:noProof/>
              </w:rPr>
              <w:t>Gr.statusbar {&lt;height_nvar&gt;} {, showing_lvar}</w:t>
            </w:r>
            <w:r w:rsidR="00353E47">
              <w:rPr>
                <w:noProof/>
                <w:webHidden/>
              </w:rPr>
              <w:tab/>
            </w:r>
            <w:r w:rsidR="00353E47">
              <w:rPr>
                <w:noProof/>
                <w:webHidden/>
              </w:rPr>
              <w:fldChar w:fldCharType="begin"/>
            </w:r>
            <w:r w:rsidR="00353E47">
              <w:rPr>
                <w:noProof/>
                <w:webHidden/>
              </w:rPr>
              <w:instrText xml:space="preserve"> PAGEREF _Toc5236180 \h </w:instrText>
            </w:r>
            <w:r w:rsidR="00353E47">
              <w:rPr>
                <w:noProof/>
                <w:webHidden/>
              </w:rPr>
            </w:r>
            <w:r w:rsidR="00353E47">
              <w:rPr>
                <w:noProof/>
                <w:webHidden/>
              </w:rPr>
              <w:fldChar w:fldCharType="separate"/>
            </w:r>
            <w:r w:rsidR="00CA7A41">
              <w:rPr>
                <w:noProof/>
                <w:webHidden/>
              </w:rPr>
              <w:t>161</w:t>
            </w:r>
            <w:r w:rsidR="00353E47">
              <w:rPr>
                <w:noProof/>
                <w:webHidden/>
              </w:rPr>
              <w:fldChar w:fldCharType="end"/>
            </w:r>
          </w:hyperlink>
        </w:p>
        <w:p w:rsidR="00353E47" w:rsidRDefault="00390DC2">
          <w:pPr>
            <w:pStyle w:val="TOC3"/>
            <w:rPr>
              <w:rFonts w:eastAsiaTheme="minorEastAsia"/>
              <w:noProof/>
            </w:rPr>
          </w:pPr>
          <w:hyperlink w:anchor="_Toc5236181" w:history="1">
            <w:r w:rsidR="00353E47" w:rsidRPr="00767D8E">
              <w:rPr>
                <w:rStyle w:val="Hyperlink"/>
                <w:noProof/>
              </w:rPr>
              <w:t>Gr.statusbar.show &lt;nexp&gt;</w:t>
            </w:r>
            <w:r w:rsidR="00353E47">
              <w:rPr>
                <w:noProof/>
                <w:webHidden/>
              </w:rPr>
              <w:tab/>
            </w:r>
            <w:r w:rsidR="00353E47">
              <w:rPr>
                <w:noProof/>
                <w:webHidden/>
              </w:rPr>
              <w:fldChar w:fldCharType="begin"/>
            </w:r>
            <w:r w:rsidR="00353E47">
              <w:rPr>
                <w:noProof/>
                <w:webHidden/>
              </w:rPr>
              <w:instrText xml:space="preserve"> PAGEREF _Toc5236181 \h </w:instrText>
            </w:r>
            <w:r w:rsidR="00353E47">
              <w:rPr>
                <w:noProof/>
                <w:webHidden/>
              </w:rPr>
            </w:r>
            <w:r w:rsidR="00353E47">
              <w:rPr>
                <w:noProof/>
                <w:webHidden/>
              </w:rPr>
              <w:fldChar w:fldCharType="separate"/>
            </w:r>
            <w:r w:rsidR="00CA7A41">
              <w:rPr>
                <w:noProof/>
                <w:webHidden/>
              </w:rPr>
              <w:t>162</w:t>
            </w:r>
            <w:r w:rsidR="00353E47">
              <w:rPr>
                <w:noProof/>
                <w:webHidden/>
              </w:rPr>
              <w:fldChar w:fldCharType="end"/>
            </w:r>
          </w:hyperlink>
        </w:p>
        <w:p w:rsidR="00353E47" w:rsidRDefault="00390DC2">
          <w:pPr>
            <w:pStyle w:val="TOC3"/>
            <w:rPr>
              <w:rFonts w:eastAsiaTheme="minorEastAsia"/>
              <w:noProof/>
            </w:rPr>
          </w:pPr>
          <w:hyperlink w:anchor="_Toc5236182" w:history="1">
            <w:r w:rsidR="00353E47" w:rsidRPr="00767D8E">
              <w:rPr>
                <w:rStyle w:val="Hyperlink"/>
                <w:noProof/>
              </w:rPr>
              <w:t>Gr.render</w:t>
            </w:r>
            <w:r w:rsidR="00353E47">
              <w:rPr>
                <w:noProof/>
                <w:webHidden/>
              </w:rPr>
              <w:tab/>
            </w:r>
            <w:r w:rsidR="00353E47">
              <w:rPr>
                <w:noProof/>
                <w:webHidden/>
              </w:rPr>
              <w:fldChar w:fldCharType="begin"/>
            </w:r>
            <w:r w:rsidR="00353E47">
              <w:rPr>
                <w:noProof/>
                <w:webHidden/>
              </w:rPr>
              <w:instrText xml:space="preserve"> PAGEREF _Toc5236182 \h </w:instrText>
            </w:r>
            <w:r w:rsidR="00353E47">
              <w:rPr>
                <w:noProof/>
                <w:webHidden/>
              </w:rPr>
            </w:r>
            <w:r w:rsidR="00353E47">
              <w:rPr>
                <w:noProof/>
                <w:webHidden/>
              </w:rPr>
              <w:fldChar w:fldCharType="separate"/>
            </w:r>
            <w:r w:rsidR="00CA7A41">
              <w:rPr>
                <w:noProof/>
                <w:webHidden/>
              </w:rPr>
              <w:t>162</w:t>
            </w:r>
            <w:r w:rsidR="00353E47">
              <w:rPr>
                <w:noProof/>
                <w:webHidden/>
              </w:rPr>
              <w:fldChar w:fldCharType="end"/>
            </w:r>
          </w:hyperlink>
        </w:p>
        <w:p w:rsidR="00353E47" w:rsidRDefault="00390DC2">
          <w:pPr>
            <w:pStyle w:val="TOC3"/>
            <w:rPr>
              <w:rFonts w:eastAsiaTheme="minorEastAsia"/>
              <w:noProof/>
            </w:rPr>
          </w:pPr>
          <w:hyperlink w:anchor="_Toc5236183" w:history="1">
            <w:r w:rsidR="00353E47" w:rsidRPr="00767D8E">
              <w:rPr>
                <w:rStyle w:val="Hyperlink"/>
                <w:noProof/>
              </w:rPr>
              <w:t>Gr.screen width, height{, density }</w:t>
            </w:r>
            <w:r w:rsidR="00353E47">
              <w:rPr>
                <w:noProof/>
                <w:webHidden/>
              </w:rPr>
              <w:tab/>
            </w:r>
            <w:r w:rsidR="00353E47">
              <w:rPr>
                <w:noProof/>
                <w:webHidden/>
              </w:rPr>
              <w:fldChar w:fldCharType="begin"/>
            </w:r>
            <w:r w:rsidR="00353E47">
              <w:rPr>
                <w:noProof/>
                <w:webHidden/>
              </w:rPr>
              <w:instrText xml:space="preserve"> PAGEREF _Toc5236183 \h </w:instrText>
            </w:r>
            <w:r w:rsidR="00353E47">
              <w:rPr>
                <w:noProof/>
                <w:webHidden/>
              </w:rPr>
            </w:r>
            <w:r w:rsidR="00353E47">
              <w:rPr>
                <w:noProof/>
                <w:webHidden/>
              </w:rPr>
              <w:fldChar w:fldCharType="separate"/>
            </w:r>
            <w:r w:rsidR="00CA7A41">
              <w:rPr>
                <w:noProof/>
                <w:webHidden/>
              </w:rPr>
              <w:t>162</w:t>
            </w:r>
            <w:r w:rsidR="00353E47">
              <w:rPr>
                <w:noProof/>
                <w:webHidden/>
              </w:rPr>
              <w:fldChar w:fldCharType="end"/>
            </w:r>
          </w:hyperlink>
        </w:p>
        <w:p w:rsidR="00353E47" w:rsidRDefault="00390DC2">
          <w:pPr>
            <w:pStyle w:val="TOC3"/>
            <w:rPr>
              <w:rFonts w:eastAsiaTheme="minorEastAsia"/>
              <w:noProof/>
            </w:rPr>
          </w:pPr>
          <w:hyperlink w:anchor="_Toc5236184" w:history="1">
            <w:r w:rsidR="00353E47" w:rsidRPr="00767D8E">
              <w:rPr>
                <w:rStyle w:val="Hyperlink"/>
                <w:noProof/>
              </w:rPr>
              <w:t>Gr.scale x_factor, y_factor</w:t>
            </w:r>
            <w:r w:rsidR="00353E47">
              <w:rPr>
                <w:noProof/>
                <w:webHidden/>
              </w:rPr>
              <w:tab/>
            </w:r>
            <w:r w:rsidR="00353E47">
              <w:rPr>
                <w:noProof/>
                <w:webHidden/>
              </w:rPr>
              <w:fldChar w:fldCharType="begin"/>
            </w:r>
            <w:r w:rsidR="00353E47">
              <w:rPr>
                <w:noProof/>
                <w:webHidden/>
              </w:rPr>
              <w:instrText xml:space="preserve"> PAGEREF _Toc5236184 \h </w:instrText>
            </w:r>
            <w:r w:rsidR="00353E47">
              <w:rPr>
                <w:noProof/>
                <w:webHidden/>
              </w:rPr>
            </w:r>
            <w:r w:rsidR="00353E47">
              <w:rPr>
                <w:noProof/>
                <w:webHidden/>
              </w:rPr>
              <w:fldChar w:fldCharType="separate"/>
            </w:r>
            <w:r w:rsidR="00CA7A41">
              <w:rPr>
                <w:noProof/>
                <w:webHidden/>
              </w:rPr>
              <w:t>162</w:t>
            </w:r>
            <w:r w:rsidR="00353E47">
              <w:rPr>
                <w:noProof/>
                <w:webHidden/>
              </w:rPr>
              <w:fldChar w:fldCharType="end"/>
            </w:r>
          </w:hyperlink>
        </w:p>
        <w:p w:rsidR="00353E47" w:rsidRDefault="00390DC2">
          <w:pPr>
            <w:pStyle w:val="TOC3"/>
            <w:rPr>
              <w:rFonts w:eastAsiaTheme="minorEastAsia"/>
              <w:noProof/>
            </w:rPr>
          </w:pPr>
          <w:hyperlink w:anchor="_Toc5236185" w:history="1">
            <w:r w:rsidR="00353E47" w:rsidRPr="00767D8E">
              <w:rPr>
                <w:rStyle w:val="Hyperlink"/>
                <w:noProof/>
              </w:rPr>
              <w:t>Gr.cls</w:t>
            </w:r>
            <w:r w:rsidR="00353E47">
              <w:rPr>
                <w:noProof/>
                <w:webHidden/>
              </w:rPr>
              <w:tab/>
            </w:r>
            <w:r w:rsidR="00353E47">
              <w:rPr>
                <w:noProof/>
                <w:webHidden/>
              </w:rPr>
              <w:fldChar w:fldCharType="begin"/>
            </w:r>
            <w:r w:rsidR="00353E47">
              <w:rPr>
                <w:noProof/>
                <w:webHidden/>
              </w:rPr>
              <w:instrText xml:space="preserve"> PAGEREF _Toc5236185 \h </w:instrText>
            </w:r>
            <w:r w:rsidR="00353E47">
              <w:rPr>
                <w:noProof/>
                <w:webHidden/>
              </w:rPr>
            </w:r>
            <w:r w:rsidR="00353E47">
              <w:rPr>
                <w:noProof/>
                <w:webHidden/>
              </w:rPr>
              <w:fldChar w:fldCharType="separate"/>
            </w:r>
            <w:r w:rsidR="00CA7A41">
              <w:rPr>
                <w:noProof/>
                <w:webHidden/>
              </w:rPr>
              <w:t>163</w:t>
            </w:r>
            <w:r w:rsidR="00353E47">
              <w:rPr>
                <w:noProof/>
                <w:webHidden/>
              </w:rPr>
              <w:fldChar w:fldCharType="end"/>
            </w:r>
          </w:hyperlink>
        </w:p>
        <w:p w:rsidR="00353E47" w:rsidRDefault="00390DC2">
          <w:pPr>
            <w:pStyle w:val="TOC3"/>
            <w:rPr>
              <w:rFonts w:eastAsiaTheme="minorEastAsia"/>
              <w:noProof/>
            </w:rPr>
          </w:pPr>
          <w:hyperlink w:anchor="_Toc5236186" w:history="1">
            <w:r w:rsidR="00353E47" w:rsidRPr="00767D8E">
              <w:rPr>
                <w:rStyle w:val="Hyperlink"/>
                <w:noProof/>
              </w:rPr>
              <w:t>Gr.close</w:t>
            </w:r>
            <w:r w:rsidR="00353E47">
              <w:rPr>
                <w:noProof/>
                <w:webHidden/>
              </w:rPr>
              <w:tab/>
            </w:r>
            <w:r w:rsidR="00353E47">
              <w:rPr>
                <w:noProof/>
                <w:webHidden/>
              </w:rPr>
              <w:fldChar w:fldCharType="begin"/>
            </w:r>
            <w:r w:rsidR="00353E47">
              <w:rPr>
                <w:noProof/>
                <w:webHidden/>
              </w:rPr>
              <w:instrText xml:space="preserve"> PAGEREF _Toc5236186 \h </w:instrText>
            </w:r>
            <w:r w:rsidR="00353E47">
              <w:rPr>
                <w:noProof/>
                <w:webHidden/>
              </w:rPr>
            </w:r>
            <w:r w:rsidR="00353E47">
              <w:rPr>
                <w:noProof/>
                <w:webHidden/>
              </w:rPr>
              <w:fldChar w:fldCharType="separate"/>
            </w:r>
            <w:r w:rsidR="00CA7A41">
              <w:rPr>
                <w:noProof/>
                <w:webHidden/>
              </w:rPr>
              <w:t>163</w:t>
            </w:r>
            <w:r w:rsidR="00353E47">
              <w:rPr>
                <w:noProof/>
                <w:webHidden/>
              </w:rPr>
              <w:fldChar w:fldCharType="end"/>
            </w:r>
          </w:hyperlink>
        </w:p>
        <w:p w:rsidR="00353E47" w:rsidRDefault="00390DC2">
          <w:pPr>
            <w:pStyle w:val="TOC3"/>
            <w:rPr>
              <w:rFonts w:eastAsiaTheme="minorEastAsia"/>
              <w:noProof/>
            </w:rPr>
          </w:pPr>
          <w:hyperlink w:anchor="_Toc5236187" w:history="1">
            <w:r w:rsidR="00353E47" w:rsidRPr="00767D8E">
              <w:rPr>
                <w:rStyle w:val="Hyperlink"/>
                <w:noProof/>
              </w:rPr>
              <w:t>Gr.front flag</w:t>
            </w:r>
            <w:r w:rsidR="00353E47">
              <w:rPr>
                <w:noProof/>
                <w:webHidden/>
              </w:rPr>
              <w:tab/>
            </w:r>
            <w:r w:rsidR="00353E47">
              <w:rPr>
                <w:noProof/>
                <w:webHidden/>
              </w:rPr>
              <w:fldChar w:fldCharType="begin"/>
            </w:r>
            <w:r w:rsidR="00353E47">
              <w:rPr>
                <w:noProof/>
                <w:webHidden/>
              </w:rPr>
              <w:instrText xml:space="preserve"> PAGEREF _Toc5236187 \h </w:instrText>
            </w:r>
            <w:r w:rsidR="00353E47">
              <w:rPr>
                <w:noProof/>
                <w:webHidden/>
              </w:rPr>
            </w:r>
            <w:r w:rsidR="00353E47">
              <w:rPr>
                <w:noProof/>
                <w:webHidden/>
              </w:rPr>
              <w:fldChar w:fldCharType="separate"/>
            </w:r>
            <w:r w:rsidR="00CA7A41">
              <w:rPr>
                <w:noProof/>
                <w:webHidden/>
              </w:rPr>
              <w:t>163</w:t>
            </w:r>
            <w:r w:rsidR="00353E47">
              <w:rPr>
                <w:noProof/>
                <w:webHidden/>
              </w:rPr>
              <w:fldChar w:fldCharType="end"/>
            </w:r>
          </w:hyperlink>
        </w:p>
        <w:p w:rsidR="00353E47" w:rsidRDefault="00390DC2">
          <w:pPr>
            <w:pStyle w:val="TOC3"/>
            <w:rPr>
              <w:rFonts w:eastAsiaTheme="minorEastAsia"/>
              <w:noProof/>
            </w:rPr>
          </w:pPr>
          <w:hyperlink w:anchor="_Toc5236188" w:history="1">
            <w:r w:rsidR="00353E47" w:rsidRPr="00767D8E">
              <w:rPr>
                <w:rStyle w:val="Hyperlink"/>
                <w:noProof/>
              </w:rPr>
              <w:t>Gr.brightness &lt;nexp&gt;</w:t>
            </w:r>
            <w:r w:rsidR="00353E47">
              <w:rPr>
                <w:noProof/>
                <w:webHidden/>
              </w:rPr>
              <w:tab/>
            </w:r>
            <w:r w:rsidR="00353E47">
              <w:rPr>
                <w:noProof/>
                <w:webHidden/>
              </w:rPr>
              <w:fldChar w:fldCharType="begin"/>
            </w:r>
            <w:r w:rsidR="00353E47">
              <w:rPr>
                <w:noProof/>
                <w:webHidden/>
              </w:rPr>
              <w:instrText xml:space="preserve"> PAGEREF _Toc5236188 \h </w:instrText>
            </w:r>
            <w:r w:rsidR="00353E47">
              <w:rPr>
                <w:noProof/>
                <w:webHidden/>
              </w:rPr>
            </w:r>
            <w:r w:rsidR="00353E47">
              <w:rPr>
                <w:noProof/>
                <w:webHidden/>
              </w:rPr>
              <w:fldChar w:fldCharType="separate"/>
            </w:r>
            <w:r w:rsidR="00CA7A41">
              <w:rPr>
                <w:noProof/>
                <w:webHidden/>
              </w:rPr>
              <w:t>163</w:t>
            </w:r>
            <w:r w:rsidR="00353E47">
              <w:rPr>
                <w:noProof/>
                <w:webHidden/>
              </w:rPr>
              <w:fldChar w:fldCharType="end"/>
            </w:r>
          </w:hyperlink>
        </w:p>
        <w:p w:rsidR="00353E47" w:rsidRDefault="00390DC2">
          <w:pPr>
            <w:pStyle w:val="TOC2"/>
            <w:rPr>
              <w:rFonts w:eastAsiaTheme="minorEastAsia"/>
              <w:noProof/>
            </w:rPr>
          </w:pPr>
          <w:hyperlink w:anchor="_Toc5236189" w:history="1">
            <w:r w:rsidR="00353E47" w:rsidRPr="00767D8E">
              <w:rPr>
                <w:rStyle w:val="Hyperlink"/>
                <w:noProof/>
              </w:rPr>
              <w:t>Graphical Object Creation Commands</w:t>
            </w:r>
            <w:r w:rsidR="00353E47">
              <w:rPr>
                <w:noProof/>
                <w:webHidden/>
              </w:rPr>
              <w:tab/>
            </w:r>
            <w:r w:rsidR="00353E47">
              <w:rPr>
                <w:noProof/>
                <w:webHidden/>
              </w:rPr>
              <w:fldChar w:fldCharType="begin"/>
            </w:r>
            <w:r w:rsidR="00353E47">
              <w:rPr>
                <w:noProof/>
                <w:webHidden/>
              </w:rPr>
              <w:instrText xml:space="preserve"> PAGEREF _Toc5236189 \h </w:instrText>
            </w:r>
            <w:r w:rsidR="00353E47">
              <w:rPr>
                <w:noProof/>
                <w:webHidden/>
              </w:rPr>
            </w:r>
            <w:r w:rsidR="00353E47">
              <w:rPr>
                <w:noProof/>
                <w:webHidden/>
              </w:rPr>
              <w:fldChar w:fldCharType="separate"/>
            </w:r>
            <w:r w:rsidR="00CA7A41">
              <w:rPr>
                <w:noProof/>
                <w:webHidden/>
              </w:rPr>
              <w:t>163</w:t>
            </w:r>
            <w:r w:rsidR="00353E47">
              <w:rPr>
                <w:noProof/>
                <w:webHidden/>
              </w:rPr>
              <w:fldChar w:fldCharType="end"/>
            </w:r>
          </w:hyperlink>
        </w:p>
        <w:p w:rsidR="00353E47" w:rsidRDefault="00390DC2">
          <w:pPr>
            <w:pStyle w:val="TOC3"/>
            <w:rPr>
              <w:rFonts w:eastAsiaTheme="minorEastAsia"/>
              <w:noProof/>
            </w:rPr>
          </w:pPr>
          <w:hyperlink w:anchor="_Toc5236190" w:history="1">
            <w:r w:rsidR="00353E47" w:rsidRPr="00767D8E">
              <w:rPr>
                <w:rStyle w:val="Hyperlink"/>
                <w:noProof/>
              </w:rPr>
              <w:t>Gr.point &lt;obj_nvar&gt;, x, y</w:t>
            </w:r>
            <w:r w:rsidR="00353E47">
              <w:rPr>
                <w:noProof/>
                <w:webHidden/>
              </w:rPr>
              <w:tab/>
            </w:r>
            <w:r w:rsidR="00353E47">
              <w:rPr>
                <w:noProof/>
                <w:webHidden/>
              </w:rPr>
              <w:fldChar w:fldCharType="begin"/>
            </w:r>
            <w:r w:rsidR="00353E47">
              <w:rPr>
                <w:noProof/>
                <w:webHidden/>
              </w:rPr>
              <w:instrText xml:space="preserve"> PAGEREF _Toc5236190 \h </w:instrText>
            </w:r>
            <w:r w:rsidR="00353E47">
              <w:rPr>
                <w:noProof/>
                <w:webHidden/>
              </w:rPr>
            </w:r>
            <w:r w:rsidR="00353E47">
              <w:rPr>
                <w:noProof/>
                <w:webHidden/>
              </w:rPr>
              <w:fldChar w:fldCharType="separate"/>
            </w:r>
            <w:r w:rsidR="00CA7A41">
              <w:rPr>
                <w:noProof/>
                <w:webHidden/>
              </w:rPr>
              <w:t>164</w:t>
            </w:r>
            <w:r w:rsidR="00353E47">
              <w:rPr>
                <w:noProof/>
                <w:webHidden/>
              </w:rPr>
              <w:fldChar w:fldCharType="end"/>
            </w:r>
          </w:hyperlink>
        </w:p>
        <w:p w:rsidR="00353E47" w:rsidRDefault="00390DC2">
          <w:pPr>
            <w:pStyle w:val="TOC3"/>
            <w:rPr>
              <w:rFonts w:eastAsiaTheme="minorEastAsia"/>
              <w:noProof/>
            </w:rPr>
          </w:pPr>
          <w:hyperlink w:anchor="_Toc5236191" w:history="1">
            <w:r w:rsidR="00353E47" w:rsidRPr="00767D8E">
              <w:rPr>
                <w:rStyle w:val="Hyperlink"/>
                <w:noProof/>
              </w:rPr>
              <w:t>Gr.line &lt;obj_nvar&gt;, x1, y1, x2, y2</w:t>
            </w:r>
            <w:r w:rsidR="00353E47">
              <w:rPr>
                <w:noProof/>
                <w:webHidden/>
              </w:rPr>
              <w:tab/>
            </w:r>
            <w:r w:rsidR="00353E47">
              <w:rPr>
                <w:noProof/>
                <w:webHidden/>
              </w:rPr>
              <w:fldChar w:fldCharType="begin"/>
            </w:r>
            <w:r w:rsidR="00353E47">
              <w:rPr>
                <w:noProof/>
                <w:webHidden/>
              </w:rPr>
              <w:instrText xml:space="preserve"> PAGEREF _Toc5236191 \h </w:instrText>
            </w:r>
            <w:r w:rsidR="00353E47">
              <w:rPr>
                <w:noProof/>
                <w:webHidden/>
              </w:rPr>
            </w:r>
            <w:r w:rsidR="00353E47">
              <w:rPr>
                <w:noProof/>
                <w:webHidden/>
              </w:rPr>
              <w:fldChar w:fldCharType="separate"/>
            </w:r>
            <w:r w:rsidR="00CA7A41">
              <w:rPr>
                <w:noProof/>
                <w:webHidden/>
              </w:rPr>
              <w:t>164</w:t>
            </w:r>
            <w:r w:rsidR="00353E47">
              <w:rPr>
                <w:noProof/>
                <w:webHidden/>
              </w:rPr>
              <w:fldChar w:fldCharType="end"/>
            </w:r>
          </w:hyperlink>
        </w:p>
        <w:p w:rsidR="00353E47" w:rsidRDefault="00390DC2">
          <w:pPr>
            <w:pStyle w:val="TOC3"/>
            <w:rPr>
              <w:rFonts w:eastAsiaTheme="minorEastAsia"/>
              <w:noProof/>
            </w:rPr>
          </w:pPr>
          <w:hyperlink w:anchor="_Toc5236192" w:history="1">
            <w:r w:rsidR="00353E47" w:rsidRPr="00767D8E">
              <w:rPr>
                <w:rStyle w:val="Hyperlink"/>
                <w:noProof/>
              </w:rPr>
              <w:t>Gr.rect &lt;ob_nvar&gt;, left, top, right, bottom</w:t>
            </w:r>
            <w:r w:rsidR="00353E47">
              <w:rPr>
                <w:noProof/>
                <w:webHidden/>
              </w:rPr>
              <w:tab/>
            </w:r>
            <w:r w:rsidR="00353E47">
              <w:rPr>
                <w:noProof/>
                <w:webHidden/>
              </w:rPr>
              <w:fldChar w:fldCharType="begin"/>
            </w:r>
            <w:r w:rsidR="00353E47">
              <w:rPr>
                <w:noProof/>
                <w:webHidden/>
              </w:rPr>
              <w:instrText xml:space="preserve"> PAGEREF _Toc5236192 \h </w:instrText>
            </w:r>
            <w:r w:rsidR="00353E47">
              <w:rPr>
                <w:noProof/>
                <w:webHidden/>
              </w:rPr>
            </w:r>
            <w:r w:rsidR="00353E47">
              <w:rPr>
                <w:noProof/>
                <w:webHidden/>
              </w:rPr>
              <w:fldChar w:fldCharType="separate"/>
            </w:r>
            <w:r w:rsidR="00CA7A41">
              <w:rPr>
                <w:noProof/>
                <w:webHidden/>
              </w:rPr>
              <w:t>164</w:t>
            </w:r>
            <w:r w:rsidR="00353E47">
              <w:rPr>
                <w:noProof/>
                <w:webHidden/>
              </w:rPr>
              <w:fldChar w:fldCharType="end"/>
            </w:r>
          </w:hyperlink>
        </w:p>
        <w:p w:rsidR="00353E47" w:rsidRDefault="00390DC2">
          <w:pPr>
            <w:pStyle w:val="TOC3"/>
            <w:rPr>
              <w:rFonts w:eastAsiaTheme="minorEastAsia"/>
              <w:noProof/>
            </w:rPr>
          </w:pPr>
          <w:hyperlink w:anchor="_Toc5236193" w:history="1">
            <w:r w:rsidR="00353E47" w:rsidRPr="00767D8E">
              <w:rPr>
                <w:rStyle w:val="Hyperlink"/>
                <w:noProof/>
              </w:rPr>
              <w:t>Gr.oval &lt;obj_nvar&gt;, left, top, right, bottom</w:t>
            </w:r>
            <w:r w:rsidR="00353E47">
              <w:rPr>
                <w:noProof/>
                <w:webHidden/>
              </w:rPr>
              <w:tab/>
            </w:r>
            <w:r w:rsidR="00353E47">
              <w:rPr>
                <w:noProof/>
                <w:webHidden/>
              </w:rPr>
              <w:fldChar w:fldCharType="begin"/>
            </w:r>
            <w:r w:rsidR="00353E47">
              <w:rPr>
                <w:noProof/>
                <w:webHidden/>
              </w:rPr>
              <w:instrText xml:space="preserve"> PAGEREF _Toc5236193 \h </w:instrText>
            </w:r>
            <w:r w:rsidR="00353E47">
              <w:rPr>
                <w:noProof/>
                <w:webHidden/>
              </w:rPr>
            </w:r>
            <w:r w:rsidR="00353E47">
              <w:rPr>
                <w:noProof/>
                <w:webHidden/>
              </w:rPr>
              <w:fldChar w:fldCharType="separate"/>
            </w:r>
            <w:r w:rsidR="00CA7A41">
              <w:rPr>
                <w:noProof/>
                <w:webHidden/>
              </w:rPr>
              <w:t>164</w:t>
            </w:r>
            <w:r w:rsidR="00353E47">
              <w:rPr>
                <w:noProof/>
                <w:webHidden/>
              </w:rPr>
              <w:fldChar w:fldCharType="end"/>
            </w:r>
          </w:hyperlink>
        </w:p>
        <w:p w:rsidR="00353E47" w:rsidRDefault="00390DC2">
          <w:pPr>
            <w:pStyle w:val="TOC3"/>
            <w:rPr>
              <w:rFonts w:eastAsiaTheme="minorEastAsia"/>
              <w:noProof/>
            </w:rPr>
          </w:pPr>
          <w:hyperlink w:anchor="_Toc5236194" w:history="1">
            <w:r w:rsidR="00353E47" w:rsidRPr="00767D8E">
              <w:rPr>
                <w:rStyle w:val="Hyperlink"/>
                <w:noProof/>
              </w:rPr>
              <w:t>Gr.arc &lt;obj_nvar&gt;, left, top, right, bottom, start_angle, sweep_angle, fill_mode</w:t>
            </w:r>
            <w:r w:rsidR="00353E47">
              <w:rPr>
                <w:noProof/>
                <w:webHidden/>
              </w:rPr>
              <w:tab/>
            </w:r>
            <w:r w:rsidR="00353E47">
              <w:rPr>
                <w:noProof/>
                <w:webHidden/>
              </w:rPr>
              <w:fldChar w:fldCharType="begin"/>
            </w:r>
            <w:r w:rsidR="00353E47">
              <w:rPr>
                <w:noProof/>
                <w:webHidden/>
              </w:rPr>
              <w:instrText xml:space="preserve"> PAGEREF _Toc5236194 \h </w:instrText>
            </w:r>
            <w:r w:rsidR="00353E47">
              <w:rPr>
                <w:noProof/>
                <w:webHidden/>
              </w:rPr>
            </w:r>
            <w:r w:rsidR="00353E47">
              <w:rPr>
                <w:noProof/>
                <w:webHidden/>
              </w:rPr>
              <w:fldChar w:fldCharType="separate"/>
            </w:r>
            <w:r w:rsidR="00CA7A41">
              <w:rPr>
                <w:noProof/>
                <w:webHidden/>
              </w:rPr>
              <w:t>165</w:t>
            </w:r>
            <w:r w:rsidR="00353E47">
              <w:rPr>
                <w:noProof/>
                <w:webHidden/>
              </w:rPr>
              <w:fldChar w:fldCharType="end"/>
            </w:r>
          </w:hyperlink>
        </w:p>
        <w:p w:rsidR="00353E47" w:rsidRDefault="00390DC2">
          <w:pPr>
            <w:pStyle w:val="TOC3"/>
            <w:rPr>
              <w:rFonts w:eastAsiaTheme="minorEastAsia"/>
              <w:noProof/>
            </w:rPr>
          </w:pPr>
          <w:hyperlink w:anchor="_Toc5236195" w:history="1">
            <w:r w:rsidR="00353E47" w:rsidRPr="00767D8E">
              <w:rPr>
                <w:rStyle w:val="Hyperlink"/>
                <w:noProof/>
              </w:rPr>
              <w:t>Gr.circle &lt;obj_nvar&gt;, x, y, radius</w:t>
            </w:r>
            <w:r w:rsidR="00353E47">
              <w:rPr>
                <w:noProof/>
                <w:webHidden/>
              </w:rPr>
              <w:tab/>
            </w:r>
            <w:r w:rsidR="00353E47">
              <w:rPr>
                <w:noProof/>
                <w:webHidden/>
              </w:rPr>
              <w:fldChar w:fldCharType="begin"/>
            </w:r>
            <w:r w:rsidR="00353E47">
              <w:rPr>
                <w:noProof/>
                <w:webHidden/>
              </w:rPr>
              <w:instrText xml:space="preserve"> PAGEREF _Toc5236195 \h </w:instrText>
            </w:r>
            <w:r w:rsidR="00353E47">
              <w:rPr>
                <w:noProof/>
                <w:webHidden/>
              </w:rPr>
            </w:r>
            <w:r w:rsidR="00353E47">
              <w:rPr>
                <w:noProof/>
                <w:webHidden/>
              </w:rPr>
              <w:fldChar w:fldCharType="separate"/>
            </w:r>
            <w:r w:rsidR="00CA7A41">
              <w:rPr>
                <w:noProof/>
                <w:webHidden/>
              </w:rPr>
              <w:t>165</w:t>
            </w:r>
            <w:r w:rsidR="00353E47">
              <w:rPr>
                <w:noProof/>
                <w:webHidden/>
              </w:rPr>
              <w:fldChar w:fldCharType="end"/>
            </w:r>
          </w:hyperlink>
        </w:p>
        <w:p w:rsidR="00353E47" w:rsidRDefault="00390DC2">
          <w:pPr>
            <w:pStyle w:val="TOC3"/>
            <w:rPr>
              <w:rFonts w:eastAsiaTheme="minorEastAsia"/>
              <w:noProof/>
            </w:rPr>
          </w:pPr>
          <w:hyperlink w:anchor="_Toc5236196" w:history="1">
            <w:r w:rsidR="00353E47" w:rsidRPr="00767D8E">
              <w:rPr>
                <w:rStyle w:val="Hyperlink"/>
                <w:noProof/>
              </w:rPr>
              <w:t>Gr.set.pixels &lt;obj_nvar&gt;, pixels[{&lt;start&gt;,&lt;length&gt;}] {,x,y}</w:t>
            </w:r>
            <w:r w:rsidR="00353E47">
              <w:rPr>
                <w:noProof/>
                <w:webHidden/>
              </w:rPr>
              <w:tab/>
            </w:r>
            <w:r w:rsidR="00353E47">
              <w:rPr>
                <w:noProof/>
                <w:webHidden/>
              </w:rPr>
              <w:fldChar w:fldCharType="begin"/>
            </w:r>
            <w:r w:rsidR="00353E47">
              <w:rPr>
                <w:noProof/>
                <w:webHidden/>
              </w:rPr>
              <w:instrText xml:space="preserve"> PAGEREF _Toc5236196 \h </w:instrText>
            </w:r>
            <w:r w:rsidR="00353E47">
              <w:rPr>
                <w:noProof/>
                <w:webHidden/>
              </w:rPr>
            </w:r>
            <w:r w:rsidR="00353E47">
              <w:rPr>
                <w:noProof/>
                <w:webHidden/>
              </w:rPr>
              <w:fldChar w:fldCharType="separate"/>
            </w:r>
            <w:r w:rsidR="00CA7A41">
              <w:rPr>
                <w:noProof/>
                <w:webHidden/>
              </w:rPr>
              <w:t>165</w:t>
            </w:r>
            <w:r w:rsidR="00353E47">
              <w:rPr>
                <w:noProof/>
                <w:webHidden/>
              </w:rPr>
              <w:fldChar w:fldCharType="end"/>
            </w:r>
          </w:hyperlink>
        </w:p>
        <w:p w:rsidR="00353E47" w:rsidRDefault="00390DC2">
          <w:pPr>
            <w:pStyle w:val="TOC3"/>
            <w:rPr>
              <w:rFonts w:eastAsiaTheme="minorEastAsia"/>
              <w:noProof/>
            </w:rPr>
          </w:pPr>
          <w:hyperlink w:anchor="_Toc5236197" w:history="1">
            <w:r w:rsidR="00353E47" w:rsidRPr="00767D8E">
              <w:rPr>
                <w:rStyle w:val="Hyperlink"/>
                <w:noProof/>
              </w:rPr>
              <w:t>Gr.poly &lt;obj_nvar&gt;, list_pointer {,x, y}</w:t>
            </w:r>
            <w:r w:rsidR="00353E47">
              <w:rPr>
                <w:noProof/>
                <w:webHidden/>
              </w:rPr>
              <w:tab/>
            </w:r>
            <w:r w:rsidR="00353E47">
              <w:rPr>
                <w:noProof/>
                <w:webHidden/>
              </w:rPr>
              <w:fldChar w:fldCharType="begin"/>
            </w:r>
            <w:r w:rsidR="00353E47">
              <w:rPr>
                <w:noProof/>
                <w:webHidden/>
              </w:rPr>
              <w:instrText xml:space="preserve"> PAGEREF _Toc5236197 \h </w:instrText>
            </w:r>
            <w:r w:rsidR="00353E47">
              <w:rPr>
                <w:noProof/>
                <w:webHidden/>
              </w:rPr>
            </w:r>
            <w:r w:rsidR="00353E47">
              <w:rPr>
                <w:noProof/>
                <w:webHidden/>
              </w:rPr>
              <w:fldChar w:fldCharType="separate"/>
            </w:r>
            <w:r w:rsidR="00CA7A41">
              <w:rPr>
                <w:noProof/>
                <w:webHidden/>
              </w:rPr>
              <w:t>166</w:t>
            </w:r>
            <w:r w:rsidR="00353E47">
              <w:rPr>
                <w:noProof/>
                <w:webHidden/>
              </w:rPr>
              <w:fldChar w:fldCharType="end"/>
            </w:r>
          </w:hyperlink>
        </w:p>
        <w:p w:rsidR="00353E47" w:rsidRDefault="00390DC2">
          <w:pPr>
            <w:pStyle w:val="TOC2"/>
            <w:rPr>
              <w:rFonts w:eastAsiaTheme="minorEastAsia"/>
              <w:noProof/>
            </w:rPr>
          </w:pPr>
          <w:hyperlink w:anchor="_Toc5236198" w:history="1">
            <w:r w:rsidR="00353E47" w:rsidRPr="00767D8E">
              <w:rPr>
                <w:rStyle w:val="Hyperlink"/>
                <w:noProof/>
              </w:rPr>
              <w:t>Groups</w:t>
            </w:r>
            <w:r w:rsidR="00353E47">
              <w:rPr>
                <w:noProof/>
                <w:webHidden/>
              </w:rPr>
              <w:tab/>
            </w:r>
            <w:r w:rsidR="00353E47">
              <w:rPr>
                <w:noProof/>
                <w:webHidden/>
              </w:rPr>
              <w:fldChar w:fldCharType="begin"/>
            </w:r>
            <w:r w:rsidR="00353E47">
              <w:rPr>
                <w:noProof/>
                <w:webHidden/>
              </w:rPr>
              <w:instrText xml:space="preserve"> PAGEREF _Toc5236198 \h </w:instrText>
            </w:r>
            <w:r w:rsidR="00353E47">
              <w:rPr>
                <w:noProof/>
                <w:webHidden/>
              </w:rPr>
            </w:r>
            <w:r w:rsidR="00353E47">
              <w:rPr>
                <w:noProof/>
                <w:webHidden/>
              </w:rPr>
              <w:fldChar w:fldCharType="separate"/>
            </w:r>
            <w:r w:rsidR="00CA7A41">
              <w:rPr>
                <w:noProof/>
                <w:webHidden/>
              </w:rPr>
              <w:t>166</w:t>
            </w:r>
            <w:r w:rsidR="00353E47">
              <w:rPr>
                <w:noProof/>
                <w:webHidden/>
              </w:rPr>
              <w:fldChar w:fldCharType="end"/>
            </w:r>
          </w:hyperlink>
        </w:p>
        <w:p w:rsidR="00353E47" w:rsidRDefault="00390DC2">
          <w:pPr>
            <w:pStyle w:val="TOC3"/>
            <w:rPr>
              <w:rFonts w:eastAsiaTheme="minorEastAsia"/>
              <w:noProof/>
            </w:rPr>
          </w:pPr>
          <w:hyperlink w:anchor="_Toc5236199" w:history="1">
            <w:r w:rsidR="00353E47" w:rsidRPr="00767D8E">
              <w:rPr>
                <w:rStyle w:val="Hyperlink"/>
                <w:noProof/>
              </w:rPr>
              <w:t>Gr.group &lt;object_number_nvar&gt;{, &lt;obj_nexp&gt;}...</w:t>
            </w:r>
            <w:r w:rsidR="00353E47">
              <w:rPr>
                <w:noProof/>
                <w:webHidden/>
              </w:rPr>
              <w:tab/>
            </w:r>
            <w:r w:rsidR="00353E47">
              <w:rPr>
                <w:noProof/>
                <w:webHidden/>
              </w:rPr>
              <w:fldChar w:fldCharType="begin"/>
            </w:r>
            <w:r w:rsidR="00353E47">
              <w:rPr>
                <w:noProof/>
                <w:webHidden/>
              </w:rPr>
              <w:instrText xml:space="preserve"> PAGEREF _Toc5236199 \h </w:instrText>
            </w:r>
            <w:r w:rsidR="00353E47">
              <w:rPr>
                <w:noProof/>
                <w:webHidden/>
              </w:rPr>
            </w:r>
            <w:r w:rsidR="00353E47">
              <w:rPr>
                <w:noProof/>
                <w:webHidden/>
              </w:rPr>
              <w:fldChar w:fldCharType="separate"/>
            </w:r>
            <w:r w:rsidR="00CA7A41">
              <w:rPr>
                <w:noProof/>
                <w:webHidden/>
              </w:rPr>
              <w:t>167</w:t>
            </w:r>
            <w:r w:rsidR="00353E47">
              <w:rPr>
                <w:noProof/>
                <w:webHidden/>
              </w:rPr>
              <w:fldChar w:fldCharType="end"/>
            </w:r>
          </w:hyperlink>
        </w:p>
        <w:p w:rsidR="00353E47" w:rsidRDefault="00390DC2">
          <w:pPr>
            <w:pStyle w:val="TOC3"/>
            <w:rPr>
              <w:rFonts w:eastAsiaTheme="minorEastAsia"/>
              <w:noProof/>
            </w:rPr>
          </w:pPr>
          <w:hyperlink w:anchor="_Toc5236200" w:history="1">
            <w:r w:rsidR="00353E47" w:rsidRPr="00767D8E">
              <w:rPr>
                <w:rStyle w:val="Hyperlink"/>
                <w:noProof/>
              </w:rPr>
              <w:t>Gr.group.list &lt;object_number_nvar&gt;, &lt;list_ptr_nexp&gt;</w:t>
            </w:r>
            <w:r w:rsidR="00353E47">
              <w:rPr>
                <w:noProof/>
                <w:webHidden/>
              </w:rPr>
              <w:tab/>
            </w:r>
            <w:r w:rsidR="00353E47">
              <w:rPr>
                <w:noProof/>
                <w:webHidden/>
              </w:rPr>
              <w:fldChar w:fldCharType="begin"/>
            </w:r>
            <w:r w:rsidR="00353E47">
              <w:rPr>
                <w:noProof/>
                <w:webHidden/>
              </w:rPr>
              <w:instrText xml:space="preserve"> PAGEREF _Toc5236200 \h </w:instrText>
            </w:r>
            <w:r w:rsidR="00353E47">
              <w:rPr>
                <w:noProof/>
                <w:webHidden/>
              </w:rPr>
            </w:r>
            <w:r w:rsidR="00353E47">
              <w:rPr>
                <w:noProof/>
                <w:webHidden/>
              </w:rPr>
              <w:fldChar w:fldCharType="separate"/>
            </w:r>
            <w:r w:rsidR="00CA7A41">
              <w:rPr>
                <w:noProof/>
                <w:webHidden/>
              </w:rPr>
              <w:t>167</w:t>
            </w:r>
            <w:r w:rsidR="00353E47">
              <w:rPr>
                <w:noProof/>
                <w:webHidden/>
              </w:rPr>
              <w:fldChar w:fldCharType="end"/>
            </w:r>
          </w:hyperlink>
        </w:p>
        <w:p w:rsidR="00353E47" w:rsidRDefault="00390DC2">
          <w:pPr>
            <w:pStyle w:val="TOC3"/>
            <w:rPr>
              <w:rFonts w:eastAsiaTheme="minorEastAsia"/>
              <w:noProof/>
            </w:rPr>
          </w:pPr>
          <w:hyperlink w:anchor="_Toc5236201" w:history="1">
            <w:r w:rsidR="00353E47" w:rsidRPr="00767D8E">
              <w:rPr>
                <w:rStyle w:val="Hyperlink"/>
                <w:noProof/>
              </w:rPr>
              <w:t>Gr.group.getDL &lt;object_number_nvar&gt;</w:t>
            </w:r>
            <w:r w:rsidR="00353E47">
              <w:rPr>
                <w:noProof/>
                <w:webHidden/>
              </w:rPr>
              <w:tab/>
            </w:r>
            <w:r w:rsidR="00353E47">
              <w:rPr>
                <w:noProof/>
                <w:webHidden/>
              </w:rPr>
              <w:fldChar w:fldCharType="begin"/>
            </w:r>
            <w:r w:rsidR="00353E47">
              <w:rPr>
                <w:noProof/>
                <w:webHidden/>
              </w:rPr>
              <w:instrText xml:space="preserve"> PAGEREF _Toc5236201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3"/>
            <w:rPr>
              <w:rFonts w:eastAsiaTheme="minorEastAsia"/>
              <w:noProof/>
            </w:rPr>
          </w:pPr>
          <w:hyperlink w:anchor="_Toc5236202" w:history="1">
            <w:r w:rsidR="00353E47" w:rsidRPr="00767D8E">
              <w:rPr>
                <w:rStyle w:val="Hyperlink"/>
                <w:noProof/>
              </w:rPr>
              <w:t>Gr.group.newDL &lt;object_number_nvar&gt;</w:t>
            </w:r>
            <w:r w:rsidR="00353E47">
              <w:rPr>
                <w:noProof/>
                <w:webHidden/>
              </w:rPr>
              <w:tab/>
            </w:r>
            <w:r w:rsidR="00353E47">
              <w:rPr>
                <w:noProof/>
                <w:webHidden/>
              </w:rPr>
              <w:fldChar w:fldCharType="begin"/>
            </w:r>
            <w:r w:rsidR="00353E47">
              <w:rPr>
                <w:noProof/>
                <w:webHidden/>
              </w:rPr>
              <w:instrText xml:space="preserve"> PAGEREF _Toc5236202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2"/>
            <w:rPr>
              <w:rFonts w:eastAsiaTheme="minorEastAsia"/>
              <w:noProof/>
            </w:rPr>
          </w:pPr>
          <w:hyperlink w:anchor="_Toc5236203" w:history="1">
            <w:r w:rsidR="00353E47" w:rsidRPr="00767D8E">
              <w:rPr>
                <w:rStyle w:val="Hyperlink"/>
                <w:noProof/>
              </w:rPr>
              <w:t>Hide and Show Commands</w:t>
            </w:r>
            <w:r w:rsidR="00353E47">
              <w:rPr>
                <w:noProof/>
                <w:webHidden/>
              </w:rPr>
              <w:tab/>
            </w:r>
            <w:r w:rsidR="00353E47">
              <w:rPr>
                <w:noProof/>
                <w:webHidden/>
              </w:rPr>
              <w:fldChar w:fldCharType="begin"/>
            </w:r>
            <w:r w:rsidR="00353E47">
              <w:rPr>
                <w:noProof/>
                <w:webHidden/>
              </w:rPr>
              <w:instrText xml:space="preserve"> PAGEREF _Toc5236203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3"/>
            <w:rPr>
              <w:rFonts w:eastAsiaTheme="minorEastAsia"/>
              <w:noProof/>
            </w:rPr>
          </w:pPr>
          <w:hyperlink w:anchor="_Toc5236204" w:history="1">
            <w:r w:rsidR="00353E47" w:rsidRPr="00767D8E">
              <w:rPr>
                <w:rStyle w:val="Hyperlink"/>
                <w:noProof/>
              </w:rPr>
              <w:t>Gr.hide &lt;object_number_nexp&gt;</w:t>
            </w:r>
            <w:r w:rsidR="00353E47">
              <w:rPr>
                <w:noProof/>
                <w:webHidden/>
              </w:rPr>
              <w:tab/>
            </w:r>
            <w:r w:rsidR="00353E47">
              <w:rPr>
                <w:noProof/>
                <w:webHidden/>
              </w:rPr>
              <w:fldChar w:fldCharType="begin"/>
            </w:r>
            <w:r w:rsidR="00353E47">
              <w:rPr>
                <w:noProof/>
                <w:webHidden/>
              </w:rPr>
              <w:instrText xml:space="preserve"> PAGEREF _Toc5236204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3"/>
            <w:rPr>
              <w:rFonts w:eastAsiaTheme="minorEastAsia"/>
              <w:noProof/>
            </w:rPr>
          </w:pPr>
          <w:hyperlink w:anchor="_Toc5236205" w:history="1">
            <w:r w:rsidR="00353E47" w:rsidRPr="00767D8E">
              <w:rPr>
                <w:rStyle w:val="Hyperlink"/>
                <w:noProof/>
              </w:rPr>
              <w:t>Gr.show &lt;object_number_nexp&gt;</w:t>
            </w:r>
            <w:r w:rsidR="00353E47">
              <w:rPr>
                <w:noProof/>
                <w:webHidden/>
              </w:rPr>
              <w:tab/>
            </w:r>
            <w:r w:rsidR="00353E47">
              <w:rPr>
                <w:noProof/>
                <w:webHidden/>
              </w:rPr>
              <w:fldChar w:fldCharType="begin"/>
            </w:r>
            <w:r w:rsidR="00353E47">
              <w:rPr>
                <w:noProof/>
                <w:webHidden/>
              </w:rPr>
              <w:instrText xml:space="preserve"> PAGEREF _Toc5236205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3"/>
            <w:rPr>
              <w:rFonts w:eastAsiaTheme="minorEastAsia"/>
              <w:noProof/>
            </w:rPr>
          </w:pPr>
          <w:hyperlink w:anchor="_Toc5236206" w:history="1">
            <w:r w:rsidR="00353E47" w:rsidRPr="00767D8E">
              <w:rPr>
                <w:rStyle w:val="Hyperlink"/>
                <w:noProof/>
              </w:rPr>
              <w:t>Gr.show.toggle &lt;object_number_nexp&gt;</w:t>
            </w:r>
            <w:r w:rsidR="00353E47">
              <w:rPr>
                <w:noProof/>
                <w:webHidden/>
              </w:rPr>
              <w:tab/>
            </w:r>
            <w:r w:rsidR="00353E47">
              <w:rPr>
                <w:noProof/>
                <w:webHidden/>
              </w:rPr>
              <w:fldChar w:fldCharType="begin"/>
            </w:r>
            <w:r w:rsidR="00353E47">
              <w:rPr>
                <w:noProof/>
                <w:webHidden/>
              </w:rPr>
              <w:instrText xml:space="preserve"> PAGEREF _Toc5236206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2"/>
            <w:rPr>
              <w:rFonts w:eastAsiaTheme="minorEastAsia"/>
              <w:noProof/>
            </w:rPr>
          </w:pPr>
          <w:hyperlink w:anchor="_Toc5236207" w:history="1">
            <w:r w:rsidR="00353E47" w:rsidRPr="00767D8E">
              <w:rPr>
                <w:rStyle w:val="Hyperlink"/>
                <w:noProof/>
              </w:rPr>
              <w:t>Touch Query Commands</w:t>
            </w:r>
            <w:r w:rsidR="00353E47">
              <w:rPr>
                <w:noProof/>
                <w:webHidden/>
              </w:rPr>
              <w:tab/>
            </w:r>
            <w:r w:rsidR="00353E47">
              <w:rPr>
                <w:noProof/>
                <w:webHidden/>
              </w:rPr>
              <w:fldChar w:fldCharType="begin"/>
            </w:r>
            <w:r w:rsidR="00353E47">
              <w:rPr>
                <w:noProof/>
                <w:webHidden/>
              </w:rPr>
              <w:instrText xml:space="preserve"> PAGEREF _Toc5236207 \h </w:instrText>
            </w:r>
            <w:r w:rsidR="00353E47">
              <w:rPr>
                <w:noProof/>
                <w:webHidden/>
              </w:rPr>
            </w:r>
            <w:r w:rsidR="00353E47">
              <w:rPr>
                <w:noProof/>
                <w:webHidden/>
              </w:rPr>
              <w:fldChar w:fldCharType="separate"/>
            </w:r>
            <w:r w:rsidR="00CA7A41">
              <w:rPr>
                <w:noProof/>
                <w:webHidden/>
              </w:rPr>
              <w:t>168</w:t>
            </w:r>
            <w:r w:rsidR="00353E47">
              <w:rPr>
                <w:noProof/>
                <w:webHidden/>
              </w:rPr>
              <w:fldChar w:fldCharType="end"/>
            </w:r>
          </w:hyperlink>
        </w:p>
        <w:p w:rsidR="00353E47" w:rsidRDefault="00390DC2">
          <w:pPr>
            <w:pStyle w:val="TOC3"/>
            <w:rPr>
              <w:rFonts w:eastAsiaTheme="minorEastAsia"/>
              <w:noProof/>
            </w:rPr>
          </w:pPr>
          <w:hyperlink w:anchor="_Toc5236208" w:history="1">
            <w:r w:rsidR="00353E47" w:rsidRPr="00767D8E">
              <w:rPr>
                <w:rStyle w:val="Hyperlink"/>
                <w:noProof/>
              </w:rPr>
              <w:t>Gr.touch touched, x, y</w:t>
            </w:r>
            <w:r w:rsidR="00353E47">
              <w:rPr>
                <w:noProof/>
                <w:webHidden/>
              </w:rPr>
              <w:tab/>
            </w:r>
            <w:r w:rsidR="00353E47">
              <w:rPr>
                <w:noProof/>
                <w:webHidden/>
              </w:rPr>
              <w:fldChar w:fldCharType="begin"/>
            </w:r>
            <w:r w:rsidR="00353E47">
              <w:rPr>
                <w:noProof/>
                <w:webHidden/>
              </w:rPr>
              <w:instrText xml:space="preserve"> PAGEREF _Toc5236208 \h </w:instrText>
            </w:r>
            <w:r w:rsidR="00353E47">
              <w:rPr>
                <w:noProof/>
                <w:webHidden/>
              </w:rPr>
            </w:r>
            <w:r w:rsidR="00353E47">
              <w:rPr>
                <w:noProof/>
                <w:webHidden/>
              </w:rPr>
              <w:fldChar w:fldCharType="separate"/>
            </w:r>
            <w:r w:rsidR="00CA7A41">
              <w:rPr>
                <w:noProof/>
                <w:webHidden/>
              </w:rPr>
              <w:t>169</w:t>
            </w:r>
            <w:r w:rsidR="00353E47">
              <w:rPr>
                <w:noProof/>
                <w:webHidden/>
              </w:rPr>
              <w:fldChar w:fldCharType="end"/>
            </w:r>
          </w:hyperlink>
        </w:p>
        <w:p w:rsidR="00353E47" w:rsidRDefault="00390DC2">
          <w:pPr>
            <w:pStyle w:val="TOC3"/>
            <w:rPr>
              <w:rFonts w:eastAsiaTheme="minorEastAsia"/>
              <w:noProof/>
            </w:rPr>
          </w:pPr>
          <w:hyperlink w:anchor="_Toc5236209" w:history="1">
            <w:r w:rsidR="00353E47" w:rsidRPr="00767D8E">
              <w:rPr>
                <w:rStyle w:val="Hyperlink"/>
                <w:noProof/>
              </w:rPr>
              <w:t>Gr.bounded.touch touched, left, top, right, bottom</w:t>
            </w:r>
            <w:r w:rsidR="00353E47">
              <w:rPr>
                <w:noProof/>
                <w:webHidden/>
              </w:rPr>
              <w:tab/>
            </w:r>
            <w:r w:rsidR="00353E47">
              <w:rPr>
                <w:noProof/>
                <w:webHidden/>
              </w:rPr>
              <w:fldChar w:fldCharType="begin"/>
            </w:r>
            <w:r w:rsidR="00353E47">
              <w:rPr>
                <w:noProof/>
                <w:webHidden/>
              </w:rPr>
              <w:instrText xml:space="preserve"> PAGEREF _Toc5236209 \h </w:instrText>
            </w:r>
            <w:r w:rsidR="00353E47">
              <w:rPr>
                <w:noProof/>
                <w:webHidden/>
              </w:rPr>
            </w:r>
            <w:r w:rsidR="00353E47">
              <w:rPr>
                <w:noProof/>
                <w:webHidden/>
              </w:rPr>
              <w:fldChar w:fldCharType="separate"/>
            </w:r>
            <w:r w:rsidR="00CA7A41">
              <w:rPr>
                <w:noProof/>
                <w:webHidden/>
              </w:rPr>
              <w:t>169</w:t>
            </w:r>
            <w:r w:rsidR="00353E47">
              <w:rPr>
                <w:noProof/>
                <w:webHidden/>
              </w:rPr>
              <w:fldChar w:fldCharType="end"/>
            </w:r>
          </w:hyperlink>
        </w:p>
        <w:p w:rsidR="00353E47" w:rsidRDefault="00390DC2">
          <w:pPr>
            <w:pStyle w:val="TOC3"/>
            <w:rPr>
              <w:rFonts w:eastAsiaTheme="minorEastAsia"/>
              <w:noProof/>
            </w:rPr>
          </w:pPr>
          <w:hyperlink w:anchor="_Toc5236210" w:history="1">
            <w:r w:rsidR="00353E47" w:rsidRPr="00767D8E">
              <w:rPr>
                <w:rStyle w:val="Hyperlink"/>
                <w:noProof/>
              </w:rPr>
              <w:t>Gr.touch2 touched, x, y</w:t>
            </w:r>
            <w:r w:rsidR="00353E47">
              <w:rPr>
                <w:noProof/>
                <w:webHidden/>
              </w:rPr>
              <w:tab/>
            </w:r>
            <w:r w:rsidR="00353E47">
              <w:rPr>
                <w:noProof/>
                <w:webHidden/>
              </w:rPr>
              <w:fldChar w:fldCharType="begin"/>
            </w:r>
            <w:r w:rsidR="00353E47">
              <w:rPr>
                <w:noProof/>
                <w:webHidden/>
              </w:rPr>
              <w:instrText xml:space="preserve"> PAGEREF _Toc5236210 \h </w:instrText>
            </w:r>
            <w:r w:rsidR="00353E47">
              <w:rPr>
                <w:noProof/>
                <w:webHidden/>
              </w:rPr>
            </w:r>
            <w:r w:rsidR="00353E47">
              <w:rPr>
                <w:noProof/>
                <w:webHidden/>
              </w:rPr>
              <w:fldChar w:fldCharType="separate"/>
            </w:r>
            <w:r w:rsidR="00CA7A41">
              <w:rPr>
                <w:noProof/>
                <w:webHidden/>
              </w:rPr>
              <w:t>169</w:t>
            </w:r>
            <w:r w:rsidR="00353E47">
              <w:rPr>
                <w:noProof/>
                <w:webHidden/>
              </w:rPr>
              <w:fldChar w:fldCharType="end"/>
            </w:r>
          </w:hyperlink>
        </w:p>
        <w:p w:rsidR="00353E47" w:rsidRDefault="00390DC2">
          <w:pPr>
            <w:pStyle w:val="TOC3"/>
            <w:rPr>
              <w:rFonts w:eastAsiaTheme="minorEastAsia"/>
              <w:noProof/>
            </w:rPr>
          </w:pPr>
          <w:hyperlink w:anchor="_Toc5236211" w:history="1">
            <w:r w:rsidR="00353E47" w:rsidRPr="00767D8E">
              <w:rPr>
                <w:rStyle w:val="Hyperlink"/>
                <w:noProof/>
              </w:rPr>
              <w:t>Gr.bounded.touch2 touched, left, top, right, bottom</w:t>
            </w:r>
            <w:r w:rsidR="00353E47">
              <w:rPr>
                <w:noProof/>
                <w:webHidden/>
              </w:rPr>
              <w:tab/>
            </w:r>
            <w:r w:rsidR="00353E47">
              <w:rPr>
                <w:noProof/>
                <w:webHidden/>
              </w:rPr>
              <w:fldChar w:fldCharType="begin"/>
            </w:r>
            <w:r w:rsidR="00353E47">
              <w:rPr>
                <w:noProof/>
                <w:webHidden/>
              </w:rPr>
              <w:instrText xml:space="preserve"> PAGEREF _Toc5236211 \h </w:instrText>
            </w:r>
            <w:r w:rsidR="00353E47">
              <w:rPr>
                <w:noProof/>
                <w:webHidden/>
              </w:rPr>
            </w:r>
            <w:r w:rsidR="00353E47">
              <w:rPr>
                <w:noProof/>
                <w:webHidden/>
              </w:rPr>
              <w:fldChar w:fldCharType="separate"/>
            </w:r>
            <w:r w:rsidR="00CA7A41">
              <w:rPr>
                <w:noProof/>
                <w:webHidden/>
              </w:rPr>
              <w:t>169</w:t>
            </w:r>
            <w:r w:rsidR="00353E47">
              <w:rPr>
                <w:noProof/>
                <w:webHidden/>
              </w:rPr>
              <w:fldChar w:fldCharType="end"/>
            </w:r>
          </w:hyperlink>
        </w:p>
        <w:p w:rsidR="00353E47" w:rsidRDefault="00390DC2">
          <w:pPr>
            <w:pStyle w:val="TOC3"/>
            <w:rPr>
              <w:rFonts w:eastAsiaTheme="minorEastAsia"/>
              <w:noProof/>
            </w:rPr>
          </w:pPr>
          <w:hyperlink w:anchor="_Toc5236212" w:history="1">
            <w:r w:rsidR="00353E47" w:rsidRPr="00767D8E">
              <w:rPr>
                <w:rStyle w:val="Hyperlink"/>
                <w:noProof/>
              </w:rPr>
              <w:t>OnGrTouch:</w:t>
            </w:r>
            <w:r w:rsidR="00353E47">
              <w:rPr>
                <w:noProof/>
                <w:webHidden/>
              </w:rPr>
              <w:tab/>
            </w:r>
            <w:r w:rsidR="00353E47">
              <w:rPr>
                <w:noProof/>
                <w:webHidden/>
              </w:rPr>
              <w:fldChar w:fldCharType="begin"/>
            </w:r>
            <w:r w:rsidR="00353E47">
              <w:rPr>
                <w:noProof/>
                <w:webHidden/>
              </w:rPr>
              <w:instrText xml:space="preserve"> PAGEREF _Toc5236212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3"/>
            <w:rPr>
              <w:rFonts w:eastAsiaTheme="minorEastAsia"/>
              <w:noProof/>
            </w:rPr>
          </w:pPr>
          <w:hyperlink w:anchor="_Toc5236213" w:history="1">
            <w:r w:rsidR="00353E47" w:rsidRPr="00767D8E">
              <w:rPr>
                <w:rStyle w:val="Hyperlink"/>
                <w:noProof/>
              </w:rPr>
              <w:t>Gr.onGrTouch.resume</w:t>
            </w:r>
            <w:r w:rsidR="00353E47">
              <w:rPr>
                <w:noProof/>
                <w:webHidden/>
              </w:rPr>
              <w:tab/>
            </w:r>
            <w:r w:rsidR="00353E47">
              <w:rPr>
                <w:noProof/>
                <w:webHidden/>
              </w:rPr>
              <w:fldChar w:fldCharType="begin"/>
            </w:r>
            <w:r w:rsidR="00353E47">
              <w:rPr>
                <w:noProof/>
                <w:webHidden/>
              </w:rPr>
              <w:instrText xml:space="preserve"> PAGEREF _Toc5236213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2"/>
            <w:rPr>
              <w:rFonts w:eastAsiaTheme="minorEastAsia"/>
              <w:noProof/>
            </w:rPr>
          </w:pPr>
          <w:hyperlink w:anchor="_Toc5236214" w:history="1">
            <w:r w:rsidR="00353E47" w:rsidRPr="00767D8E">
              <w:rPr>
                <w:rStyle w:val="Hyperlink"/>
                <w:noProof/>
              </w:rPr>
              <w:t>Text Commands</w:t>
            </w:r>
            <w:r w:rsidR="00353E47">
              <w:rPr>
                <w:noProof/>
                <w:webHidden/>
              </w:rPr>
              <w:tab/>
            </w:r>
            <w:r w:rsidR="00353E47">
              <w:rPr>
                <w:noProof/>
                <w:webHidden/>
              </w:rPr>
              <w:fldChar w:fldCharType="begin"/>
            </w:r>
            <w:r w:rsidR="00353E47">
              <w:rPr>
                <w:noProof/>
                <w:webHidden/>
              </w:rPr>
              <w:instrText xml:space="preserve"> PAGEREF _Toc5236214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3"/>
            <w:rPr>
              <w:rFonts w:eastAsiaTheme="minorEastAsia"/>
              <w:noProof/>
            </w:rPr>
          </w:pPr>
          <w:hyperlink w:anchor="_Toc5236215"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_Toc5236215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3"/>
            <w:rPr>
              <w:rFonts w:eastAsiaTheme="minorEastAsia"/>
              <w:noProof/>
            </w:rPr>
          </w:pPr>
          <w:hyperlink w:anchor="_Toc5236216" w:history="1">
            <w:r w:rsidR="00353E47" w:rsidRPr="00767D8E">
              <w:rPr>
                <w:rStyle w:val="Hyperlink"/>
                <w:noProof/>
              </w:rPr>
              <w:t>Gr.text.align {{&lt;type_nexp&gt;}{,&lt;paint_nexp&gt;}}</w:t>
            </w:r>
            <w:r w:rsidR="00353E47">
              <w:rPr>
                <w:noProof/>
                <w:webHidden/>
              </w:rPr>
              <w:tab/>
            </w:r>
            <w:r w:rsidR="00353E47">
              <w:rPr>
                <w:noProof/>
                <w:webHidden/>
              </w:rPr>
              <w:fldChar w:fldCharType="begin"/>
            </w:r>
            <w:r w:rsidR="00353E47">
              <w:rPr>
                <w:noProof/>
                <w:webHidden/>
              </w:rPr>
              <w:instrText xml:space="preserve"> PAGEREF _Toc5236216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3"/>
            <w:rPr>
              <w:rFonts w:eastAsiaTheme="minorEastAsia"/>
              <w:noProof/>
            </w:rPr>
          </w:pPr>
          <w:hyperlink w:anchor="_Toc5236217" w:history="1">
            <w:r w:rsidR="00353E47" w:rsidRPr="00767D8E">
              <w:rPr>
                <w:rStyle w:val="Hyperlink"/>
                <w:noProof/>
              </w:rPr>
              <w:t>Gr.text.bold {{&lt;lexp&gt;}{,&lt;paint_nexp&gt;}}</w:t>
            </w:r>
            <w:r w:rsidR="00353E47">
              <w:rPr>
                <w:noProof/>
                <w:webHidden/>
              </w:rPr>
              <w:tab/>
            </w:r>
            <w:r w:rsidR="00353E47">
              <w:rPr>
                <w:noProof/>
                <w:webHidden/>
              </w:rPr>
              <w:fldChar w:fldCharType="begin"/>
            </w:r>
            <w:r w:rsidR="00353E47">
              <w:rPr>
                <w:noProof/>
                <w:webHidden/>
              </w:rPr>
              <w:instrText xml:space="preserve"> PAGEREF _Toc5236217 \h </w:instrText>
            </w:r>
            <w:r w:rsidR="00353E47">
              <w:rPr>
                <w:noProof/>
                <w:webHidden/>
              </w:rPr>
            </w:r>
            <w:r w:rsidR="00353E47">
              <w:rPr>
                <w:noProof/>
                <w:webHidden/>
              </w:rPr>
              <w:fldChar w:fldCharType="separate"/>
            </w:r>
            <w:r w:rsidR="00CA7A41">
              <w:rPr>
                <w:noProof/>
                <w:webHidden/>
              </w:rPr>
              <w:t>170</w:t>
            </w:r>
            <w:r w:rsidR="00353E47">
              <w:rPr>
                <w:noProof/>
                <w:webHidden/>
              </w:rPr>
              <w:fldChar w:fldCharType="end"/>
            </w:r>
          </w:hyperlink>
        </w:p>
        <w:p w:rsidR="00353E47" w:rsidRDefault="00390DC2">
          <w:pPr>
            <w:pStyle w:val="TOC3"/>
            <w:rPr>
              <w:rFonts w:eastAsiaTheme="minorEastAsia"/>
              <w:noProof/>
            </w:rPr>
          </w:pPr>
          <w:hyperlink w:anchor="_Toc5236218" w:history="1">
            <w:r w:rsidR="00353E47" w:rsidRPr="00767D8E">
              <w:rPr>
                <w:rStyle w:val="Hyperlink"/>
                <w:noProof/>
              </w:rPr>
              <w:t>Gr.text.size {{&lt;size_nexp&gt;}{,&lt;paint_nexp&gt;}}</w:t>
            </w:r>
            <w:r w:rsidR="00353E47">
              <w:rPr>
                <w:noProof/>
                <w:webHidden/>
              </w:rPr>
              <w:tab/>
            </w:r>
            <w:r w:rsidR="00353E47">
              <w:rPr>
                <w:noProof/>
                <w:webHidden/>
              </w:rPr>
              <w:fldChar w:fldCharType="begin"/>
            </w:r>
            <w:r w:rsidR="00353E47">
              <w:rPr>
                <w:noProof/>
                <w:webHidden/>
              </w:rPr>
              <w:instrText xml:space="preserve"> PAGEREF _Toc5236218 \h </w:instrText>
            </w:r>
            <w:r w:rsidR="00353E47">
              <w:rPr>
                <w:noProof/>
                <w:webHidden/>
              </w:rPr>
            </w:r>
            <w:r w:rsidR="00353E47">
              <w:rPr>
                <w:noProof/>
                <w:webHidden/>
              </w:rPr>
              <w:fldChar w:fldCharType="separate"/>
            </w:r>
            <w:r w:rsidR="00CA7A41">
              <w:rPr>
                <w:noProof/>
                <w:webHidden/>
              </w:rPr>
              <w:t>171</w:t>
            </w:r>
            <w:r w:rsidR="00353E47">
              <w:rPr>
                <w:noProof/>
                <w:webHidden/>
              </w:rPr>
              <w:fldChar w:fldCharType="end"/>
            </w:r>
          </w:hyperlink>
        </w:p>
        <w:p w:rsidR="00353E47" w:rsidRDefault="00390DC2">
          <w:pPr>
            <w:pStyle w:val="TOC3"/>
            <w:rPr>
              <w:rFonts w:eastAsiaTheme="minorEastAsia"/>
              <w:noProof/>
            </w:rPr>
          </w:pPr>
          <w:hyperlink w:anchor="_Toc5236219" w:history="1">
            <w:r w:rsidR="00353E47" w:rsidRPr="00767D8E">
              <w:rPr>
                <w:rStyle w:val="Hyperlink"/>
                <w:noProof/>
              </w:rPr>
              <w:t>Gr.text.skew {{&lt;skew_nexp&gt;}{,&lt;paint_nexp&gt;}}</w:t>
            </w:r>
            <w:r w:rsidR="00353E47">
              <w:rPr>
                <w:noProof/>
                <w:webHidden/>
              </w:rPr>
              <w:tab/>
            </w:r>
            <w:r w:rsidR="00353E47">
              <w:rPr>
                <w:noProof/>
                <w:webHidden/>
              </w:rPr>
              <w:fldChar w:fldCharType="begin"/>
            </w:r>
            <w:r w:rsidR="00353E47">
              <w:rPr>
                <w:noProof/>
                <w:webHidden/>
              </w:rPr>
              <w:instrText xml:space="preserve"> PAGEREF _Toc5236219 \h </w:instrText>
            </w:r>
            <w:r w:rsidR="00353E47">
              <w:rPr>
                <w:noProof/>
                <w:webHidden/>
              </w:rPr>
            </w:r>
            <w:r w:rsidR="00353E47">
              <w:rPr>
                <w:noProof/>
                <w:webHidden/>
              </w:rPr>
              <w:fldChar w:fldCharType="separate"/>
            </w:r>
            <w:r w:rsidR="00CA7A41">
              <w:rPr>
                <w:noProof/>
                <w:webHidden/>
              </w:rPr>
              <w:t>171</w:t>
            </w:r>
            <w:r w:rsidR="00353E47">
              <w:rPr>
                <w:noProof/>
                <w:webHidden/>
              </w:rPr>
              <w:fldChar w:fldCharType="end"/>
            </w:r>
          </w:hyperlink>
        </w:p>
        <w:p w:rsidR="00353E47" w:rsidRDefault="00390DC2">
          <w:pPr>
            <w:pStyle w:val="TOC3"/>
            <w:rPr>
              <w:rFonts w:eastAsiaTheme="minorEastAsia"/>
              <w:noProof/>
            </w:rPr>
          </w:pPr>
          <w:hyperlink w:anchor="_Toc5236220" w:history="1">
            <w:r w:rsidR="00353E47" w:rsidRPr="00767D8E">
              <w:rPr>
                <w:rStyle w:val="Hyperlink"/>
                <w:noProof/>
              </w:rPr>
              <w:t>Gr.text.strike {{&lt;lexp&gt;}{,&lt;paint_nexp&gt;}}</w:t>
            </w:r>
            <w:r w:rsidR="00353E47">
              <w:rPr>
                <w:noProof/>
                <w:webHidden/>
              </w:rPr>
              <w:tab/>
            </w:r>
            <w:r w:rsidR="00353E47">
              <w:rPr>
                <w:noProof/>
                <w:webHidden/>
              </w:rPr>
              <w:fldChar w:fldCharType="begin"/>
            </w:r>
            <w:r w:rsidR="00353E47">
              <w:rPr>
                <w:noProof/>
                <w:webHidden/>
              </w:rPr>
              <w:instrText xml:space="preserve"> PAGEREF _Toc5236220 \h </w:instrText>
            </w:r>
            <w:r w:rsidR="00353E47">
              <w:rPr>
                <w:noProof/>
                <w:webHidden/>
              </w:rPr>
            </w:r>
            <w:r w:rsidR="00353E47">
              <w:rPr>
                <w:noProof/>
                <w:webHidden/>
              </w:rPr>
              <w:fldChar w:fldCharType="separate"/>
            </w:r>
            <w:r w:rsidR="00CA7A41">
              <w:rPr>
                <w:noProof/>
                <w:webHidden/>
              </w:rPr>
              <w:t>171</w:t>
            </w:r>
            <w:r w:rsidR="00353E47">
              <w:rPr>
                <w:noProof/>
                <w:webHidden/>
              </w:rPr>
              <w:fldChar w:fldCharType="end"/>
            </w:r>
          </w:hyperlink>
        </w:p>
        <w:p w:rsidR="00353E47" w:rsidRDefault="00390DC2">
          <w:pPr>
            <w:pStyle w:val="TOC3"/>
            <w:rPr>
              <w:rFonts w:eastAsiaTheme="minorEastAsia"/>
              <w:noProof/>
            </w:rPr>
          </w:pPr>
          <w:hyperlink w:anchor="_Toc5236221" w:history="1">
            <w:r w:rsidR="00353E47" w:rsidRPr="00767D8E">
              <w:rPr>
                <w:rStyle w:val="Hyperlink"/>
                <w:noProof/>
              </w:rPr>
              <w:t>Gr.text.underline {{&lt;lexp&gt;}{,&lt;paint_nexp&gt;}}</w:t>
            </w:r>
            <w:r w:rsidR="00353E47">
              <w:rPr>
                <w:noProof/>
                <w:webHidden/>
              </w:rPr>
              <w:tab/>
            </w:r>
            <w:r w:rsidR="00353E47">
              <w:rPr>
                <w:noProof/>
                <w:webHidden/>
              </w:rPr>
              <w:fldChar w:fldCharType="begin"/>
            </w:r>
            <w:r w:rsidR="00353E47">
              <w:rPr>
                <w:noProof/>
                <w:webHidden/>
              </w:rPr>
              <w:instrText xml:space="preserve"> PAGEREF _Toc5236221 \h </w:instrText>
            </w:r>
            <w:r w:rsidR="00353E47">
              <w:rPr>
                <w:noProof/>
                <w:webHidden/>
              </w:rPr>
            </w:r>
            <w:r w:rsidR="00353E47">
              <w:rPr>
                <w:noProof/>
                <w:webHidden/>
              </w:rPr>
              <w:fldChar w:fldCharType="separate"/>
            </w:r>
            <w:r w:rsidR="00CA7A41">
              <w:rPr>
                <w:noProof/>
                <w:webHidden/>
              </w:rPr>
              <w:t>171</w:t>
            </w:r>
            <w:r w:rsidR="00353E47">
              <w:rPr>
                <w:noProof/>
                <w:webHidden/>
              </w:rPr>
              <w:fldChar w:fldCharType="end"/>
            </w:r>
          </w:hyperlink>
        </w:p>
        <w:p w:rsidR="00353E47" w:rsidRDefault="00390DC2">
          <w:pPr>
            <w:pStyle w:val="TOC3"/>
            <w:rPr>
              <w:rFonts w:eastAsiaTheme="minorEastAsia"/>
              <w:noProof/>
            </w:rPr>
          </w:pPr>
          <w:hyperlink w:anchor="_Toc5236222" w:history="1">
            <w:r w:rsidR="00353E47" w:rsidRPr="00767D8E">
              <w:rPr>
                <w:rStyle w:val="Hyperlink"/>
                <w:noProof/>
              </w:rPr>
              <w:t>Gr.text.setfont {{&lt;font_ptr_nexp&gt;|&lt;font_family_sexp&gt;} {, &lt;style_sexp&gt;} {,&lt;paint_nexp&gt;}}</w:t>
            </w:r>
            <w:r w:rsidR="00353E47">
              <w:rPr>
                <w:noProof/>
                <w:webHidden/>
              </w:rPr>
              <w:tab/>
            </w:r>
            <w:r w:rsidR="00353E47">
              <w:rPr>
                <w:noProof/>
                <w:webHidden/>
              </w:rPr>
              <w:fldChar w:fldCharType="begin"/>
            </w:r>
            <w:r w:rsidR="00353E47">
              <w:rPr>
                <w:noProof/>
                <w:webHidden/>
              </w:rPr>
              <w:instrText xml:space="preserve"> PAGEREF _Toc5236222 \h </w:instrText>
            </w:r>
            <w:r w:rsidR="00353E47">
              <w:rPr>
                <w:noProof/>
                <w:webHidden/>
              </w:rPr>
            </w:r>
            <w:r w:rsidR="00353E47">
              <w:rPr>
                <w:noProof/>
                <w:webHidden/>
              </w:rPr>
              <w:fldChar w:fldCharType="separate"/>
            </w:r>
            <w:r w:rsidR="00CA7A41">
              <w:rPr>
                <w:noProof/>
                <w:webHidden/>
              </w:rPr>
              <w:t>171</w:t>
            </w:r>
            <w:r w:rsidR="00353E47">
              <w:rPr>
                <w:noProof/>
                <w:webHidden/>
              </w:rPr>
              <w:fldChar w:fldCharType="end"/>
            </w:r>
          </w:hyperlink>
        </w:p>
        <w:p w:rsidR="00353E47" w:rsidRDefault="00390DC2">
          <w:pPr>
            <w:pStyle w:val="TOC3"/>
            <w:rPr>
              <w:rFonts w:eastAsiaTheme="minorEastAsia"/>
              <w:noProof/>
            </w:rPr>
          </w:pPr>
          <w:hyperlink w:anchor="_Toc5236223" w:history="1">
            <w:r w:rsidR="00353E47" w:rsidRPr="00767D8E">
              <w:rPr>
                <w:rStyle w:val="Hyperlink"/>
                <w:noProof/>
              </w:rPr>
              <w:t>Gr.text.typeface {{&lt;font_nexp&gt;} {, &lt;style_nexp&gt;} {,&lt;paint_nexp&gt;}}</w:t>
            </w:r>
            <w:r w:rsidR="00353E47">
              <w:rPr>
                <w:noProof/>
                <w:webHidden/>
              </w:rPr>
              <w:tab/>
            </w:r>
            <w:r w:rsidR="00353E47">
              <w:rPr>
                <w:noProof/>
                <w:webHidden/>
              </w:rPr>
              <w:fldChar w:fldCharType="begin"/>
            </w:r>
            <w:r w:rsidR="00353E47">
              <w:rPr>
                <w:noProof/>
                <w:webHidden/>
              </w:rPr>
              <w:instrText xml:space="preserve"> PAGEREF _Toc5236223 \h </w:instrText>
            </w:r>
            <w:r w:rsidR="00353E47">
              <w:rPr>
                <w:noProof/>
                <w:webHidden/>
              </w:rPr>
            </w:r>
            <w:r w:rsidR="00353E47">
              <w:rPr>
                <w:noProof/>
                <w:webHidden/>
              </w:rPr>
              <w:fldChar w:fldCharType="separate"/>
            </w:r>
            <w:r w:rsidR="00CA7A41">
              <w:rPr>
                <w:noProof/>
                <w:webHidden/>
              </w:rPr>
              <w:t>172</w:t>
            </w:r>
            <w:r w:rsidR="00353E47">
              <w:rPr>
                <w:noProof/>
                <w:webHidden/>
              </w:rPr>
              <w:fldChar w:fldCharType="end"/>
            </w:r>
          </w:hyperlink>
        </w:p>
        <w:p w:rsidR="00353E47" w:rsidRDefault="00390DC2">
          <w:pPr>
            <w:pStyle w:val="TOC3"/>
            <w:rPr>
              <w:rFonts w:eastAsiaTheme="minorEastAsia"/>
              <w:noProof/>
            </w:rPr>
          </w:pPr>
          <w:hyperlink w:anchor="_Toc5236224" w:history="1">
            <w:r w:rsidR="00353E47" w:rsidRPr="00767D8E">
              <w:rPr>
                <w:rStyle w:val="Hyperlink"/>
                <w:noProof/>
              </w:rPr>
              <w:t>Gr.text.height {&lt;height_nvar&gt;} {, &lt;up_nvar&gt;} {, &lt;down_nvar&gt;}</w:t>
            </w:r>
            <w:r w:rsidR="00353E47">
              <w:rPr>
                <w:noProof/>
                <w:webHidden/>
              </w:rPr>
              <w:tab/>
            </w:r>
            <w:r w:rsidR="00353E47">
              <w:rPr>
                <w:noProof/>
                <w:webHidden/>
              </w:rPr>
              <w:fldChar w:fldCharType="begin"/>
            </w:r>
            <w:r w:rsidR="00353E47">
              <w:rPr>
                <w:noProof/>
                <w:webHidden/>
              </w:rPr>
              <w:instrText xml:space="preserve"> PAGEREF _Toc5236224 \h </w:instrText>
            </w:r>
            <w:r w:rsidR="00353E47">
              <w:rPr>
                <w:noProof/>
                <w:webHidden/>
              </w:rPr>
            </w:r>
            <w:r w:rsidR="00353E47">
              <w:rPr>
                <w:noProof/>
                <w:webHidden/>
              </w:rPr>
              <w:fldChar w:fldCharType="separate"/>
            </w:r>
            <w:r w:rsidR="00CA7A41">
              <w:rPr>
                <w:noProof/>
                <w:webHidden/>
              </w:rPr>
              <w:t>173</w:t>
            </w:r>
            <w:r w:rsidR="00353E47">
              <w:rPr>
                <w:noProof/>
                <w:webHidden/>
              </w:rPr>
              <w:fldChar w:fldCharType="end"/>
            </w:r>
          </w:hyperlink>
        </w:p>
        <w:p w:rsidR="00353E47" w:rsidRDefault="00390DC2">
          <w:pPr>
            <w:pStyle w:val="TOC3"/>
            <w:rPr>
              <w:rFonts w:eastAsiaTheme="minorEastAsia"/>
              <w:noProof/>
            </w:rPr>
          </w:pPr>
          <w:hyperlink w:anchor="_Toc5236225" w:history="1">
            <w:r w:rsidR="00353E47" w:rsidRPr="00767D8E">
              <w:rPr>
                <w:rStyle w:val="Hyperlink"/>
                <w:noProof/>
              </w:rPr>
              <w:t>Gr.text.width &lt;nvar&gt;, &lt;exp&gt;</w:t>
            </w:r>
            <w:r w:rsidR="00353E47">
              <w:rPr>
                <w:noProof/>
                <w:webHidden/>
              </w:rPr>
              <w:tab/>
            </w:r>
            <w:r w:rsidR="00353E47">
              <w:rPr>
                <w:noProof/>
                <w:webHidden/>
              </w:rPr>
              <w:fldChar w:fldCharType="begin"/>
            </w:r>
            <w:r w:rsidR="00353E47">
              <w:rPr>
                <w:noProof/>
                <w:webHidden/>
              </w:rPr>
              <w:instrText xml:space="preserve"> PAGEREF _Toc5236225 \h </w:instrText>
            </w:r>
            <w:r w:rsidR="00353E47">
              <w:rPr>
                <w:noProof/>
                <w:webHidden/>
              </w:rPr>
            </w:r>
            <w:r w:rsidR="00353E47">
              <w:rPr>
                <w:noProof/>
                <w:webHidden/>
              </w:rPr>
              <w:fldChar w:fldCharType="separate"/>
            </w:r>
            <w:r w:rsidR="00CA7A41">
              <w:rPr>
                <w:noProof/>
                <w:webHidden/>
              </w:rPr>
              <w:t>173</w:t>
            </w:r>
            <w:r w:rsidR="00353E47">
              <w:rPr>
                <w:noProof/>
                <w:webHidden/>
              </w:rPr>
              <w:fldChar w:fldCharType="end"/>
            </w:r>
          </w:hyperlink>
        </w:p>
        <w:p w:rsidR="00353E47" w:rsidRDefault="00390DC2">
          <w:pPr>
            <w:pStyle w:val="TOC3"/>
            <w:rPr>
              <w:rFonts w:eastAsiaTheme="minorEastAsia"/>
              <w:noProof/>
            </w:rPr>
          </w:pPr>
          <w:hyperlink w:anchor="_Toc5236226" w:history="1">
            <w:r w:rsidR="00353E47" w:rsidRPr="00767D8E">
              <w:rPr>
                <w:rStyle w:val="Hyperlink"/>
                <w:noProof/>
              </w:rPr>
              <w:t>Gr.get.textbounds &lt;exp&gt;, left, top, right, bottom</w:t>
            </w:r>
            <w:r w:rsidR="00353E47">
              <w:rPr>
                <w:noProof/>
                <w:webHidden/>
              </w:rPr>
              <w:tab/>
            </w:r>
            <w:r w:rsidR="00353E47">
              <w:rPr>
                <w:noProof/>
                <w:webHidden/>
              </w:rPr>
              <w:fldChar w:fldCharType="begin"/>
            </w:r>
            <w:r w:rsidR="00353E47">
              <w:rPr>
                <w:noProof/>
                <w:webHidden/>
              </w:rPr>
              <w:instrText xml:space="preserve"> PAGEREF _Toc5236226 \h </w:instrText>
            </w:r>
            <w:r w:rsidR="00353E47">
              <w:rPr>
                <w:noProof/>
                <w:webHidden/>
              </w:rPr>
            </w:r>
            <w:r w:rsidR="00353E47">
              <w:rPr>
                <w:noProof/>
                <w:webHidden/>
              </w:rPr>
              <w:fldChar w:fldCharType="separate"/>
            </w:r>
            <w:r w:rsidR="00CA7A41">
              <w:rPr>
                <w:noProof/>
                <w:webHidden/>
              </w:rPr>
              <w:t>174</w:t>
            </w:r>
            <w:r w:rsidR="00353E47">
              <w:rPr>
                <w:noProof/>
                <w:webHidden/>
              </w:rPr>
              <w:fldChar w:fldCharType="end"/>
            </w:r>
          </w:hyperlink>
        </w:p>
        <w:p w:rsidR="00353E47" w:rsidRDefault="00390DC2">
          <w:pPr>
            <w:pStyle w:val="TOC3"/>
            <w:rPr>
              <w:rFonts w:eastAsiaTheme="minorEastAsia"/>
              <w:noProof/>
            </w:rPr>
          </w:pPr>
          <w:hyperlink w:anchor="_Toc5236227" w:history="1">
            <w:r w:rsidR="00353E47" w:rsidRPr="00767D8E">
              <w:rPr>
                <w:rStyle w:val="Hyperlink"/>
                <w:noProof/>
              </w:rPr>
              <w:t>Gr.text.draw &lt;object_number_nvar&gt;, &lt;x_nexp&gt;, &lt;y_nexp&gt;, &lt;text_object_sexp&gt;</w:t>
            </w:r>
            <w:r w:rsidR="00353E47">
              <w:rPr>
                <w:noProof/>
                <w:webHidden/>
              </w:rPr>
              <w:tab/>
            </w:r>
            <w:r w:rsidR="00353E47">
              <w:rPr>
                <w:noProof/>
                <w:webHidden/>
              </w:rPr>
              <w:fldChar w:fldCharType="begin"/>
            </w:r>
            <w:r w:rsidR="00353E47">
              <w:rPr>
                <w:noProof/>
                <w:webHidden/>
              </w:rPr>
              <w:instrText xml:space="preserve"> PAGEREF _Toc5236227 \h </w:instrText>
            </w:r>
            <w:r w:rsidR="00353E47">
              <w:rPr>
                <w:noProof/>
                <w:webHidden/>
              </w:rPr>
            </w:r>
            <w:r w:rsidR="00353E47">
              <w:rPr>
                <w:noProof/>
                <w:webHidden/>
              </w:rPr>
              <w:fldChar w:fldCharType="separate"/>
            </w:r>
            <w:r w:rsidR="00CA7A41">
              <w:rPr>
                <w:noProof/>
                <w:webHidden/>
              </w:rPr>
              <w:t>175</w:t>
            </w:r>
            <w:r w:rsidR="00353E47">
              <w:rPr>
                <w:noProof/>
                <w:webHidden/>
              </w:rPr>
              <w:fldChar w:fldCharType="end"/>
            </w:r>
          </w:hyperlink>
        </w:p>
        <w:p w:rsidR="00353E47" w:rsidRDefault="00390DC2">
          <w:pPr>
            <w:pStyle w:val="TOC2"/>
            <w:rPr>
              <w:rFonts w:eastAsiaTheme="minorEastAsia"/>
              <w:noProof/>
            </w:rPr>
          </w:pPr>
          <w:hyperlink w:anchor="_Toc5236228" w:history="1">
            <w:r w:rsidR="00353E47" w:rsidRPr="00767D8E">
              <w:rPr>
                <w:rStyle w:val="Hyperlink"/>
                <w:noProof/>
              </w:rPr>
              <w:t>Bitmap Commands</w:t>
            </w:r>
            <w:r w:rsidR="00353E47">
              <w:rPr>
                <w:noProof/>
                <w:webHidden/>
              </w:rPr>
              <w:tab/>
            </w:r>
            <w:r w:rsidR="00353E47">
              <w:rPr>
                <w:noProof/>
                <w:webHidden/>
              </w:rPr>
              <w:fldChar w:fldCharType="begin"/>
            </w:r>
            <w:r w:rsidR="00353E47">
              <w:rPr>
                <w:noProof/>
                <w:webHidden/>
              </w:rPr>
              <w:instrText xml:space="preserve"> PAGEREF _Toc5236228 \h </w:instrText>
            </w:r>
            <w:r w:rsidR="00353E47">
              <w:rPr>
                <w:noProof/>
                <w:webHidden/>
              </w:rPr>
            </w:r>
            <w:r w:rsidR="00353E47">
              <w:rPr>
                <w:noProof/>
                <w:webHidden/>
              </w:rPr>
              <w:fldChar w:fldCharType="separate"/>
            </w:r>
            <w:r w:rsidR="00CA7A41">
              <w:rPr>
                <w:noProof/>
                <w:webHidden/>
              </w:rPr>
              <w:t>175</w:t>
            </w:r>
            <w:r w:rsidR="00353E47">
              <w:rPr>
                <w:noProof/>
                <w:webHidden/>
              </w:rPr>
              <w:fldChar w:fldCharType="end"/>
            </w:r>
          </w:hyperlink>
        </w:p>
        <w:p w:rsidR="00353E47" w:rsidRDefault="00390DC2">
          <w:pPr>
            <w:pStyle w:val="TOC3"/>
            <w:rPr>
              <w:rFonts w:eastAsiaTheme="minorEastAsia"/>
              <w:noProof/>
            </w:rPr>
          </w:pPr>
          <w:hyperlink w:anchor="_Toc5236229"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_Toc5236229 \h </w:instrText>
            </w:r>
            <w:r w:rsidR="00353E47">
              <w:rPr>
                <w:noProof/>
                <w:webHidden/>
              </w:rPr>
            </w:r>
            <w:r w:rsidR="00353E47">
              <w:rPr>
                <w:noProof/>
                <w:webHidden/>
              </w:rPr>
              <w:fldChar w:fldCharType="separate"/>
            </w:r>
            <w:r w:rsidR="00CA7A41">
              <w:rPr>
                <w:noProof/>
                <w:webHidden/>
              </w:rPr>
              <w:t>175</w:t>
            </w:r>
            <w:r w:rsidR="00353E47">
              <w:rPr>
                <w:noProof/>
                <w:webHidden/>
              </w:rPr>
              <w:fldChar w:fldCharType="end"/>
            </w:r>
          </w:hyperlink>
        </w:p>
        <w:p w:rsidR="00353E47" w:rsidRDefault="00390DC2">
          <w:pPr>
            <w:pStyle w:val="TOC3"/>
            <w:rPr>
              <w:rFonts w:eastAsiaTheme="minorEastAsia"/>
              <w:noProof/>
            </w:rPr>
          </w:pPr>
          <w:hyperlink w:anchor="_Toc5236230" w:history="1">
            <w:r w:rsidR="00353E47" w:rsidRPr="00767D8E">
              <w:rPr>
                <w:rStyle w:val="Hyperlink"/>
                <w:noProof/>
              </w:rPr>
              <w:t>Gr.bitmap.create &lt;bitmap_ptr_nvar&gt;, width, height</w:t>
            </w:r>
            <w:r w:rsidR="00353E47">
              <w:rPr>
                <w:noProof/>
                <w:webHidden/>
              </w:rPr>
              <w:tab/>
            </w:r>
            <w:r w:rsidR="00353E47">
              <w:rPr>
                <w:noProof/>
                <w:webHidden/>
              </w:rPr>
              <w:fldChar w:fldCharType="begin"/>
            </w:r>
            <w:r w:rsidR="00353E47">
              <w:rPr>
                <w:noProof/>
                <w:webHidden/>
              </w:rPr>
              <w:instrText xml:space="preserve"> PAGEREF _Toc5236230 \h </w:instrText>
            </w:r>
            <w:r w:rsidR="00353E47">
              <w:rPr>
                <w:noProof/>
                <w:webHidden/>
              </w:rPr>
            </w:r>
            <w:r w:rsidR="00353E47">
              <w:rPr>
                <w:noProof/>
                <w:webHidden/>
              </w:rPr>
              <w:fldChar w:fldCharType="separate"/>
            </w:r>
            <w:r w:rsidR="00CA7A41">
              <w:rPr>
                <w:noProof/>
                <w:webHidden/>
              </w:rPr>
              <w:t>176</w:t>
            </w:r>
            <w:r w:rsidR="00353E47">
              <w:rPr>
                <w:noProof/>
                <w:webHidden/>
              </w:rPr>
              <w:fldChar w:fldCharType="end"/>
            </w:r>
          </w:hyperlink>
        </w:p>
        <w:p w:rsidR="00353E47" w:rsidRDefault="00390DC2">
          <w:pPr>
            <w:pStyle w:val="TOC3"/>
            <w:rPr>
              <w:rFonts w:eastAsiaTheme="minorEastAsia"/>
              <w:noProof/>
            </w:rPr>
          </w:pPr>
          <w:hyperlink w:anchor="_Toc5236231" w:history="1">
            <w:r w:rsidR="00353E47" w:rsidRPr="00767D8E">
              <w:rPr>
                <w:rStyle w:val="Hyperlink"/>
                <w:noProof/>
              </w:rPr>
              <w:t>Gr.bitmap.load &lt;bitmap_ptr_nvar&gt;, &lt;file_name_sexp&gt;</w:t>
            </w:r>
            <w:r w:rsidR="00353E47">
              <w:rPr>
                <w:noProof/>
                <w:webHidden/>
              </w:rPr>
              <w:tab/>
            </w:r>
            <w:r w:rsidR="00353E47">
              <w:rPr>
                <w:noProof/>
                <w:webHidden/>
              </w:rPr>
              <w:fldChar w:fldCharType="begin"/>
            </w:r>
            <w:r w:rsidR="00353E47">
              <w:rPr>
                <w:noProof/>
                <w:webHidden/>
              </w:rPr>
              <w:instrText xml:space="preserve"> PAGEREF _Toc5236231 \h </w:instrText>
            </w:r>
            <w:r w:rsidR="00353E47">
              <w:rPr>
                <w:noProof/>
                <w:webHidden/>
              </w:rPr>
            </w:r>
            <w:r w:rsidR="00353E47">
              <w:rPr>
                <w:noProof/>
                <w:webHidden/>
              </w:rPr>
              <w:fldChar w:fldCharType="separate"/>
            </w:r>
            <w:r w:rsidR="00CA7A41">
              <w:rPr>
                <w:noProof/>
                <w:webHidden/>
              </w:rPr>
              <w:t>176</w:t>
            </w:r>
            <w:r w:rsidR="00353E47">
              <w:rPr>
                <w:noProof/>
                <w:webHidden/>
              </w:rPr>
              <w:fldChar w:fldCharType="end"/>
            </w:r>
          </w:hyperlink>
        </w:p>
        <w:p w:rsidR="00353E47" w:rsidRDefault="00390DC2">
          <w:pPr>
            <w:pStyle w:val="TOC3"/>
            <w:rPr>
              <w:rFonts w:eastAsiaTheme="minorEastAsia"/>
              <w:noProof/>
            </w:rPr>
          </w:pPr>
          <w:hyperlink w:anchor="_Toc5236232" w:history="1">
            <w:r w:rsidR="00353E47" w:rsidRPr="00767D8E">
              <w:rPr>
                <w:rStyle w:val="Hyperlink"/>
                <w:noProof/>
              </w:rPr>
              <w:t>Gr.bitmap.size &lt;bitmap_ptr_nexp&gt;, width, height</w:t>
            </w:r>
            <w:r w:rsidR="00353E47">
              <w:rPr>
                <w:noProof/>
                <w:webHidden/>
              </w:rPr>
              <w:tab/>
            </w:r>
            <w:r w:rsidR="00353E47">
              <w:rPr>
                <w:noProof/>
                <w:webHidden/>
              </w:rPr>
              <w:fldChar w:fldCharType="begin"/>
            </w:r>
            <w:r w:rsidR="00353E47">
              <w:rPr>
                <w:noProof/>
                <w:webHidden/>
              </w:rPr>
              <w:instrText xml:space="preserve"> PAGEREF _Toc5236232 \h </w:instrText>
            </w:r>
            <w:r w:rsidR="00353E47">
              <w:rPr>
                <w:noProof/>
                <w:webHidden/>
              </w:rPr>
            </w:r>
            <w:r w:rsidR="00353E47">
              <w:rPr>
                <w:noProof/>
                <w:webHidden/>
              </w:rPr>
              <w:fldChar w:fldCharType="separate"/>
            </w:r>
            <w:r w:rsidR="00CA7A41">
              <w:rPr>
                <w:noProof/>
                <w:webHidden/>
              </w:rPr>
              <w:t>176</w:t>
            </w:r>
            <w:r w:rsidR="00353E47">
              <w:rPr>
                <w:noProof/>
                <w:webHidden/>
              </w:rPr>
              <w:fldChar w:fldCharType="end"/>
            </w:r>
          </w:hyperlink>
        </w:p>
        <w:p w:rsidR="00353E47" w:rsidRDefault="00390DC2">
          <w:pPr>
            <w:pStyle w:val="TOC3"/>
            <w:rPr>
              <w:rFonts w:eastAsiaTheme="minorEastAsia"/>
              <w:noProof/>
            </w:rPr>
          </w:pPr>
          <w:hyperlink w:anchor="_Toc5236233" w:history="1">
            <w:r w:rsidR="00353E47" w:rsidRPr="00767D8E">
              <w:rPr>
                <w:rStyle w:val="Hyperlink"/>
                <w:noProof/>
              </w:rPr>
              <w:t>Gr.bitmap.scale &lt;new_bitmap_ptr_nvar&gt;, &lt;bitmap_ptr_nexp&gt;, width, height {, &lt;smoothing_lexp&gt;}</w:t>
            </w:r>
            <w:r w:rsidR="00353E47">
              <w:rPr>
                <w:noProof/>
                <w:webHidden/>
              </w:rPr>
              <w:tab/>
            </w:r>
            <w:r w:rsidR="00353E47">
              <w:rPr>
                <w:noProof/>
                <w:webHidden/>
              </w:rPr>
              <w:fldChar w:fldCharType="begin"/>
            </w:r>
            <w:r w:rsidR="00353E47">
              <w:rPr>
                <w:noProof/>
                <w:webHidden/>
              </w:rPr>
              <w:instrText xml:space="preserve"> PAGEREF _Toc5236233 \h </w:instrText>
            </w:r>
            <w:r w:rsidR="00353E47">
              <w:rPr>
                <w:noProof/>
                <w:webHidden/>
              </w:rPr>
            </w:r>
            <w:r w:rsidR="00353E47">
              <w:rPr>
                <w:noProof/>
                <w:webHidden/>
              </w:rPr>
              <w:fldChar w:fldCharType="separate"/>
            </w:r>
            <w:r w:rsidR="00CA7A41">
              <w:rPr>
                <w:noProof/>
                <w:webHidden/>
              </w:rPr>
              <w:t>176</w:t>
            </w:r>
            <w:r w:rsidR="00353E47">
              <w:rPr>
                <w:noProof/>
                <w:webHidden/>
              </w:rPr>
              <w:fldChar w:fldCharType="end"/>
            </w:r>
          </w:hyperlink>
        </w:p>
        <w:p w:rsidR="00353E47" w:rsidRDefault="00390DC2">
          <w:pPr>
            <w:pStyle w:val="TOC3"/>
            <w:rPr>
              <w:rFonts w:eastAsiaTheme="minorEastAsia"/>
              <w:noProof/>
            </w:rPr>
          </w:pPr>
          <w:hyperlink w:anchor="_Toc5236234" w:history="1">
            <w:r w:rsidR="00353E47" w:rsidRPr="00767D8E">
              <w:rPr>
                <w:rStyle w:val="Hyperlink"/>
                <w:noProof/>
              </w:rPr>
              <w:t>Gr.bitmap.delete &lt;bitmap_ptr_nexp&gt;</w:t>
            </w:r>
            <w:r w:rsidR="00353E47">
              <w:rPr>
                <w:noProof/>
                <w:webHidden/>
              </w:rPr>
              <w:tab/>
            </w:r>
            <w:r w:rsidR="00353E47">
              <w:rPr>
                <w:noProof/>
                <w:webHidden/>
              </w:rPr>
              <w:fldChar w:fldCharType="begin"/>
            </w:r>
            <w:r w:rsidR="00353E47">
              <w:rPr>
                <w:noProof/>
                <w:webHidden/>
              </w:rPr>
              <w:instrText xml:space="preserve"> PAGEREF _Toc5236234 \h </w:instrText>
            </w:r>
            <w:r w:rsidR="00353E47">
              <w:rPr>
                <w:noProof/>
                <w:webHidden/>
              </w:rPr>
            </w:r>
            <w:r w:rsidR="00353E47">
              <w:rPr>
                <w:noProof/>
                <w:webHidden/>
              </w:rPr>
              <w:fldChar w:fldCharType="separate"/>
            </w:r>
            <w:r w:rsidR="00CA7A41">
              <w:rPr>
                <w:noProof/>
                <w:webHidden/>
              </w:rPr>
              <w:t>177</w:t>
            </w:r>
            <w:r w:rsidR="00353E47">
              <w:rPr>
                <w:noProof/>
                <w:webHidden/>
              </w:rPr>
              <w:fldChar w:fldCharType="end"/>
            </w:r>
          </w:hyperlink>
        </w:p>
        <w:p w:rsidR="00353E47" w:rsidRDefault="00390DC2">
          <w:pPr>
            <w:pStyle w:val="TOC3"/>
            <w:rPr>
              <w:rFonts w:eastAsiaTheme="minorEastAsia"/>
              <w:noProof/>
            </w:rPr>
          </w:pPr>
          <w:hyperlink w:anchor="_Toc5236235" w:history="1">
            <w:r w:rsidR="00353E47" w:rsidRPr="00767D8E">
              <w:rPr>
                <w:rStyle w:val="Hyperlink"/>
                <w:noProof/>
              </w:rPr>
              <w:t>Gr.bitmap.crop &lt;new_bitmap_ptr_nvar&gt;, &lt;source_bitmap_ptr_nexp&gt;, &lt;x_nexp&gt;, &lt;y_nexp&gt;, &lt;width_nexp&gt;, &lt;height_nexp&gt;</w:t>
            </w:r>
            <w:r w:rsidR="00353E47">
              <w:rPr>
                <w:noProof/>
                <w:webHidden/>
              </w:rPr>
              <w:tab/>
            </w:r>
            <w:r w:rsidR="00353E47">
              <w:rPr>
                <w:noProof/>
                <w:webHidden/>
              </w:rPr>
              <w:fldChar w:fldCharType="begin"/>
            </w:r>
            <w:r w:rsidR="00353E47">
              <w:rPr>
                <w:noProof/>
                <w:webHidden/>
              </w:rPr>
              <w:instrText xml:space="preserve"> PAGEREF _Toc5236235 \h </w:instrText>
            </w:r>
            <w:r w:rsidR="00353E47">
              <w:rPr>
                <w:noProof/>
                <w:webHidden/>
              </w:rPr>
            </w:r>
            <w:r w:rsidR="00353E47">
              <w:rPr>
                <w:noProof/>
                <w:webHidden/>
              </w:rPr>
              <w:fldChar w:fldCharType="separate"/>
            </w:r>
            <w:r w:rsidR="00CA7A41">
              <w:rPr>
                <w:noProof/>
                <w:webHidden/>
              </w:rPr>
              <w:t>177</w:t>
            </w:r>
            <w:r w:rsidR="00353E47">
              <w:rPr>
                <w:noProof/>
                <w:webHidden/>
              </w:rPr>
              <w:fldChar w:fldCharType="end"/>
            </w:r>
          </w:hyperlink>
        </w:p>
        <w:p w:rsidR="00353E47" w:rsidRDefault="00390DC2">
          <w:pPr>
            <w:pStyle w:val="TOC3"/>
            <w:rPr>
              <w:rFonts w:eastAsiaTheme="minorEastAsia"/>
              <w:noProof/>
            </w:rPr>
          </w:pPr>
          <w:hyperlink w:anchor="_Toc5236236" w:history="1">
            <w:r w:rsidR="00353E47" w:rsidRPr="00767D8E">
              <w:rPr>
                <w:rStyle w:val="Hyperlink"/>
                <w:noProof/>
              </w:rPr>
              <w:t>Gr.bitmap.save &lt;bitmap_ptr_nvar&gt;, &lt;filename_sexp&gt;{, &lt;quality_nexp&gt;}</w:t>
            </w:r>
            <w:r w:rsidR="00353E47">
              <w:rPr>
                <w:noProof/>
                <w:webHidden/>
              </w:rPr>
              <w:tab/>
            </w:r>
            <w:r w:rsidR="00353E47">
              <w:rPr>
                <w:noProof/>
                <w:webHidden/>
              </w:rPr>
              <w:fldChar w:fldCharType="begin"/>
            </w:r>
            <w:r w:rsidR="00353E47">
              <w:rPr>
                <w:noProof/>
                <w:webHidden/>
              </w:rPr>
              <w:instrText xml:space="preserve"> PAGEREF _Toc5236236 \h </w:instrText>
            </w:r>
            <w:r w:rsidR="00353E47">
              <w:rPr>
                <w:noProof/>
                <w:webHidden/>
              </w:rPr>
            </w:r>
            <w:r w:rsidR="00353E47">
              <w:rPr>
                <w:noProof/>
                <w:webHidden/>
              </w:rPr>
              <w:fldChar w:fldCharType="separate"/>
            </w:r>
            <w:r w:rsidR="00CA7A41">
              <w:rPr>
                <w:noProof/>
                <w:webHidden/>
              </w:rPr>
              <w:t>177</w:t>
            </w:r>
            <w:r w:rsidR="00353E47">
              <w:rPr>
                <w:noProof/>
                <w:webHidden/>
              </w:rPr>
              <w:fldChar w:fldCharType="end"/>
            </w:r>
          </w:hyperlink>
        </w:p>
        <w:p w:rsidR="00353E47" w:rsidRDefault="00390DC2">
          <w:pPr>
            <w:pStyle w:val="TOC3"/>
            <w:rPr>
              <w:rFonts w:eastAsiaTheme="minorEastAsia"/>
              <w:noProof/>
            </w:rPr>
          </w:pPr>
          <w:hyperlink w:anchor="_Toc5236237" w:history="1">
            <w:r w:rsidR="00353E47" w:rsidRPr="00767D8E">
              <w:rPr>
                <w:rStyle w:val="Hyperlink"/>
                <w:noProof/>
              </w:rPr>
              <w:t>Gr.bitmap.draw &lt;object_ptr_nvar&gt;, &lt;bitmap_ptr_nexp&gt;, x , y</w:t>
            </w:r>
            <w:r w:rsidR="00353E47">
              <w:rPr>
                <w:noProof/>
                <w:webHidden/>
              </w:rPr>
              <w:tab/>
            </w:r>
            <w:r w:rsidR="00353E47">
              <w:rPr>
                <w:noProof/>
                <w:webHidden/>
              </w:rPr>
              <w:fldChar w:fldCharType="begin"/>
            </w:r>
            <w:r w:rsidR="00353E47">
              <w:rPr>
                <w:noProof/>
                <w:webHidden/>
              </w:rPr>
              <w:instrText xml:space="preserve"> PAGEREF _Toc5236237 \h </w:instrText>
            </w:r>
            <w:r w:rsidR="00353E47">
              <w:rPr>
                <w:noProof/>
                <w:webHidden/>
              </w:rPr>
            </w:r>
            <w:r w:rsidR="00353E47">
              <w:rPr>
                <w:noProof/>
                <w:webHidden/>
              </w:rPr>
              <w:fldChar w:fldCharType="separate"/>
            </w:r>
            <w:r w:rsidR="00CA7A41">
              <w:rPr>
                <w:noProof/>
                <w:webHidden/>
              </w:rPr>
              <w:t>177</w:t>
            </w:r>
            <w:r w:rsidR="00353E47">
              <w:rPr>
                <w:noProof/>
                <w:webHidden/>
              </w:rPr>
              <w:fldChar w:fldCharType="end"/>
            </w:r>
          </w:hyperlink>
        </w:p>
        <w:p w:rsidR="00353E47" w:rsidRDefault="00390DC2">
          <w:pPr>
            <w:pStyle w:val="TOC3"/>
            <w:rPr>
              <w:rFonts w:eastAsiaTheme="minorEastAsia"/>
              <w:noProof/>
            </w:rPr>
          </w:pPr>
          <w:hyperlink w:anchor="_Toc5236238" w:history="1">
            <w:r w:rsidR="00353E47" w:rsidRPr="00767D8E">
              <w:rPr>
                <w:rStyle w:val="Hyperlink"/>
                <w:noProof/>
              </w:rPr>
              <w:t>Gr.get.bmpixel &lt;bitmap_ptr_nvar&gt;, x, y, alpha, red, green, blue</w:t>
            </w:r>
            <w:r w:rsidR="00353E47">
              <w:rPr>
                <w:noProof/>
                <w:webHidden/>
              </w:rPr>
              <w:tab/>
            </w:r>
            <w:r w:rsidR="00353E47">
              <w:rPr>
                <w:noProof/>
                <w:webHidden/>
              </w:rPr>
              <w:fldChar w:fldCharType="begin"/>
            </w:r>
            <w:r w:rsidR="00353E47">
              <w:rPr>
                <w:noProof/>
                <w:webHidden/>
              </w:rPr>
              <w:instrText xml:space="preserve"> PAGEREF _Toc5236238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3"/>
            <w:rPr>
              <w:rFonts w:eastAsiaTheme="minorEastAsia"/>
              <w:noProof/>
            </w:rPr>
          </w:pPr>
          <w:hyperlink w:anchor="_Toc5236239" w:history="1">
            <w:r w:rsidR="00353E47" w:rsidRPr="00767D8E">
              <w:rPr>
                <w:rStyle w:val="Hyperlink"/>
                <w:noProof/>
              </w:rPr>
              <w:t>Gr.bitmap.fill &lt;bitmap_ptr_nexp&gt;, &lt;x_nexp&gt;, &lt;y_nexp&gt;</w:t>
            </w:r>
            <w:r w:rsidR="00353E47">
              <w:rPr>
                <w:noProof/>
                <w:webHidden/>
              </w:rPr>
              <w:tab/>
            </w:r>
            <w:r w:rsidR="00353E47">
              <w:rPr>
                <w:noProof/>
                <w:webHidden/>
              </w:rPr>
              <w:fldChar w:fldCharType="begin"/>
            </w:r>
            <w:r w:rsidR="00353E47">
              <w:rPr>
                <w:noProof/>
                <w:webHidden/>
              </w:rPr>
              <w:instrText xml:space="preserve"> PAGEREF _Toc5236239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3"/>
            <w:rPr>
              <w:rFonts w:eastAsiaTheme="minorEastAsia"/>
              <w:noProof/>
            </w:rPr>
          </w:pPr>
          <w:hyperlink w:anchor="_Toc5236240" w:history="1">
            <w:r w:rsidR="00353E47" w:rsidRPr="00767D8E">
              <w:rPr>
                <w:rStyle w:val="Hyperlink"/>
                <w:noProof/>
              </w:rPr>
              <w:t>Gr.bitmap.drawinto.start &lt;bitmap_ptr_nexp&gt;</w:t>
            </w:r>
            <w:r w:rsidR="00353E47">
              <w:rPr>
                <w:noProof/>
                <w:webHidden/>
              </w:rPr>
              <w:tab/>
            </w:r>
            <w:r w:rsidR="00353E47">
              <w:rPr>
                <w:noProof/>
                <w:webHidden/>
              </w:rPr>
              <w:fldChar w:fldCharType="begin"/>
            </w:r>
            <w:r w:rsidR="00353E47">
              <w:rPr>
                <w:noProof/>
                <w:webHidden/>
              </w:rPr>
              <w:instrText xml:space="preserve"> PAGEREF _Toc5236240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3"/>
            <w:rPr>
              <w:rFonts w:eastAsiaTheme="minorEastAsia"/>
              <w:noProof/>
            </w:rPr>
          </w:pPr>
          <w:hyperlink w:anchor="_Toc5236241" w:history="1">
            <w:r w:rsidR="00353E47" w:rsidRPr="00767D8E">
              <w:rPr>
                <w:rStyle w:val="Hyperlink"/>
                <w:noProof/>
              </w:rPr>
              <w:t>Gr.bitmap.drawinto.end</w:t>
            </w:r>
            <w:r w:rsidR="00353E47">
              <w:rPr>
                <w:noProof/>
                <w:webHidden/>
              </w:rPr>
              <w:tab/>
            </w:r>
            <w:r w:rsidR="00353E47">
              <w:rPr>
                <w:noProof/>
                <w:webHidden/>
              </w:rPr>
              <w:fldChar w:fldCharType="begin"/>
            </w:r>
            <w:r w:rsidR="00353E47">
              <w:rPr>
                <w:noProof/>
                <w:webHidden/>
              </w:rPr>
              <w:instrText xml:space="preserve"> PAGEREF _Toc5236241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2"/>
            <w:rPr>
              <w:rFonts w:eastAsiaTheme="minorEastAsia"/>
              <w:noProof/>
            </w:rPr>
          </w:pPr>
          <w:hyperlink w:anchor="_Toc5236242" w:history="1">
            <w:r w:rsidR="00353E47" w:rsidRPr="00767D8E">
              <w:rPr>
                <w:rStyle w:val="Hyperlink"/>
                <w:noProof/>
              </w:rPr>
              <w:t>Paint Commands</w:t>
            </w:r>
            <w:r w:rsidR="00353E47">
              <w:rPr>
                <w:noProof/>
                <w:webHidden/>
              </w:rPr>
              <w:tab/>
            </w:r>
            <w:r w:rsidR="00353E47">
              <w:rPr>
                <w:noProof/>
                <w:webHidden/>
              </w:rPr>
              <w:fldChar w:fldCharType="begin"/>
            </w:r>
            <w:r w:rsidR="00353E47">
              <w:rPr>
                <w:noProof/>
                <w:webHidden/>
              </w:rPr>
              <w:instrText xml:space="preserve"> PAGEREF _Toc5236242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3"/>
            <w:rPr>
              <w:rFonts w:eastAsiaTheme="minorEastAsia"/>
              <w:noProof/>
            </w:rPr>
          </w:pPr>
          <w:hyperlink w:anchor="_Toc5236243" w:history="1">
            <w:r w:rsidR="00353E47" w:rsidRPr="00767D8E">
              <w:rPr>
                <w:rStyle w:val="Hyperlink"/>
                <w:noProof/>
              </w:rPr>
              <w:t>Gr.paint.copy {{&lt;src_nexp&gt;}{, &lt;dst_nexp&gt;}}</w:t>
            </w:r>
            <w:r w:rsidR="00353E47">
              <w:rPr>
                <w:noProof/>
                <w:webHidden/>
              </w:rPr>
              <w:tab/>
            </w:r>
            <w:r w:rsidR="00353E47">
              <w:rPr>
                <w:noProof/>
                <w:webHidden/>
              </w:rPr>
              <w:fldChar w:fldCharType="begin"/>
            </w:r>
            <w:r w:rsidR="00353E47">
              <w:rPr>
                <w:noProof/>
                <w:webHidden/>
              </w:rPr>
              <w:instrText xml:space="preserve"> PAGEREF _Toc5236243 \h </w:instrText>
            </w:r>
            <w:r w:rsidR="00353E47">
              <w:rPr>
                <w:noProof/>
                <w:webHidden/>
              </w:rPr>
            </w:r>
            <w:r w:rsidR="00353E47">
              <w:rPr>
                <w:noProof/>
                <w:webHidden/>
              </w:rPr>
              <w:fldChar w:fldCharType="separate"/>
            </w:r>
            <w:r w:rsidR="00CA7A41">
              <w:rPr>
                <w:noProof/>
                <w:webHidden/>
              </w:rPr>
              <w:t>178</w:t>
            </w:r>
            <w:r w:rsidR="00353E47">
              <w:rPr>
                <w:noProof/>
                <w:webHidden/>
              </w:rPr>
              <w:fldChar w:fldCharType="end"/>
            </w:r>
          </w:hyperlink>
        </w:p>
        <w:p w:rsidR="00353E47" w:rsidRDefault="00390DC2">
          <w:pPr>
            <w:pStyle w:val="TOC3"/>
            <w:rPr>
              <w:rFonts w:eastAsiaTheme="minorEastAsia"/>
              <w:noProof/>
            </w:rPr>
          </w:pPr>
          <w:hyperlink w:anchor="_Toc5236244" w:history="1">
            <w:r w:rsidR="00353E47" w:rsidRPr="00767D8E">
              <w:rPr>
                <w:rStyle w:val="Hyperlink"/>
                <w:noProof/>
              </w:rPr>
              <w:t>Gr.paint.get &lt;object_ptr_nvar&gt;</w:t>
            </w:r>
            <w:r w:rsidR="00353E47">
              <w:rPr>
                <w:noProof/>
                <w:webHidden/>
              </w:rPr>
              <w:tab/>
            </w:r>
            <w:r w:rsidR="00353E47">
              <w:rPr>
                <w:noProof/>
                <w:webHidden/>
              </w:rPr>
              <w:fldChar w:fldCharType="begin"/>
            </w:r>
            <w:r w:rsidR="00353E47">
              <w:rPr>
                <w:noProof/>
                <w:webHidden/>
              </w:rPr>
              <w:instrText xml:space="preserve"> PAGEREF _Toc5236244 \h </w:instrText>
            </w:r>
            <w:r w:rsidR="00353E47">
              <w:rPr>
                <w:noProof/>
                <w:webHidden/>
              </w:rPr>
            </w:r>
            <w:r w:rsidR="00353E47">
              <w:rPr>
                <w:noProof/>
                <w:webHidden/>
              </w:rPr>
              <w:fldChar w:fldCharType="separate"/>
            </w:r>
            <w:r w:rsidR="00CA7A41">
              <w:rPr>
                <w:noProof/>
                <w:webHidden/>
              </w:rPr>
              <w:t>179</w:t>
            </w:r>
            <w:r w:rsidR="00353E47">
              <w:rPr>
                <w:noProof/>
                <w:webHidden/>
              </w:rPr>
              <w:fldChar w:fldCharType="end"/>
            </w:r>
          </w:hyperlink>
        </w:p>
        <w:p w:rsidR="00353E47" w:rsidRDefault="00390DC2">
          <w:pPr>
            <w:pStyle w:val="TOC3"/>
            <w:rPr>
              <w:rFonts w:eastAsiaTheme="minorEastAsia"/>
              <w:noProof/>
            </w:rPr>
          </w:pPr>
          <w:hyperlink w:anchor="_Toc5236245" w:history="1">
            <w:r w:rsidR="00353E47" w:rsidRPr="00767D8E">
              <w:rPr>
                <w:rStyle w:val="Hyperlink"/>
                <w:noProof/>
              </w:rPr>
              <w:t>Gr.paint.reset {&lt;nexp&gt;}</w:t>
            </w:r>
            <w:r w:rsidR="00353E47">
              <w:rPr>
                <w:noProof/>
                <w:webHidden/>
              </w:rPr>
              <w:tab/>
            </w:r>
            <w:r w:rsidR="00353E47">
              <w:rPr>
                <w:noProof/>
                <w:webHidden/>
              </w:rPr>
              <w:fldChar w:fldCharType="begin"/>
            </w:r>
            <w:r w:rsidR="00353E47">
              <w:rPr>
                <w:noProof/>
                <w:webHidden/>
              </w:rPr>
              <w:instrText xml:space="preserve"> PAGEREF _Toc5236245 \h </w:instrText>
            </w:r>
            <w:r w:rsidR="00353E47">
              <w:rPr>
                <w:noProof/>
                <w:webHidden/>
              </w:rPr>
            </w:r>
            <w:r w:rsidR="00353E47">
              <w:rPr>
                <w:noProof/>
                <w:webHidden/>
              </w:rPr>
              <w:fldChar w:fldCharType="separate"/>
            </w:r>
            <w:r w:rsidR="00CA7A41">
              <w:rPr>
                <w:noProof/>
                <w:webHidden/>
              </w:rPr>
              <w:t>179</w:t>
            </w:r>
            <w:r w:rsidR="00353E47">
              <w:rPr>
                <w:noProof/>
                <w:webHidden/>
              </w:rPr>
              <w:fldChar w:fldCharType="end"/>
            </w:r>
          </w:hyperlink>
        </w:p>
        <w:p w:rsidR="00353E47" w:rsidRDefault="00390DC2">
          <w:pPr>
            <w:pStyle w:val="TOC2"/>
            <w:rPr>
              <w:rFonts w:eastAsiaTheme="minorEastAsia"/>
              <w:noProof/>
            </w:rPr>
          </w:pPr>
          <w:hyperlink w:anchor="_Toc5236246" w:history="1">
            <w:r w:rsidR="00353E47" w:rsidRPr="00767D8E">
              <w:rPr>
                <w:rStyle w:val="Hyperlink"/>
                <w:noProof/>
              </w:rPr>
              <w:t>Rotate Commands</w:t>
            </w:r>
            <w:r w:rsidR="00353E47">
              <w:rPr>
                <w:noProof/>
                <w:webHidden/>
              </w:rPr>
              <w:tab/>
            </w:r>
            <w:r w:rsidR="00353E47">
              <w:rPr>
                <w:noProof/>
                <w:webHidden/>
              </w:rPr>
              <w:fldChar w:fldCharType="begin"/>
            </w:r>
            <w:r w:rsidR="00353E47">
              <w:rPr>
                <w:noProof/>
                <w:webHidden/>
              </w:rPr>
              <w:instrText xml:space="preserve"> PAGEREF _Toc5236246 \h </w:instrText>
            </w:r>
            <w:r w:rsidR="00353E47">
              <w:rPr>
                <w:noProof/>
                <w:webHidden/>
              </w:rPr>
            </w:r>
            <w:r w:rsidR="00353E47">
              <w:rPr>
                <w:noProof/>
                <w:webHidden/>
              </w:rPr>
              <w:fldChar w:fldCharType="separate"/>
            </w:r>
            <w:r w:rsidR="00CA7A41">
              <w:rPr>
                <w:noProof/>
                <w:webHidden/>
              </w:rPr>
              <w:t>179</w:t>
            </w:r>
            <w:r w:rsidR="00353E47">
              <w:rPr>
                <w:noProof/>
                <w:webHidden/>
              </w:rPr>
              <w:fldChar w:fldCharType="end"/>
            </w:r>
          </w:hyperlink>
        </w:p>
        <w:p w:rsidR="00353E47" w:rsidRDefault="00390DC2">
          <w:pPr>
            <w:pStyle w:val="TOC3"/>
            <w:rPr>
              <w:rFonts w:eastAsiaTheme="minorEastAsia"/>
              <w:noProof/>
            </w:rPr>
          </w:pPr>
          <w:hyperlink w:anchor="_Toc5236247" w:history="1">
            <w:r w:rsidR="00353E47" w:rsidRPr="00767D8E">
              <w:rPr>
                <w:rStyle w:val="Hyperlink"/>
                <w:noProof/>
              </w:rPr>
              <w:t>Gr.rotate.start angle, x, y{,&lt;obj_nvar&gt;}</w:t>
            </w:r>
            <w:r w:rsidR="00353E47">
              <w:rPr>
                <w:noProof/>
                <w:webHidden/>
              </w:rPr>
              <w:tab/>
            </w:r>
            <w:r w:rsidR="00353E47">
              <w:rPr>
                <w:noProof/>
                <w:webHidden/>
              </w:rPr>
              <w:fldChar w:fldCharType="begin"/>
            </w:r>
            <w:r w:rsidR="00353E47">
              <w:rPr>
                <w:noProof/>
                <w:webHidden/>
              </w:rPr>
              <w:instrText xml:space="preserve"> PAGEREF _Toc5236247 \h </w:instrText>
            </w:r>
            <w:r w:rsidR="00353E47">
              <w:rPr>
                <w:noProof/>
                <w:webHidden/>
              </w:rPr>
            </w:r>
            <w:r w:rsidR="00353E47">
              <w:rPr>
                <w:noProof/>
                <w:webHidden/>
              </w:rPr>
              <w:fldChar w:fldCharType="separate"/>
            </w:r>
            <w:r w:rsidR="00CA7A41">
              <w:rPr>
                <w:noProof/>
                <w:webHidden/>
              </w:rPr>
              <w:t>179</w:t>
            </w:r>
            <w:r w:rsidR="00353E47">
              <w:rPr>
                <w:noProof/>
                <w:webHidden/>
              </w:rPr>
              <w:fldChar w:fldCharType="end"/>
            </w:r>
          </w:hyperlink>
        </w:p>
        <w:p w:rsidR="00353E47" w:rsidRDefault="00390DC2">
          <w:pPr>
            <w:pStyle w:val="TOC3"/>
            <w:rPr>
              <w:rFonts w:eastAsiaTheme="minorEastAsia"/>
              <w:noProof/>
            </w:rPr>
          </w:pPr>
          <w:hyperlink w:anchor="_Toc5236248" w:history="1">
            <w:r w:rsidR="00353E47" w:rsidRPr="00767D8E">
              <w:rPr>
                <w:rStyle w:val="Hyperlink"/>
                <w:noProof/>
              </w:rPr>
              <w:t>Gr.rotate.end {&lt;obj_nvar&gt;}</w:t>
            </w:r>
            <w:r w:rsidR="00353E47">
              <w:rPr>
                <w:noProof/>
                <w:webHidden/>
              </w:rPr>
              <w:tab/>
            </w:r>
            <w:r w:rsidR="00353E47">
              <w:rPr>
                <w:noProof/>
                <w:webHidden/>
              </w:rPr>
              <w:fldChar w:fldCharType="begin"/>
            </w:r>
            <w:r w:rsidR="00353E47">
              <w:rPr>
                <w:noProof/>
                <w:webHidden/>
              </w:rPr>
              <w:instrText xml:space="preserve"> PAGEREF _Toc5236248 \h </w:instrText>
            </w:r>
            <w:r w:rsidR="00353E47">
              <w:rPr>
                <w:noProof/>
                <w:webHidden/>
              </w:rPr>
            </w:r>
            <w:r w:rsidR="00353E47">
              <w:rPr>
                <w:noProof/>
                <w:webHidden/>
              </w:rPr>
              <w:fldChar w:fldCharType="separate"/>
            </w:r>
            <w:r w:rsidR="00CA7A41">
              <w:rPr>
                <w:noProof/>
                <w:webHidden/>
              </w:rPr>
              <w:t>180</w:t>
            </w:r>
            <w:r w:rsidR="00353E47">
              <w:rPr>
                <w:noProof/>
                <w:webHidden/>
              </w:rPr>
              <w:fldChar w:fldCharType="end"/>
            </w:r>
          </w:hyperlink>
        </w:p>
        <w:p w:rsidR="00353E47" w:rsidRDefault="00390DC2">
          <w:pPr>
            <w:pStyle w:val="TOC2"/>
            <w:rPr>
              <w:rFonts w:eastAsiaTheme="minorEastAsia"/>
              <w:noProof/>
            </w:rPr>
          </w:pPr>
          <w:hyperlink w:anchor="_Toc5236249" w:history="1">
            <w:r w:rsidR="00353E47" w:rsidRPr="00767D8E">
              <w:rPr>
                <w:rStyle w:val="Hyperlink"/>
                <w:noProof/>
              </w:rPr>
              <w:t>Camera Commands</w:t>
            </w:r>
            <w:r w:rsidR="00353E47">
              <w:rPr>
                <w:noProof/>
                <w:webHidden/>
              </w:rPr>
              <w:tab/>
            </w:r>
            <w:r w:rsidR="00353E47">
              <w:rPr>
                <w:noProof/>
                <w:webHidden/>
              </w:rPr>
              <w:fldChar w:fldCharType="begin"/>
            </w:r>
            <w:r w:rsidR="00353E47">
              <w:rPr>
                <w:noProof/>
                <w:webHidden/>
              </w:rPr>
              <w:instrText xml:space="preserve"> PAGEREF _Toc5236249 \h </w:instrText>
            </w:r>
            <w:r w:rsidR="00353E47">
              <w:rPr>
                <w:noProof/>
                <w:webHidden/>
              </w:rPr>
            </w:r>
            <w:r w:rsidR="00353E47">
              <w:rPr>
                <w:noProof/>
                <w:webHidden/>
              </w:rPr>
              <w:fldChar w:fldCharType="separate"/>
            </w:r>
            <w:r w:rsidR="00CA7A41">
              <w:rPr>
                <w:noProof/>
                <w:webHidden/>
              </w:rPr>
              <w:t>180</w:t>
            </w:r>
            <w:r w:rsidR="00353E47">
              <w:rPr>
                <w:noProof/>
                <w:webHidden/>
              </w:rPr>
              <w:fldChar w:fldCharType="end"/>
            </w:r>
          </w:hyperlink>
        </w:p>
        <w:p w:rsidR="00353E47" w:rsidRDefault="00390DC2">
          <w:pPr>
            <w:pStyle w:val="TOC3"/>
            <w:rPr>
              <w:rFonts w:eastAsiaTheme="minorEastAsia"/>
              <w:noProof/>
            </w:rPr>
          </w:pPr>
          <w:hyperlink w:anchor="_Toc5236250" w:history="1">
            <w:r w:rsidR="00353E47" w:rsidRPr="00767D8E">
              <w:rPr>
                <w:rStyle w:val="Hyperlink"/>
                <w:noProof/>
              </w:rPr>
              <w:t>Gr.camera.select 1|2</w:t>
            </w:r>
            <w:r w:rsidR="00353E47">
              <w:rPr>
                <w:noProof/>
                <w:webHidden/>
              </w:rPr>
              <w:tab/>
            </w:r>
            <w:r w:rsidR="00353E47">
              <w:rPr>
                <w:noProof/>
                <w:webHidden/>
              </w:rPr>
              <w:fldChar w:fldCharType="begin"/>
            </w:r>
            <w:r w:rsidR="00353E47">
              <w:rPr>
                <w:noProof/>
                <w:webHidden/>
              </w:rPr>
              <w:instrText xml:space="preserve"> PAGEREF _Toc5236250 \h </w:instrText>
            </w:r>
            <w:r w:rsidR="00353E47">
              <w:rPr>
                <w:noProof/>
                <w:webHidden/>
              </w:rPr>
            </w:r>
            <w:r w:rsidR="00353E47">
              <w:rPr>
                <w:noProof/>
                <w:webHidden/>
              </w:rPr>
              <w:fldChar w:fldCharType="separate"/>
            </w:r>
            <w:r w:rsidR="00CA7A41">
              <w:rPr>
                <w:noProof/>
                <w:webHidden/>
              </w:rPr>
              <w:t>180</w:t>
            </w:r>
            <w:r w:rsidR="00353E47">
              <w:rPr>
                <w:noProof/>
                <w:webHidden/>
              </w:rPr>
              <w:fldChar w:fldCharType="end"/>
            </w:r>
          </w:hyperlink>
        </w:p>
        <w:p w:rsidR="00353E47" w:rsidRDefault="00390DC2">
          <w:pPr>
            <w:pStyle w:val="TOC3"/>
            <w:rPr>
              <w:rFonts w:eastAsiaTheme="minorEastAsia"/>
              <w:noProof/>
            </w:rPr>
          </w:pPr>
          <w:hyperlink w:anchor="_Toc5236251" w:history="1">
            <w:r w:rsidR="00353E47" w:rsidRPr="00767D8E">
              <w:rPr>
                <w:rStyle w:val="Hyperlink"/>
                <w:noProof/>
              </w:rPr>
              <w:t>Gr.camera.shoot &lt;bm_ptr_nvar&gt;</w:t>
            </w:r>
            <w:r w:rsidR="00353E47">
              <w:rPr>
                <w:noProof/>
                <w:webHidden/>
              </w:rPr>
              <w:tab/>
            </w:r>
            <w:r w:rsidR="00353E47">
              <w:rPr>
                <w:noProof/>
                <w:webHidden/>
              </w:rPr>
              <w:fldChar w:fldCharType="begin"/>
            </w:r>
            <w:r w:rsidR="00353E47">
              <w:rPr>
                <w:noProof/>
                <w:webHidden/>
              </w:rPr>
              <w:instrText xml:space="preserve"> PAGEREF _Toc5236251 \h </w:instrText>
            </w:r>
            <w:r w:rsidR="00353E47">
              <w:rPr>
                <w:noProof/>
                <w:webHidden/>
              </w:rPr>
            </w:r>
            <w:r w:rsidR="00353E47">
              <w:rPr>
                <w:noProof/>
                <w:webHidden/>
              </w:rPr>
              <w:fldChar w:fldCharType="separate"/>
            </w:r>
            <w:r w:rsidR="00CA7A41">
              <w:rPr>
                <w:noProof/>
                <w:webHidden/>
              </w:rPr>
              <w:t>181</w:t>
            </w:r>
            <w:r w:rsidR="00353E47">
              <w:rPr>
                <w:noProof/>
                <w:webHidden/>
              </w:rPr>
              <w:fldChar w:fldCharType="end"/>
            </w:r>
          </w:hyperlink>
        </w:p>
        <w:p w:rsidR="00353E47" w:rsidRDefault="00390DC2">
          <w:pPr>
            <w:pStyle w:val="TOC3"/>
            <w:rPr>
              <w:rFonts w:eastAsiaTheme="minorEastAsia"/>
              <w:noProof/>
            </w:rPr>
          </w:pPr>
          <w:hyperlink w:anchor="_Toc5236252" w:history="1">
            <w:r w:rsidR="00353E47" w:rsidRPr="00767D8E">
              <w:rPr>
                <w:rStyle w:val="Hyperlink"/>
                <w:noProof/>
              </w:rPr>
              <w:t>Gr.camera.autoshoot &lt;bm_ptr_nvar&gt;{, &lt;flash_ mode_nexp&gt; {, focus_mode_nexp} }</w:t>
            </w:r>
            <w:r w:rsidR="00353E47">
              <w:rPr>
                <w:noProof/>
                <w:webHidden/>
              </w:rPr>
              <w:tab/>
            </w:r>
            <w:r w:rsidR="00353E47">
              <w:rPr>
                <w:noProof/>
                <w:webHidden/>
              </w:rPr>
              <w:fldChar w:fldCharType="begin"/>
            </w:r>
            <w:r w:rsidR="00353E47">
              <w:rPr>
                <w:noProof/>
                <w:webHidden/>
              </w:rPr>
              <w:instrText xml:space="preserve"> PAGEREF _Toc5236252 \h </w:instrText>
            </w:r>
            <w:r w:rsidR="00353E47">
              <w:rPr>
                <w:noProof/>
                <w:webHidden/>
              </w:rPr>
            </w:r>
            <w:r w:rsidR="00353E47">
              <w:rPr>
                <w:noProof/>
                <w:webHidden/>
              </w:rPr>
              <w:fldChar w:fldCharType="separate"/>
            </w:r>
            <w:r w:rsidR="00CA7A41">
              <w:rPr>
                <w:noProof/>
                <w:webHidden/>
              </w:rPr>
              <w:t>181</w:t>
            </w:r>
            <w:r w:rsidR="00353E47">
              <w:rPr>
                <w:noProof/>
                <w:webHidden/>
              </w:rPr>
              <w:fldChar w:fldCharType="end"/>
            </w:r>
          </w:hyperlink>
        </w:p>
        <w:p w:rsidR="00353E47" w:rsidRDefault="00390DC2">
          <w:pPr>
            <w:pStyle w:val="TOC3"/>
            <w:rPr>
              <w:rFonts w:eastAsiaTheme="minorEastAsia"/>
              <w:noProof/>
            </w:rPr>
          </w:pPr>
          <w:hyperlink w:anchor="_Toc5236253" w:history="1">
            <w:r w:rsidR="00353E47" w:rsidRPr="00767D8E">
              <w:rPr>
                <w:rStyle w:val="Hyperlink"/>
                <w:noProof/>
              </w:rPr>
              <w:t>Gr.camera.manualShoot &lt;bm_ptr_nvar&gt;{, &lt;flash_ mode_nexp&gt; {, focus_mode_nexp} }</w:t>
            </w:r>
            <w:r w:rsidR="00353E47">
              <w:rPr>
                <w:noProof/>
                <w:webHidden/>
              </w:rPr>
              <w:tab/>
            </w:r>
            <w:r w:rsidR="00353E47">
              <w:rPr>
                <w:noProof/>
                <w:webHidden/>
              </w:rPr>
              <w:fldChar w:fldCharType="begin"/>
            </w:r>
            <w:r w:rsidR="00353E47">
              <w:rPr>
                <w:noProof/>
                <w:webHidden/>
              </w:rPr>
              <w:instrText xml:space="preserve"> PAGEREF _Toc5236253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2"/>
            <w:rPr>
              <w:rFonts w:eastAsiaTheme="minorEastAsia"/>
              <w:noProof/>
            </w:rPr>
          </w:pPr>
          <w:hyperlink w:anchor="_Toc5236254" w:history="1">
            <w:r w:rsidR="00353E47" w:rsidRPr="00767D8E">
              <w:rPr>
                <w:rStyle w:val="Hyperlink"/>
                <w:noProof/>
              </w:rPr>
              <w:t>Other Graphics Commands</w:t>
            </w:r>
            <w:r w:rsidR="00353E47">
              <w:rPr>
                <w:noProof/>
                <w:webHidden/>
              </w:rPr>
              <w:tab/>
            </w:r>
            <w:r w:rsidR="00353E47">
              <w:rPr>
                <w:noProof/>
                <w:webHidden/>
              </w:rPr>
              <w:fldChar w:fldCharType="begin"/>
            </w:r>
            <w:r w:rsidR="00353E47">
              <w:rPr>
                <w:noProof/>
                <w:webHidden/>
              </w:rPr>
              <w:instrText xml:space="preserve"> PAGEREF _Toc5236254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3"/>
            <w:rPr>
              <w:rFonts w:eastAsiaTheme="minorEastAsia"/>
              <w:noProof/>
            </w:rPr>
          </w:pPr>
          <w:hyperlink w:anchor="_Toc5236255" w:history="1">
            <w:r w:rsidR="00353E47" w:rsidRPr="00767D8E">
              <w:rPr>
                <w:rStyle w:val="Hyperlink"/>
                <w:noProof/>
              </w:rPr>
              <w:t>Gr.screen.to_bitmap &lt;bm_ptr_nvar&gt;</w:t>
            </w:r>
            <w:r w:rsidR="00353E47">
              <w:rPr>
                <w:noProof/>
                <w:webHidden/>
              </w:rPr>
              <w:tab/>
            </w:r>
            <w:r w:rsidR="00353E47">
              <w:rPr>
                <w:noProof/>
                <w:webHidden/>
              </w:rPr>
              <w:fldChar w:fldCharType="begin"/>
            </w:r>
            <w:r w:rsidR="00353E47">
              <w:rPr>
                <w:noProof/>
                <w:webHidden/>
              </w:rPr>
              <w:instrText xml:space="preserve"> PAGEREF _Toc5236255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3"/>
            <w:rPr>
              <w:rFonts w:eastAsiaTheme="minorEastAsia"/>
              <w:noProof/>
            </w:rPr>
          </w:pPr>
          <w:hyperlink w:anchor="_Toc5236256" w:history="1">
            <w:r w:rsidR="00353E47" w:rsidRPr="00767D8E">
              <w:rPr>
                <w:rStyle w:val="Hyperlink"/>
                <w:noProof/>
              </w:rPr>
              <w:t>Gr.get.pixel x, y, alpha, red, green, blue</w:t>
            </w:r>
            <w:r w:rsidR="00353E47">
              <w:rPr>
                <w:noProof/>
                <w:webHidden/>
              </w:rPr>
              <w:tab/>
            </w:r>
            <w:r w:rsidR="00353E47">
              <w:rPr>
                <w:noProof/>
                <w:webHidden/>
              </w:rPr>
              <w:fldChar w:fldCharType="begin"/>
            </w:r>
            <w:r w:rsidR="00353E47">
              <w:rPr>
                <w:noProof/>
                <w:webHidden/>
              </w:rPr>
              <w:instrText xml:space="preserve"> PAGEREF _Toc5236256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3"/>
            <w:rPr>
              <w:rFonts w:eastAsiaTheme="minorEastAsia"/>
              <w:noProof/>
            </w:rPr>
          </w:pPr>
          <w:hyperlink w:anchor="_Toc5236257" w:history="1">
            <w:r w:rsidR="00353E47" w:rsidRPr="00767D8E">
              <w:rPr>
                <w:rStyle w:val="Hyperlink"/>
                <w:noProof/>
              </w:rPr>
              <w:t>Gr.save &lt;filename_sexp&gt; {,&lt;quality_nexp&gt;}</w:t>
            </w:r>
            <w:r w:rsidR="00353E47">
              <w:rPr>
                <w:noProof/>
                <w:webHidden/>
              </w:rPr>
              <w:tab/>
            </w:r>
            <w:r w:rsidR="00353E47">
              <w:rPr>
                <w:noProof/>
                <w:webHidden/>
              </w:rPr>
              <w:fldChar w:fldCharType="begin"/>
            </w:r>
            <w:r w:rsidR="00353E47">
              <w:rPr>
                <w:noProof/>
                <w:webHidden/>
              </w:rPr>
              <w:instrText xml:space="preserve"> PAGEREF _Toc5236257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3"/>
            <w:rPr>
              <w:rFonts w:eastAsiaTheme="minorEastAsia"/>
              <w:noProof/>
            </w:rPr>
          </w:pPr>
          <w:hyperlink w:anchor="_Toc5236258" w:history="1">
            <w:r w:rsidR="00353E47" w:rsidRPr="00767D8E">
              <w:rPr>
                <w:rStyle w:val="Hyperlink"/>
                <w:noProof/>
              </w:rPr>
              <w:t>Gr.get.type &lt;object_ptr_nexp&gt;, &lt;type_svar&gt;</w:t>
            </w:r>
            <w:r w:rsidR="00353E47">
              <w:rPr>
                <w:noProof/>
                <w:webHidden/>
              </w:rPr>
              <w:tab/>
            </w:r>
            <w:r w:rsidR="00353E47">
              <w:rPr>
                <w:noProof/>
                <w:webHidden/>
              </w:rPr>
              <w:fldChar w:fldCharType="begin"/>
            </w:r>
            <w:r w:rsidR="00353E47">
              <w:rPr>
                <w:noProof/>
                <w:webHidden/>
              </w:rPr>
              <w:instrText xml:space="preserve"> PAGEREF _Toc5236258 \h </w:instrText>
            </w:r>
            <w:r w:rsidR="00353E47">
              <w:rPr>
                <w:noProof/>
                <w:webHidden/>
              </w:rPr>
            </w:r>
            <w:r w:rsidR="00353E47">
              <w:rPr>
                <w:noProof/>
                <w:webHidden/>
              </w:rPr>
              <w:fldChar w:fldCharType="separate"/>
            </w:r>
            <w:r w:rsidR="00CA7A41">
              <w:rPr>
                <w:noProof/>
                <w:webHidden/>
              </w:rPr>
              <w:t>182</w:t>
            </w:r>
            <w:r w:rsidR="00353E47">
              <w:rPr>
                <w:noProof/>
                <w:webHidden/>
              </w:rPr>
              <w:fldChar w:fldCharType="end"/>
            </w:r>
          </w:hyperlink>
        </w:p>
        <w:p w:rsidR="00353E47" w:rsidRDefault="00390DC2">
          <w:pPr>
            <w:pStyle w:val="TOC3"/>
            <w:rPr>
              <w:rFonts w:eastAsiaTheme="minorEastAsia"/>
              <w:noProof/>
            </w:rPr>
          </w:pPr>
          <w:hyperlink w:anchor="_Toc5236259" w:history="1">
            <w:r w:rsidR="00353E47" w:rsidRPr="00767D8E">
              <w:rPr>
                <w:rStyle w:val="Hyperlink"/>
                <w:noProof/>
              </w:rPr>
              <w:t>Gr.get.params &lt;object_ptr_nexp&gt;, &lt;param_array$[]&gt;</w:t>
            </w:r>
            <w:r w:rsidR="00353E47">
              <w:rPr>
                <w:noProof/>
                <w:webHidden/>
              </w:rPr>
              <w:tab/>
            </w:r>
            <w:r w:rsidR="00353E47">
              <w:rPr>
                <w:noProof/>
                <w:webHidden/>
              </w:rPr>
              <w:fldChar w:fldCharType="begin"/>
            </w:r>
            <w:r w:rsidR="00353E47">
              <w:rPr>
                <w:noProof/>
                <w:webHidden/>
              </w:rPr>
              <w:instrText xml:space="preserve"> PAGEREF _Toc5236259 \h </w:instrText>
            </w:r>
            <w:r w:rsidR="00353E47">
              <w:rPr>
                <w:noProof/>
                <w:webHidden/>
              </w:rPr>
            </w:r>
            <w:r w:rsidR="00353E47">
              <w:rPr>
                <w:noProof/>
                <w:webHidden/>
              </w:rPr>
              <w:fldChar w:fldCharType="separate"/>
            </w:r>
            <w:r w:rsidR="00CA7A41">
              <w:rPr>
                <w:noProof/>
                <w:webHidden/>
              </w:rPr>
              <w:t>183</w:t>
            </w:r>
            <w:r w:rsidR="00353E47">
              <w:rPr>
                <w:noProof/>
                <w:webHidden/>
              </w:rPr>
              <w:fldChar w:fldCharType="end"/>
            </w:r>
          </w:hyperlink>
        </w:p>
        <w:p w:rsidR="00353E47" w:rsidRDefault="00390DC2">
          <w:pPr>
            <w:pStyle w:val="TOC3"/>
            <w:rPr>
              <w:rFonts w:eastAsiaTheme="minorEastAsia"/>
              <w:noProof/>
            </w:rPr>
          </w:pPr>
          <w:hyperlink w:anchor="_Toc5236260" w:history="1">
            <w:r w:rsidR="00353E47" w:rsidRPr="00767D8E">
              <w:rPr>
                <w:rStyle w:val="Hyperlink"/>
                <w:noProof/>
              </w:rPr>
              <w:t>Gr.get.position &lt;object_ptr_nexp&gt;, x, y</w:t>
            </w:r>
            <w:r w:rsidR="00353E47">
              <w:rPr>
                <w:noProof/>
                <w:webHidden/>
              </w:rPr>
              <w:tab/>
            </w:r>
            <w:r w:rsidR="00353E47">
              <w:rPr>
                <w:noProof/>
                <w:webHidden/>
              </w:rPr>
              <w:fldChar w:fldCharType="begin"/>
            </w:r>
            <w:r w:rsidR="00353E47">
              <w:rPr>
                <w:noProof/>
                <w:webHidden/>
              </w:rPr>
              <w:instrText xml:space="preserve"> PAGEREF _Toc5236260 \h </w:instrText>
            </w:r>
            <w:r w:rsidR="00353E47">
              <w:rPr>
                <w:noProof/>
                <w:webHidden/>
              </w:rPr>
            </w:r>
            <w:r w:rsidR="00353E47">
              <w:rPr>
                <w:noProof/>
                <w:webHidden/>
              </w:rPr>
              <w:fldChar w:fldCharType="separate"/>
            </w:r>
            <w:r w:rsidR="00CA7A41">
              <w:rPr>
                <w:noProof/>
                <w:webHidden/>
              </w:rPr>
              <w:t>183</w:t>
            </w:r>
            <w:r w:rsidR="00353E47">
              <w:rPr>
                <w:noProof/>
                <w:webHidden/>
              </w:rPr>
              <w:fldChar w:fldCharType="end"/>
            </w:r>
          </w:hyperlink>
        </w:p>
        <w:p w:rsidR="00353E47" w:rsidRDefault="00390DC2">
          <w:pPr>
            <w:pStyle w:val="TOC3"/>
            <w:rPr>
              <w:rFonts w:eastAsiaTheme="minorEastAsia"/>
              <w:noProof/>
            </w:rPr>
          </w:pPr>
          <w:hyperlink w:anchor="_Toc5236261" w:history="1">
            <w:r w:rsidR="00353E47" w:rsidRPr="00767D8E">
              <w:rPr>
                <w:rStyle w:val="Hyperlink"/>
                <w:noProof/>
              </w:rPr>
              <w:t>Gr.move &lt;object_ptr_nexp&gt; {{, dx}{, dy}}</w:t>
            </w:r>
            <w:r w:rsidR="00353E47">
              <w:rPr>
                <w:noProof/>
                <w:webHidden/>
              </w:rPr>
              <w:tab/>
            </w:r>
            <w:r w:rsidR="00353E47">
              <w:rPr>
                <w:noProof/>
                <w:webHidden/>
              </w:rPr>
              <w:fldChar w:fldCharType="begin"/>
            </w:r>
            <w:r w:rsidR="00353E47">
              <w:rPr>
                <w:noProof/>
                <w:webHidden/>
              </w:rPr>
              <w:instrText xml:space="preserve"> PAGEREF _Toc5236261 \h </w:instrText>
            </w:r>
            <w:r w:rsidR="00353E47">
              <w:rPr>
                <w:noProof/>
                <w:webHidden/>
              </w:rPr>
            </w:r>
            <w:r w:rsidR="00353E47">
              <w:rPr>
                <w:noProof/>
                <w:webHidden/>
              </w:rPr>
              <w:fldChar w:fldCharType="separate"/>
            </w:r>
            <w:r w:rsidR="00CA7A41">
              <w:rPr>
                <w:noProof/>
                <w:webHidden/>
              </w:rPr>
              <w:t>183</w:t>
            </w:r>
            <w:r w:rsidR="00353E47">
              <w:rPr>
                <w:noProof/>
                <w:webHidden/>
              </w:rPr>
              <w:fldChar w:fldCharType="end"/>
            </w:r>
          </w:hyperlink>
        </w:p>
        <w:p w:rsidR="00353E47" w:rsidRDefault="00390DC2">
          <w:pPr>
            <w:pStyle w:val="TOC3"/>
            <w:rPr>
              <w:rFonts w:eastAsiaTheme="minorEastAsia"/>
              <w:noProof/>
            </w:rPr>
          </w:pPr>
          <w:hyperlink w:anchor="_Toc5236262" w:history="1">
            <w:r w:rsidR="00353E47" w:rsidRPr="00767D8E">
              <w:rPr>
                <w:rStyle w:val="Hyperlink"/>
                <w:noProof/>
              </w:rPr>
              <w:t>Gr.get.value &lt;object_ptr_nexp&gt; {, &lt;tag_sexp&gt;, &lt;value_nvar | value_svar&gt;}...</w:t>
            </w:r>
            <w:r w:rsidR="00353E47">
              <w:rPr>
                <w:noProof/>
                <w:webHidden/>
              </w:rPr>
              <w:tab/>
            </w:r>
            <w:r w:rsidR="00353E47">
              <w:rPr>
                <w:noProof/>
                <w:webHidden/>
              </w:rPr>
              <w:fldChar w:fldCharType="begin"/>
            </w:r>
            <w:r w:rsidR="00353E47">
              <w:rPr>
                <w:noProof/>
                <w:webHidden/>
              </w:rPr>
              <w:instrText xml:space="preserve"> PAGEREF _Toc5236262 \h </w:instrText>
            </w:r>
            <w:r w:rsidR="00353E47">
              <w:rPr>
                <w:noProof/>
                <w:webHidden/>
              </w:rPr>
            </w:r>
            <w:r w:rsidR="00353E47">
              <w:rPr>
                <w:noProof/>
                <w:webHidden/>
              </w:rPr>
              <w:fldChar w:fldCharType="separate"/>
            </w:r>
            <w:r w:rsidR="00CA7A41">
              <w:rPr>
                <w:noProof/>
                <w:webHidden/>
              </w:rPr>
              <w:t>183</w:t>
            </w:r>
            <w:r w:rsidR="00353E47">
              <w:rPr>
                <w:noProof/>
                <w:webHidden/>
              </w:rPr>
              <w:fldChar w:fldCharType="end"/>
            </w:r>
          </w:hyperlink>
        </w:p>
        <w:p w:rsidR="00353E47" w:rsidRDefault="00390DC2">
          <w:pPr>
            <w:pStyle w:val="TOC3"/>
            <w:rPr>
              <w:rFonts w:eastAsiaTheme="minorEastAsia"/>
              <w:noProof/>
            </w:rPr>
          </w:pPr>
          <w:hyperlink w:anchor="_Toc5236263" w:history="1">
            <w:r w:rsidR="00353E47" w:rsidRPr="00767D8E">
              <w:rPr>
                <w:rStyle w:val="Hyperlink"/>
                <w:noProof/>
              </w:rPr>
              <w:t>Gr.modify &lt;object_ptr_nexp&gt; {, &lt;tag_sexp&gt;, &lt;value_nexp | value_sexp&gt;}...</w:t>
            </w:r>
            <w:r w:rsidR="00353E47">
              <w:rPr>
                <w:noProof/>
                <w:webHidden/>
              </w:rPr>
              <w:tab/>
            </w:r>
            <w:r w:rsidR="00353E47">
              <w:rPr>
                <w:noProof/>
                <w:webHidden/>
              </w:rPr>
              <w:fldChar w:fldCharType="begin"/>
            </w:r>
            <w:r w:rsidR="00353E47">
              <w:rPr>
                <w:noProof/>
                <w:webHidden/>
              </w:rPr>
              <w:instrText xml:space="preserve"> PAGEREF _Toc5236263 \h </w:instrText>
            </w:r>
            <w:r w:rsidR="00353E47">
              <w:rPr>
                <w:noProof/>
                <w:webHidden/>
              </w:rPr>
            </w:r>
            <w:r w:rsidR="00353E47">
              <w:rPr>
                <w:noProof/>
                <w:webHidden/>
              </w:rPr>
              <w:fldChar w:fldCharType="separate"/>
            </w:r>
            <w:r w:rsidR="00CA7A41">
              <w:rPr>
                <w:noProof/>
                <w:webHidden/>
              </w:rPr>
              <w:t>183</w:t>
            </w:r>
            <w:r w:rsidR="00353E47">
              <w:rPr>
                <w:noProof/>
                <w:webHidden/>
              </w:rPr>
              <w:fldChar w:fldCharType="end"/>
            </w:r>
          </w:hyperlink>
        </w:p>
        <w:p w:rsidR="00353E47" w:rsidRDefault="00390DC2">
          <w:pPr>
            <w:pStyle w:val="TOC3"/>
            <w:rPr>
              <w:rFonts w:eastAsiaTheme="minorEastAsia"/>
              <w:noProof/>
            </w:rPr>
          </w:pPr>
          <w:hyperlink w:anchor="_Toc5236264" w:history="1">
            <w:r w:rsidR="00353E47" w:rsidRPr="00767D8E">
              <w:rPr>
                <w:rStyle w:val="Hyperlink"/>
                <w:noProof/>
              </w:rPr>
              <w:t>GR_COLLISION(&lt;object_1_nexp&gt;, &lt;object_2_nexp&gt;)</w:t>
            </w:r>
            <w:r w:rsidR="00353E47">
              <w:rPr>
                <w:noProof/>
                <w:webHidden/>
              </w:rPr>
              <w:tab/>
            </w:r>
            <w:r w:rsidR="00353E47">
              <w:rPr>
                <w:noProof/>
                <w:webHidden/>
              </w:rPr>
              <w:fldChar w:fldCharType="begin"/>
            </w:r>
            <w:r w:rsidR="00353E47">
              <w:rPr>
                <w:noProof/>
                <w:webHidden/>
              </w:rPr>
              <w:instrText xml:space="preserve"> PAGEREF _Toc5236264 \h </w:instrText>
            </w:r>
            <w:r w:rsidR="00353E47">
              <w:rPr>
                <w:noProof/>
                <w:webHidden/>
              </w:rPr>
            </w:r>
            <w:r w:rsidR="00353E47">
              <w:rPr>
                <w:noProof/>
                <w:webHidden/>
              </w:rPr>
              <w:fldChar w:fldCharType="separate"/>
            </w:r>
            <w:r w:rsidR="00CA7A41">
              <w:rPr>
                <w:noProof/>
                <w:webHidden/>
              </w:rPr>
              <w:t>185</w:t>
            </w:r>
            <w:r w:rsidR="00353E47">
              <w:rPr>
                <w:noProof/>
                <w:webHidden/>
              </w:rPr>
              <w:fldChar w:fldCharType="end"/>
            </w:r>
          </w:hyperlink>
        </w:p>
        <w:p w:rsidR="00353E47" w:rsidRDefault="00390DC2">
          <w:pPr>
            <w:pStyle w:val="TOC3"/>
            <w:rPr>
              <w:rFonts w:eastAsiaTheme="minorEastAsia"/>
              <w:noProof/>
            </w:rPr>
          </w:pPr>
          <w:hyperlink w:anchor="_Toc5236265" w:history="1">
            <w:r w:rsidR="00353E47" w:rsidRPr="00767D8E">
              <w:rPr>
                <w:rStyle w:val="Hyperlink"/>
                <w:noProof/>
              </w:rPr>
              <w:t>Gr.clip &lt;object_ptr_nexp&gt;, &lt;left_nexp&gt;, &lt;top_nexp&gt;, &lt;right_nexp&gt;, &lt;bottom_nexp&gt;{, &lt;RO_nexp&gt;}</w:t>
            </w:r>
            <w:r w:rsidR="00353E47">
              <w:rPr>
                <w:noProof/>
                <w:webHidden/>
              </w:rPr>
              <w:tab/>
            </w:r>
            <w:r w:rsidR="00353E47">
              <w:rPr>
                <w:noProof/>
                <w:webHidden/>
              </w:rPr>
              <w:fldChar w:fldCharType="begin"/>
            </w:r>
            <w:r w:rsidR="00353E47">
              <w:rPr>
                <w:noProof/>
                <w:webHidden/>
              </w:rPr>
              <w:instrText xml:space="preserve"> PAGEREF _Toc5236265 \h </w:instrText>
            </w:r>
            <w:r w:rsidR="00353E47">
              <w:rPr>
                <w:noProof/>
                <w:webHidden/>
              </w:rPr>
            </w:r>
            <w:r w:rsidR="00353E47">
              <w:rPr>
                <w:noProof/>
                <w:webHidden/>
              </w:rPr>
              <w:fldChar w:fldCharType="separate"/>
            </w:r>
            <w:r w:rsidR="00CA7A41">
              <w:rPr>
                <w:noProof/>
                <w:webHidden/>
              </w:rPr>
              <w:t>185</w:t>
            </w:r>
            <w:r w:rsidR="00353E47">
              <w:rPr>
                <w:noProof/>
                <w:webHidden/>
              </w:rPr>
              <w:fldChar w:fldCharType="end"/>
            </w:r>
          </w:hyperlink>
        </w:p>
        <w:p w:rsidR="00353E47" w:rsidRDefault="00390DC2">
          <w:pPr>
            <w:pStyle w:val="TOC3"/>
            <w:rPr>
              <w:rFonts w:eastAsiaTheme="minorEastAsia"/>
              <w:noProof/>
            </w:rPr>
          </w:pPr>
          <w:hyperlink w:anchor="_Toc5236266" w:history="1">
            <w:r w:rsidR="00353E47" w:rsidRPr="00767D8E">
              <w:rPr>
                <w:rStyle w:val="Hyperlink"/>
                <w:noProof/>
              </w:rPr>
              <w:t>Gr.newDL &lt;dl_array[{&lt;start&gt;,&lt;length&gt;}]&gt;</w:t>
            </w:r>
            <w:r w:rsidR="00353E47">
              <w:rPr>
                <w:noProof/>
                <w:webHidden/>
              </w:rPr>
              <w:tab/>
            </w:r>
            <w:r w:rsidR="00353E47">
              <w:rPr>
                <w:noProof/>
                <w:webHidden/>
              </w:rPr>
              <w:fldChar w:fldCharType="begin"/>
            </w:r>
            <w:r w:rsidR="00353E47">
              <w:rPr>
                <w:noProof/>
                <w:webHidden/>
              </w:rPr>
              <w:instrText xml:space="preserve"> PAGEREF _Toc5236266 \h </w:instrText>
            </w:r>
            <w:r w:rsidR="00353E47">
              <w:rPr>
                <w:noProof/>
                <w:webHidden/>
              </w:rPr>
            </w:r>
            <w:r w:rsidR="00353E47">
              <w:rPr>
                <w:noProof/>
                <w:webHidden/>
              </w:rPr>
              <w:fldChar w:fldCharType="separate"/>
            </w:r>
            <w:r w:rsidR="00CA7A41">
              <w:rPr>
                <w:noProof/>
                <w:webHidden/>
              </w:rPr>
              <w:t>186</w:t>
            </w:r>
            <w:r w:rsidR="00353E47">
              <w:rPr>
                <w:noProof/>
                <w:webHidden/>
              </w:rPr>
              <w:fldChar w:fldCharType="end"/>
            </w:r>
          </w:hyperlink>
        </w:p>
        <w:p w:rsidR="00353E47" w:rsidRDefault="00390DC2">
          <w:pPr>
            <w:pStyle w:val="TOC3"/>
            <w:rPr>
              <w:rFonts w:eastAsiaTheme="minorEastAsia"/>
              <w:noProof/>
            </w:rPr>
          </w:pPr>
          <w:hyperlink w:anchor="_Toc5236267" w:history="1">
            <w:r w:rsidR="00353E47" w:rsidRPr="00767D8E">
              <w:rPr>
                <w:rStyle w:val="Hyperlink"/>
                <w:noProof/>
              </w:rPr>
              <w:t>Gr.getDL &lt;dl_array[]&gt; {, &lt;keep_all_objects_lexp&gt; }</w:t>
            </w:r>
            <w:r w:rsidR="00353E47">
              <w:rPr>
                <w:noProof/>
                <w:webHidden/>
              </w:rPr>
              <w:tab/>
            </w:r>
            <w:r w:rsidR="00353E47">
              <w:rPr>
                <w:noProof/>
                <w:webHidden/>
              </w:rPr>
              <w:fldChar w:fldCharType="begin"/>
            </w:r>
            <w:r w:rsidR="00353E47">
              <w:rPr>
                <w:noProof/>
                <w:webHidden/>
              </w:rPr>
              <w:instrText xml:space="preserve"> PAGEREF _Toc5236267 \h </w:instrText>
            </w:r>
            <w:r w:rsidR="00353E47">
              <w:rPr>
                <w:noProof/>
                <w:webHidden/>
              </w:rPr>
            </w:r>
            <w:r w:rsidR="00353E47">
              <w:rPr>
                <w:noProof/>
                <w:webHidden/>
              </w:rPr>
              <w:fldChar w:fldCharType="separate"/>
            </w:r>
            <w:r w:rsidR="00CA7A41">
              <w:rPr>
                <w:noProof/>
                <w:webHidden/>
              </w:rPr>
              <w:t>186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268" w:history="1">
            <w:r w:rsidR="00353E47" w:rsidRPr="00767D8E">
              <w:rPr>
                <w:rStyle w:val="Hyperlink"/>
                <w:noProof/>
              </w:rPr>
              <w:t>Audio Interface</w:t>
            </w:r>
            <w:r w:rsidR="00353E47">
              <w:rPr>
                <w:noProof/>
                <w:webHidden/>
              </w:rPr>
              <w:tab/>
            </w:r>
            <w:r w:rsidR="00353E47">
              <w:rPr>
                <w:noProof/>
                <w:webHidden/>
              </w:rPr>
              <w:fldChar w:fldCharType="begin"/>
            </w:r>
            <w:r w:rsidR="00353E47">
              <w:rPr>
                <w:noProof/>
                <w:webHidden/>
              </w:rPr>
              <w:instrText xml:space="preserve"> PAGEREF _Toc5236268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2"/>
            <w:rPr>
              <w:rFonts w:eastAsiaTheme="minorEastAsia"/>
              <w:noProof/>
            </w:rPr>
          </w:pPr>
          <w:hyperlink w:anchor="_Toc5236269"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_Toc5236269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3"/>
            <w:rPr>
              <w:rFonts w:eastAsiaTheme="minorEastAsia"/>
              <w:noProof/>
            </w:rPr>
          </w:pPr>
          <w:hyperlink w:anchor="_Toc5236270" w:history="1">
            <w:r w:rsidR="00353E47" w:rsidRPr="00767D8E">
              <w:rPr>
                <w:rStyle w:val="Hyperlink"/>
                <w:noProof/>
              </w:rPr>
              <w:t>The Audio Interface</w:t>
            </w:r>
            <w:r w:rsidR="00353E47">
              <w:rPr>
                <w:noProof/>
                <w:webHidden/>
              </w:rPr>
              <w:tab/>
            </w:r>
            <w:r w:rsidR="00353E47">
              <w:rPr>
                <w:noProof/>
                <w:webHidden/>
              </w:rPr>
              <w:fldChar w:fldCharType="begin"/>
            </w:r>
            <w:r w:rsidR="00353E47">
              <w:rPr>
                <w:noProof/>
                <w:webHidden/>
              </w:rPr>
              <w:instrText xml:space="preserve"> PAGEREF _Toc5236270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3"/>
            <w:rPr>
              <w:rFonts w:eastAsiaTheme="minorEastAsia"/>
              <w:noProof/>
            </w:rPr>
          </w:pPr>
          <w:hyperlink w:anchor="_Toc5236271" w:history="1">
            <w:r w:rsidR="00353E47" w:rsidRPr="00767D8E">
              <w:rPr>
                <w:rStyle w:val="Hyperlink"/>
                <w:noProof/>
              </w:rPr>
              <w:t>Audio File Types</w:t>
            </w:r>
            <w:r w:rsidR="00353E47">
              <w:rPr>
                <w:noProof/>
                <w:webHidden/>
              </w:rPr>
              <w:tab/>
            </w:r>
            <w:r w:rsidR="00353E47">
              <w:rPr>
                <w:noProof/>
                <w:webHidden/>
              </w:rPr>
              <w:fldChar w:fldCharType="begin"/>
            </w:r>
            <w:r w:rsidR="00353E47">
              <w:rPr>
                <w:noProof/>
                <w:webHidden/>
              </w:rPr>
              <w:instrText xml:space="preserve"> PAGEREF _Toc5236271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2"/>
            <w:rPr>
              <w:rFonts w:eastAsiaTheme="minorEastAsia"/>
              <w:noProof/>
            </w:rPr>
          </w:pPr>
          <w:hyperlink w:anchor="_Toc5236272"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_Toc5236272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3"/>
            <w:rPr>
              <w:rFonts w:eastAsiaTheme="minorEastAsia"/>
              <w:noProof/>
            </w:rPr>
          </w:pPr>
          <w:hyperlink w:anchor="_Toc5236273" w:history="1">
            <w:r w:rsidR="00353E47" w:rsidRPr="00767D8E">
              <w:rPr>
                <w:rStyle w:val="Hyperlink"/>
                <w:noProof/>
              </w:rPr>
              <w:t>Audio.load &lt;aft_nvar&gt;, &lt;filename_sexp&gt;</w:t>
            </w:r>
            <w:r w:rsidR="00353E47">
              <w:rPr>
                <w:noProof/>
                <w:webHidden/>
              </w:rPr>
              <w:tab/>
            </w:r>
            <w:r w:rsidR="00353E47">
              <w:rPr>
                <w:noProof/>
                <w:webHidden/>
              </w:rPr>
              <w:fldChar w:fldCharType="begin"/>
            </w:r>
            <w:r w:rsidR="00353E47">
              <w:rPr>
                <w:noProof/>
                <w:webHidden/>
              </w:rPr>
              <w:instrText xml:space="preserve"> PAGEREF _Toc5236273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3"/>
            <w:rPr>
              <w:rFonts w:eastAsiaTheme="minorEastAsia"/>
              <w:noProof/>
            </w:rPr>
          </w:pPr>
          <w:hyperlink w:anchor="_Toc5236274" w:history="1">
            <w:r w:rsidR="00353E47" w:rsidRPr="00767D8E">
              <w:rPr>
                <w:rStyle w:val="Hyperlink"/>
                <w:noProof/>
              </w:rPr>
              <w:t>Audio.play &lt;aft_nexp&gt;</w:t>
            </w:r>
            <w:r w:rsidR="00353E47">
              <w:rPr>
                <w:noProof/>
                <w:webHidden/>
              </w:rPr>
              <w:tab/>
            </w:r>
            <w:r w:rsidR="00353E47">
              <w:rPr>
                <w:noProof/>
                <w:webHidden/>
              </w:rPr>
              <w:fldChar w:fldCharType="begin"/>
            </w:r>
            <w:r w:rsidR="00353E47">
              <w:rPr>
                <w:noProof/>
                <w:webHidden/>
              </w:rPr>
              <w:instrText xml:space="preserve"> PAGEREF _Toc5236274 \h </w:instrText>
            </w:r>
            <w:r w:rsidR="00353E47">
              <w:rPr>
                <w:noProof/>
                <w:webHidden/>
              </w:rPr>
            </w:r>
            <w:r w:rsidR="00353E47">
              <w:rPr>
                <w:noProof/>
                <w:webHidden/>
              </w:rPr>
              <w:fldChar w:fldCharType="separate"/>
            </w:r>
            <w:r w:rsidR="00CA7A41">
              <w:rPr>
                <w:noProof/>
                <w:webHidden/>
              </w:rPr>
              <w:t>187</w:t>
            </w:r>
            <w:r w:rsidR="00353E47">
              <w:rPr>
                <w:noProof/>
                <w:webHidden/>
              </w:rPr>
              <w:fldChar w:fldCharType="end"/>
            </w:r>
          </w:hyperlink>
        </w:p>
        <w:p w:rsidR="00353E47" w:rsidRDefault="00390DC2">
          <w:pPr>
            <w:pStyle w:val="TOC3"/>
            <w:rPr>
              <w:rFonts w:eastAsiaTheme="minorEastAsia"/>
              <w:noProof/>
            </w:rPr>
          </w:pPr>
          <w:hyperlink w:anchor="_Toc5236275" w:history="1">
            <w:r w:rsidR="00353E47" w:rsidRPr="00767D8E">
              <w:rPr>
                <w:rStyle w:val="Hyperlink"/>
                <w:noProof/>
              </w:rPr>
              <w:t>Audio.stop</w:t>
            </w:r>
            <w:r w:rsidR="00353E47">
              <w:rPr>
                <w:noProof/>
                <w:webHidden/>
              </w:rPr>
              <w:tab/>
            </w:r>
            <w:r w:rsidR="00353E47">
              <w:rPr>
                <w:noProof/>
                <w:webHidden/>
              </w:rPr>
              <w:fldChar w:fldCharType="begin"/>
            </w:r>
            <w:r w:rsidR="00353E47">
              <w:rPr>
                <w:noProof/>
                <w:webHidden/>
              </w:rPr>
              <w:instrText xml:space="preserve"> PAGEREF _Toc5236275 \h </w:instrText>
            </w:r>
            <w:r w:rsidR="00353E47">
              <w:rPr>
                <w:noProof/>
                <w:webHidden/>
              </w:rPr>
            </w:r>
            <w:r w:rsidR="00353E47">
              <w:rPr>
                <w:noProof/>
                <w:webHidden/>
              </w:rPr>
              <w:fldChar w:fldCharType="separate"/>
            </w:r>
            <w:r w:rsidR="00CA7A41">
              <w:rPr>
                <w:noProof/>
                <w:webHidden/>
              </w:rPr>
              <w:t>188</w:t>
            </w:r>
            <w:r w:rsidR="00353E47">
              <w:rPr>
                <w:noProof/>
                <w:webHidden/>
              </w:rPr>
              <w:fldChar w:fldCharType="end"/>
            </w:r>
          </w:hyperlink>
        </w:p>
        <w:p w:rsidR="00353E47" w:rsidRDefault="00390DC2">
          <w:pPr>
            <w:pStyle w:val="TOC3"/>
            <w:rPr>
              <w:rFonts w:eastAsiaTheme="minorEastAsia"/>
              <w:noProof/>
            </w:rPr>
          </w:pPr>
          <w:hyperlink w:anchor="_Toc5236276" w:history="1">
            <w:r w:rsidR="00353E47" w:rsidRPr="00767D8E">
              <w:rPr>
                <w:rStyle w:val="Hyperlink"/>
                <w:noProof/>
              </w:rPr>
              <w:t>Audio.pause</w:t>
            </w:r>
            <w:r w:rsidR="00353E47">
              <w:rPr>
                <w:noProof/>
                <w:webHidden/>
              </w:rPr>
              <w:tab/>
            </w:r>
            <w:r w:rsidR="00353E47">
              <w:rPr>
                <w:noProof/>
                <w:webHidden/>
              </w:rPr>
              <w:fldChar w:fldCharType="begin"/>
            </w:r>
            <w:r w:rsidR="00353E47">
              <w:rPr>
                <w:noProof/>
                <w:webHidden/>
              </w:rPr>
              <w:instrText xml:space="preserve"> PAGEREF _Toc5236276 \h </w:instrText>
            </w:r>
            <w:r w:rsidR="00353E47">
              <w:rPr>
                <w:noProof/>
                <w:webHidden/>
              </w:rPr>
            </w:r>
            <w:r w:rsidR="00353E47">
              <w:rPr>
                <w:noProof/>
                <w:webHidden/>
              </w:rPr>
              <w:fldChar w:fldCharType="separate"/>
            </w:r>
            <w:r w:rsidR="00CA7A41">
              <w:rPr>
                <w:noProof/>
                <w:webHidden/>
              </w:rPr>
              <w:t>188</w:t>
            </w:r>
            <w:r w:rsidR="00353E47">
              <w:rPr>
                <w:noProof/>
                <w:webHidden/>
              </w:rPr>
              <w:fldChar w:fldCharType="end"/>
            </w:r>
          </w:hyperlink>
        </w:p>
        <w:p w:rsidR="00353E47" w:rsidRDefault="00390DC2">
          <w:pPr>
            <w:pStyle w:val="TOC3"/>
            <w:rPr>
              <w:rFonts w:eastAsiaTheme="minorEastAsia"/>
              <w:noProof/>
            </w:rPr>
          </w:pPr>
          <w:hyperlink w:anchor="_Toc5236277" w:history="1">
            <w:r w:rsidR="00353E47" w:rsidRPr="00767D8E">
              <w:rPr>
                <w:rStyle w:val="Hyperlink"/>
                <w:noProof/>
              </w:rPr>
              <w:t>Audio.loop</w:t>
            </w:r>
            <w:r w:rsidR="00353E47">
              <w:rPr>
                <w:noProof/>
                <w:webHidden/>
              </w:rPr>
              <w:tab/>
            </w:r>
            <w:r w:rsidR="00353E47">
              <w:rPr>
                <w:noProof/>
                <w:webHidden/>
              </w:rPr>
              <w:fldChar w:fldCharType="begin"/>
            </w:r>
            <w:r w:rsidR="00353E47">
              <w:rPr>
                <w:noProof/>
                <w:webHidden/>
              </w:rPr>
              <w:instrText xml:space="preserve"> PAGEREF _Toc5236277 \h </w:instrText>
            </w:r>
            <w:r w:rsidR="00353E47">
              <w:rPr>
                <w:noProof/>
                <w:webHidden/>
              </w:rPr>
            </w:r>
            <w:r w:rsidR="00353E47">
              <w:rPr>
                <w:noProof/>
                <w:webHidden/>
              </w:rPr>
              <w:fldChar w:fldCharType="separate"/>
            </w:r>
            <w:r w:rsidR="00CA7A41">
              <w:rPr>
                <w:noProof/>
                <w:webHidden/>
              </w:rPr>
              <w:t>188</w:t>
            </w:r>
            <w:r w:rsidR="00353E47">
              <w:rPr>
                <w:noProof/>
                <w:webHidden/>
              </w:rPr>
              <w:fldChar w:fldCharType="end"/>
            </w:r>
          </w:hyperlink>
        </w:p>
        <w:p w:rsidR="00353E47" w:rsidRDefault="00390DC2">
          <w:pPr>
            <w:pStyle w:val="TOC3"/>
            <w:rPr>
              <w:rFonts w:eastAsiaTheme="minorEastAsia"/>
              <w:noProof/>
            </w:rPr>
          </w:pPr>
          <w:hyperlink w:anchor="_Toc5236278" w:history="1">
            <w:r w:rsidR="00353E47" w:rsidRPr="00767D8E">
              <w:rPr>
                <w:rStyle w:val="Hyperlink"/>
                <w:noProof/>
              </w:rPr>
              <w:t>Audio.volume &lt;left_nexp&gt;, &lt;right_nexp&gt;</w:t>
            </w:r>
            <w:r w:rsidR="00353E47">
              <w:rPr>
                <w:noProof/>
                <w:webHidden/>
              </w:rPr>
              <w:tab/>
            </w:r>
            <w:r w:rsidR="00353E47">
              <w:rPr>
                <w:noProof/>
                <w:webHidden/>
              </w:rPr>
              <w:fldChar w:fldCharType="begin"/>
            </w:r>
            <w:r w:rsidR="00353E47">
              <w:rPr>
                <w:noProof/>
                <w:webHidden/>
              </w:rPr>
              <w:instrText xml:space="preserve"> PAGEREF _Toc5236278 \h </w:instrText>
            </w:r>
            <w:r w:rsidR="00353E47">
              <w:rPr>
                <w:noProof/>
                <w:webHidden/>
              </w:rPr>
            </w:r>
            <w:r w:rsidR="00353E47">
              <w:rPr>
                <w:noProof/>
                <w:webHidden/>
              </w:rPr>
              <w:fldChar w:fldCharType="separate"/>
            </w:r>
            <w:r w:rsidR="00CA7A41">
              <w:rPr>
                <w:noProof/>
                <w:webHidden/>
              </w:rPr>
              <w:t>188</w:t>
            </w:r>
            <w:r w:rsidR="00353E47">
              <w:rPr>
                <w:noProof/>
                <w:webHidden/>
              </w:rPr>
              <w:fldChar w:fldCharType="end"/>
            </w:r>
          </w:hyperlink>
        </w:p>
        <w:p w:rsidR="00353E47" w:rsidRDefault="00390DC2">
          <w:pPr>
            <w:pStyle w:val="TOC3"/>
            <w:rPr>
              <w:rFonts w:eastAsiaTheme="minorEastAsia"/>
              <w:noProof/>
            </w:rPr>
          </w:pPr>
          <w:hyperlink w:anchor="_Toc5236279" w:history="1">
            <w:r w:rsidR="00353E47" w:rsidRPr="00767D8E">
              <w:rPr>
                <w:rStyle w:val="Hyperlink"/>
                <w:noProof/>
              </w:rPr>
              <w:t>Audio.position.current &lt;nvar&gt;</w:t>
            </w:r>
            <w:r w:rsidR="00353E47">
              <w:rPr>
                <w:noProof/>
                <w:webHidden/>
              </w:rPr>
              <w:tab/>
            </w:r>
            <w:r w:rsidR="00353E47">
              <w:rPr>
                <w:noProof/>
                <w:webHidden/>
              </w:rPr>
              <w:fldChar w:fldCharType="begin"/>
            </w:r>
            <w:r w:rsidR="00353E47">
              <w:rPr>
                <w:noProof/>
                <w:webHidden/>
              </w:rPr>
              <w:instrText xml:space="preserve"> PAGEREF _Toc5236279 \h </w:instrText>
            </w:r>
            <w:r w:rsidR="00353E47">
              <w:rPr>
                <w:noProof/>
                <w:webHidden/>
              </w:rPr>
            </w:r>
            <w:r w:rsidR="00353E47">
              <w:rPr>
                <w:noProof/>
                <w:webHidden/>
              </w:rPr>
              <w:fldChar w:fldCharType="separate"/>
            </w:r>
            <w:r w:rsidR="00CA7A41">
              <w:rPr>
                <w:noProof/>
                <w:webHidden/>
              </w:rPr>
              <w:t>188</w:t>
            </w:r>
            <w:r w:rsidR="00353E47">
              <w:rPr>
                <w:noProof/>
                <w:webHidden/>
              </w:rPr>
              <w:fldChar w:fldCharType="end"/>
            </w:r>
          </w:hyperlink>
        </w:p>
        <w:p w:rsidR="00353E47" w:rsidRDefault="00390DC2">
          <w:pPr>
            <w:pStyle w:val="TOC3"/>
            <w:rPr>
              <w:rFonts w:eastAsiaTheme="minorEastAsia"/>
              <w:noProof/>
            </w:rPr>
          </w:pPr>
          <w:hyperlink w:anchor="_Toc5236280" w:history="1">
            <w:r w:rsidR="00353E47" w:rsidRPr="00767D8E">
              <w:rPr>
                <w:rStyle w:val="Hyperlink"/>
                <w:noProof/>
              </w:rPr>
              <w:t>Audio.position.seek &lt;nexp&gt;</w:t>
            </w:r>
            <w:r w:rsidR="00353E47">
              <w:rPr>
                <w:noProof/>
                <w:webHidden/>
              </w:rPr>
              <w:tab/>
            </w:r>
            <w:r w:rsidR="00353E47">
              <w:rPr>
                <w:noProof/>
                <w:webHidden/>
              </w:rPr>
              <w:fldChar w:fldCharType="begin"/>
            </w:r>
            <w:r w:rsidR="00353E47">
              <w:rPr>
                <w:noProof/>
                <w:webHidden/>
              </w:rPr>
              <w:instrText xml:space="preserve"> PAGEREF _Toc5236280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3"/>
            <w:rPr>
              <w:rFonts w:eastAsiaTheme="minorEastAsia"/>
              <w:noProof/>
            </w:rPr>
          </w:pPr>
          <w:hyperlink w:anchor="_Toc5236281" w:history="1">
            <w:r w:rsidR="00353E47" w:rsidRPr="00767D8E">
              <w:rPr>
                <w:rStyle w:val="Hyperlink"/>
                <w:noProof/>
              </w:rPr>
              <w:t>Audio.length &lt;length_nvar&gt;, &lt;aft_nexp&gt;</w:t>
            </w:r>
            <w:r w:rsidR="00353E47">
              <w:rPr>
                <w:noProof/>
                <w:webHidden/>
              </w:rPr>
              <w:tab/>
            </w:r>
            <w:r w:rsidR="00353E47">
              <w:rPr>
                <w:noProof/>
                <w:webHidden/>
              </w:rPr>
              <w:fldChar w:fldCharType="begin"/>
            </w:r>
            <w:r w:rsidR="00353E47">
              <w:rPr>
                <w:noProof/>
                <w:webHidden/>
              </w:rPr>
              <w:instrText xml:space="preserve"> PAGEREF _Toc5236281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3"/>
            <w:rPr>
              <w:rFonts w:eastAsiaTheme="minorEastAsia"/>
              <w:noProof/>
            </w:rPr>
          </w:pPr>
          <w:hyperlink w:anchor="_Toc5236282" w:history="1">
            <w:r w:rsidR="00353E47" w:rsidRPr="00767D8E">
              <w:rPr>
                <w:rStyle w:val="Hyperlink"/>
                <w:noProof/>
              </w:rPr>
              <w:t>Audio.release &lt;aft_nexp&gt;</w:t>
            </w:r>
            <w:r w:rsidR="00353E47">
              <w:rPr>
                <w:noProof/>
                <w:webHidden/>
              </w:rPr>
              <w:tab/>
            </w:r>
            <w:r w:rsidR="00353E47">
              <w:rPr>
                <w:noProof/>
                <w:webHidden/>
              </w:rPr>
              <w:fldChar w:fldCharType="begin"/>
            </w:r>
            <w:r w:rsidR="00353E47">
              <w:rPr>
                <w:noProof/>
                <w:webHidden/>
              </w:rPr>
              <w:instrText xml:space="preserve"> PAGEREF _Toc5236282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3"/>
            <w:rPr>
              <w:rFonts w:eastAsiaTheme="minorEastAsia"/>
              <w:noProof/>
            </w:rPr>
          </w:pPr>
          <w:hyperlink w:anchor="_Toc5236283" w:history="1">
            <w:r w:rsidR="00353E47" w:rsidRPr="00767D8E">
              <w:rPr>
                <w:rStyle w:val="Hyperlink"/>
                <w:noProof/>
              </w:rPr>
              <w:t>Audio.isdone &lt;lvar&gt;</w:t>
            </w:r>
            <w:r w:rsidR="00353E47">
              <w:rPr>
                <w:noProof/>
                <w:webHidden/>
              </w:rPr>
              <w:tab/>
            </w:r>
            <w:r w:rsidR="00353E47">
              <w:rPr>
                <w:noProof/>
                <w:webHidden/>
              </w:rPr>
              <w:fldChar w:fldCharType="begin"/>
            </w:r>
            <w:r w:rsidR="00353E47">
              <w:rPr>
                <w:noProof/>
                <w:webHidden/>
              </w:rPr>
              <w:instrText xml:space="preserve"> PAGEREF _Toc5236283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3"/>
            <w:rPr>
              <w:rFonts w:eastAsiaTheme="minorEastAsia"/>
              <w:noProof/>
            </w:rPr>
          </w:pPr>
          <w:hyperlink w:anchor="_Toc5236284" w:history="1">
            <w:r w:rsidR="00353E47" w:rsidRPr="00767D8E">
              <w:rPr>
                <w:rStyle w:val="Hyperlink"/>
                <w:noProof/>
              </w:rPr>
              <w:t>Audio.record.start &lt;fn_svar&gt;</w:t>
            </w:r>
            <w:r w:rsidR="00353E47">
              <w:rPr>
                <w:noProof/>
                <w:webHidden/>
              </w:rPr>
              <w:tab/>
            </w:r>
            <w:r w:rsidR="00353E47">
              <w:rPr>
                <w:noProof/>
                <w:webHidden/>
              </w:rPr>
              <w:fldChar w:fldCharType="begin"/>
            </w:r>
            <w:r w:rsidR="00353E47">
              <w:rPr>
                <w:noProof/>
                <w:webHidden/>
              </w:rPr>
              <w:instrText xml:space="preserve"> PAGEREF _Toc5236284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3"/>
            <w:rPr>
              <w:rFonts w:eastAsiaTheme="minorEastAsia"/>
              <w:noProof/>
            </w:rPr>
          </w:pPr>
          <w:hyperlink w:anchor="_Toc5236285" w:history="1">
            <w:r w:rsidR="00353E47" w:rsidRPr="00767D8E">
              <w:rPr>
                <w:rStyle w:val="Hyperlink"/>
                <w:noProof/>
              </w:rPr>
              <w:t>Audio.record.stop</w:t>
            </w:r>
            <w:r w:rsidR="00353E47">
              <w:rPr>
                <w:noProof/>
                <w:webHidden/>
              </w:rPr>
              <w:tab/>
            </w:r>
            <w:r w:rsidR="00353E47">
              <w:rPr>
                <w:noProof/>
                <w:webHidden/>
              </w:rPr>
              <w:fldChar w:fldCharType="begin"/>
            </w:r>
            <w:r w:rsidR="00353E47">
              <w:rPr>
                <w:noProof/>
                <w:webHidden/>
              </w:rPr>
              <w:instrText xml:space="preserve"> PAGEREF _Toc5236285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286" w:history="1">
            <w:r w:rsidR="00353E47" w:rsidRPr="00767D8E">
              <w:rPr>
                <w:rStyle w:val="Hyperlink"/>
                <w:noProof/>
              </w:rPr>
              <w:t>SoundPool</w:t>
            </w:r>
            <w:r w:rsidR="00353E47">
              <w:rPr>
                <w:noProof/>
                <w:webHidden/>
              </w:rPr>
              <w:tab/>
            </w:r>
            <w:r w:rsidR="00353E47">
              <w:rPr>
                <w:noProof/>
                <w:webHidden/>
              </w:rPr>
              <w:fldChar w:fldCharType="begin"/>
            </w:r>
            <w:r w:rsidR="00353E47">
              <w:rPr>
                <w:noProof/>
                <w:webHidden/>
              </w:rPr>
              <w:instrText xml:space="preserve"> PAGEREF _Toc5236286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2"/>
            <w:rPr>
              <w:rFonts w:eastAsiaTheme="minorEastAsia"/>
              <w:noProof/>
            </w:rPr>
          </w:pPr>
          <w:hyperlink w:anchor="_Toc523628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_Toc5236287 \h </w:instrText>
            </w:r>
            <w:r w:rsidR="00353E47">
              <w:rPr>
                <w:noProof/>
                <w:webHidden/>
              </w:rPr>
            </w:r>
            <w:r w:rsidR="00353E47">
              <w:rPr>
                <w:noProof/>
                <w:webHidden/>
              </w:rPr>
              <w:fldChar w:fldCharType="separate"/>
            </w:r>
            <w:r w:rsidR="00CA7A41">
              <w:rPr>
                <w:noProof/>
                <w:webHidden/>
              </w:rPr>
              <w:t>189</w:t>
            </w:r>
            <w:r w:rsidR="00353E47">
              <w:rPr>
                <w:noProof/>
                <w:webHidden/>
              </w:rPr>
              <w:fldChar w:fldCharType="end"/>
            </w:r>
          </w:hyperlink>
        </w:p>
        <w:p w:rsidR="00353E47" w:rsidRDefault="00390DC2">
          <w:pPr>
            <w:pStyle w:val="TOC2"/>
            <w:rPr>
              <w:rFonts w:eastAsiaTheme="minorEastAsia"/>
              <w:noProof/>
            </w:rPr>
          </w:pPr>
          <w:hyperlink w:anchor="_Toc5236288"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_Toc5236288 \h </w:instrText>
            </w:r>
            <w:r w:rsidR="00353E47">
              <w:rPr>
                <w:noProof/>
                <w:webHidden/>
              </w:rPr>
            </w:r>
            <w:r w:rsidR="00353E47">
              <w:rPr>
                <w:noProof/>
                <w:webHidden/>
              </w:rPr>
              <w:fldChar w:fldCharType="separate"/>
            </w:r>
            <w:r w:rsidR="00CA7A41">
              <w:rPr>
                <w:noProof/>
                <w:webHidden/>
              </w:rPr>
              <w:t>190</w:t>
            </w:r>
            <w:r w:rsidR="00353E47">
              <w:rPr>
                <w:noProof/>
                <w:webHidden/>
              </w:rPr>
              <w:fldChar w:fldCharType="end"/>
            </w:r>
          </w:hyperlink>
        </w:p>
        <w:p w:rsidR="00353E47" w:rsidRDefault="00390DC2">
          <w:pPr>
            <w:pStyle w:val="TOC3"/>
            <w:rPr>
              <w:rFonts w:eastAsiaTheme="minorEastAsia"/>
              <w:noProof/>
            </w:rPr>
          </w:pPr>
          <w:hyperlink w:anchor="_Toc5236289" w:history="1">
            <w:r w:rsidR="00353E47" w:rsidRPr="00767D8E">
              <w:rPr>
                <w:rStyle w:val="Hyperlink"/>
                <w:noProof/>
              </w:rPr>
              <w:t>Soundpool.open &lt;MaxStreams_nexp&gt;</w:t>
            </w:r>
            <w:r w:rsidR="00353E47">
              <w:rPr>
                <w:noProof/>
                <w:webHidden/>
              </w:rPr>
              <w:tab/>
            </w:r>
            <w:r w:rsidR="00353E47">
              <w:rPr>
                <w:noProof/>
                <w:webHidden/>
              </w:rPr>
              <w:fldChar w:fldCharType="begin"/>
            </w:r>
            <w:r w:rsidR="00353E47">
              <w:rPr>
                <w:noProof/>
                <w:webHidden/>
              </w:rPr>
              <w:instrText xml:space="preserve"> PAGEREF _Toc5236289 \h </w:instrText>
            </w:r>
            <w:r w:rsidR="00353E47">
              <w:rPr>
                <w:noProof/>
                <w:webHidden/>
              </w:rPr>
            </w:r>
            <w:r w:rsidR="00353E47">
              <w:rPr>
                <w:noProof/>
                <w:webHidden/>
              </w:rPr>
              <w:fldChar w:fldCharType="separate"/>
            </w:r>
            <w:r w:rsidR="00CA7A41">
              <w:rPr>
                <w:noProof/>
                <w:webHidden/>
              </w:rPr>
              <w:t>190</w:t>
            </w:r>
            <w:r w:rsidR="00353E47">
              <w:rPr>
                <w:noProof/>
                <w:webHidden/>
              </w:rPr>
              <w:fldChar w:fldCharType="end"/>
            </w:r>
          </w:hyperlink>
        </w:p>
        <w:p w:rsidR="00353E47" w:rsidRDefault="00390DC2">
          <w:pPr>
            <w:pStyle w:val="TOC3"/>
            <w:rPr>
              <w:rFonts w:eastAsiaTheme="minorEastAsia"/>
              <w:noProof/>
            </w:rPr>
          </w:pPr>
          <w:hyperlink w:anchor="_Toc5236290" w:history="1">
            <w:r w:rsidR="00353E47" w:rsidRPr="00767D8E">
              <w:rPr>
                <w:rStyle w:val="Hyperlink"/>
                <w:noProof/>
              </w:rPr>
              <w:t>Soundpool.load &lt;soundID_nvar&gt;, &lt;file_path_sexp&gt;</w:t>
            </w:r>
            <w:r w:rsidR="00353E47">
              <w:rPr>
                <w:noProof/>
                <w:webHidden/>
              </w:rPr>
              <w:tab/>
            </w:r>
            <w:r w:rsidR="00353E47">
              <w:rPr>
                <w:noProof/>
                <w:webHidden/>
              </w:rPr>
              <w:fldChar w:fldCharType="begin"/>
            </w:r>
            <w:r w:rsidR="00353E47">
              <w:rPr>
                <w:noProof/>
                <w:webHidden/>
              </w:rPr>
              <w:instrText xml:space="preserve"> PAGEREF _Toc5236290 \h </w:instrText>
            </w:r>
            <w:r w:rsidR="00353E47">
              <w:rPr>
                <w:noProof/>
                <w:webHidden/>
              </w:rPr>
            </w:r>
            <w:r w:rsidR="00353E47">
              <w:rPr>
                <w:noProof/>
                <w:webHidden/>
              </w:rPr>
              <w:fldChar w:fldCharType="separate"/>
            </w:r>
            <w:r w:rsidR="00CA7A41">
              <w:rPr>
                <w:noProof/>
                <w:webHidden/>
              </w:rPr>
              <w:t>190</w:t>
            </w:r>
            <w:r w:rsidR="00353E47">
              <w:rPr>
                <w:noProof/>
                <w:webHidden/>
              </w:rPr>
              <w:fldChar w:fldCharType="end"/>
            </w:r>
          </w:hyperlink>
        </w:p>
        <w:p w:rsidR="00353E47" w:rsidRDefault="00390DC2">
          <w:pPr>
            <w:pStyle w:val="TOC3"/>
            <w:rPr>
              <w:rFonts w:eastAsiaTheme="minorEastAsia"/>
              <w:noProof/>
            </w:rPr>
          </w:pPr>
          <w:hyperlink w:anchor="_Toc5236291" w:history="1">
            <w:r w:rsidR="00353E47" w:rsidRPr="00767D8E">
              <w:rPr>
                <w:rStyle w:val="Hyperlink"/>
                <w:noProof/>
              </w:rPr>
              <w:t>Soundpool.unload &lt;soundID_nexp&gt;</w:t>
            </w:r>
            <w:r w:rsidR="00353E47">
              <w:rPr>
                <w:noProof/>
                <w:webHidden/>
              </w:rPr>
              <w:tab/>
            </w:r>
            <w:r w:rsidR="00353E47">
              <w:rPr>
                <w:noProof/>
                <w:webHidden/>
              </w:rPr>
              <w:fldChar w:fldCharType="begin"/>
            </w:r>
            <w:r w:rsidR="00353E47">
              <w:rPr>
                <w:noProof/>
                <w:webHidden/>
              </w:rPr>
              <w:instrText xml:space="preserve"> PAGEREF _Toc5236291 \h </w:instrText>
            </w:r>
            <w:r w:rsidR="00353E47">
              <w:rPr>
                <w:noProof/>
                <w:webHidden/>
              </w:rPr>
            </w:r>
            <w:r w:rsidR="00353E47">
              <w:rPr>
                <w:noProof/>
                <w:webHidden/>
              </w:rPr>
              <w:fldChar w:fldCharType="separate"/>
            </w:r>
            <w:r w:rsidR="00CA7A41">
              <w:rPr>
                <w:noProof/>
                <w:webHidden/>
              </w:rPr>
              <w:t>190</w:t>
            </w:r>
            <w:r w:rsidR="00353E47">
              <w:rPr>
                <w:noProof/>
                <w:webHidden/>
              </w:rPr>
              <w:fldChar w:fldCharType="end"/>
            </w:r>
          </w:hyperlink>
        </w:p>
        <w:p w:rsidR="00353E47" w:rsidRDefault="00390DC2">
          <w:pPr>
            <w:pStyle w:val="TOC3"/>
            <w:rPr>
              <w:rFonts w:eastAsiaTheme="minorEastAsia"/>
              <w:noProof/>
            </w:rPr>
          </w:pPr>
          <w:hyperlink w:anchor="_Toc5236292" w:history="1">
            <w:r w:rsidR="00353E47" w:rsidRPr="00767D8E">
              <w:rPr>
                <w:rStyle w:val="Hyperlink"/>
                <w:noProof/>
              </w:rPr>
              <w:t>Soundpool.play &lt;streamID_nvar&gt;, &lt;soundID_nexp&gt;, &lt;rightVolume_nexp&gt;, &lt;leftVolume_nexp&gt;, &lt;priority_nexp&gt;, &lt;loop_nexp&gt;, &lt;rate_nexp&gt;</w:t>
            </w:r>
            <w:r w:rsidR="00353E47">
              <w:rPr>
                <w:noProof/>
                <w:webHidden/>
              </w:rPr>
              <w:tab/>
            </w:r>
            <w:r w:rsidR="00353E47">
              <w:rPr>
                <w:noProof/>
                <w:webHidden/>
              </w:rPr>
              <w:fldChar w:fldCharType="begin"/>
            </w:r>
            <w:r w:rsidR="00353E47">
              <w:rPr>
                <w:noProof/>
                <w:webHidden/>
              </w:rPr>
              <w:instrText xml:space="preserve"> PAGEREF _Toc5236292 \h </w:instrText>
            </w:r>
            <w:r w:rsidR="00353E47">
              <w:rPr>
                <w:noProof/>
                <w:webHidden/>
              </w:rPr>
            </w:r>
            <w:r w:rsidR="00353E47">
              <w:rPr>
                <w:noProof/>
                <w:webHidden/>
              </w:rPr>
              <w:fldChar w:fldCharType="separate"/>
            </w:r>
            <w:r w:rsidR="00CA7A41">
              <w:rPr>
                <w:noProof/>
                <w:webHidden/>
              </w:rPr>
              <w:t>190</w:t>
            </w:r>
            <w:r w:rsidR="00353E47">
              <w:rPr>
                <w:noProof/>
                <w:webHidden/>
              </w:rPr>
              <w:fldChar w:fldCharType="end"/>
            </w:r>
          </w:hyperlink>
        </w:p>
        <w:p w:rsidR="00353E47" w:rsidRDefault="00390DC2">
          <w:pPr>
            <w:pStyle w:val="TOC3"/>
            <w:rPr>
              <w:rFonts w:eastAsiaTheme="minorEastAsia"/>
              <w:noProof/>
            </w:rPr>
          </w:pPr>
          <w:hyperlink w:anchor="_Toc5236293" w:history="1">
            <w:r w:rsidR="00353E47" w:rsidRPr="00767D8E">
              <w:rPr>
                <w:rStyle w:val="Hyperlink"/>
                <w:noProof/>
              </w:rPr>
              <w:t>Soundpool.setvolume &lt;streamID_nexp&gt;, &lt;leftVolume_nexp&gt;, &lt;rightVolume_nexp&gt;</w:t>
            </w:r>
            <w:r w:rsidR="00353E47">
              <w:rPr>
                <w:noProof/>
                <w:webHidden/>
              </w:rPr>
              <w:tab/>
            </w:r>
            <w:r w:rsidR="00353E47">
              <w:rPr>
                <w:noProof/>
                <w:webHidden/>
              </w:rPr>
              <w:fldChar w:fldCharType="begin"/>
            </w:r>
            <w:r w:rsidR="00353E47">
              <w:rPr>
                <w:noProof/>
                <w:webHidden/>
              </w:rPr>
              <w:instrText xml:space="preserve"> PAGEREF _Toc5236293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4" w:history="1">
            <w:r w:rsidR="00353E47" w:rsidRPr="00767D8E">
              <w:rPr>
                <w:rStyle w:val="Hyperlink"/>
                <w:noProof/>
              </w:rPr>
              <w:t>Soundpool.setrate &lt;streamID_nexp&gt;, &lt;rate_nexp&gt;</w:t>
            </w:r>
            <w:r w:rsidR="00353E47">
              <w:rPr>
                <w:noProof/>
                <w:webHidden/>
              </w:rPr>
              <w:tab/>
            </w:r>
            <w:r w:rsidR="00353E47">
              <w:rPr>
                <w:noProof/>
                <w:webHidden/>
              </w:rPr>
              <w:fldChar w:fldCharType="begin"/>
            </w:r>
            <w:r w:rsidR="00353E47">
              <w:rPr>
                <w:noProof/>
                <w:webHidden/>
              </w:rPr>
              <w:instrText xml:space="preserve"> PAGEREF _Toc5236294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5" w:history="1">
            <w:r w:rsidR="00353E47" w:rsidRPr="00767D8E">
              <w:rPr>
                <w:rStyle w:val="Hyperlink"/>
                <w:noProof/>
              </w:rPr>
              <w:t>Soundpool.setpriority &lt;streamID_nexp&gt;, &lt;priority_nexp&gt;</w:t>
            </w:r>
            <w:r w:rsidR="00353E47">
              <w:rPr>
                <w:noProof/>
                <w:webHidden/>
              </w:rPr>
              <w:tab/>
            </w:r>
            <w:r w:rsidR="00353E47">
              <w:rPr>
                <w:noProof/>
                <w:webHidden/>
              </w:rPr>
              <w:fldChar w:fldCharType="begin"/>
            </w:r>
            <w:r w:rsidR="00353E47">
              <w:rPr>
                <w:noProof/>
                <w:webHidden/>
              </w:rPr>
              <w:instrText xml:space="preserve"> PAGEREF _Toc5236295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6" w:history="1">
            <w:r w:rsidR="00353E47" w:rsidRPr="00767D8E">
              <w:rPr>
                <w:rStyle w:val="Hyperlink"/>
                <w:noProof/>
              </w:rPr>
              <w:t>Soundpool.pause &lt;streamID_nexp&gt;</w:t>
            </w:r>
            <w:r w:rsidR="00353E47">
              <w:rPr>
                <w:noProof/>
                <w:webHidden/>
              </w:rPr>
              <w:tab/>
            </w:r>
            <w:r w:rsidR="00353E47">
              <w:rPr>
                <w:noProof/>
                <w:webHidden/>
              </w:rPr>
              <w:fldChar w:fldCharType="begin"/>
            </w:r>
            <w:r w:rsidR="00353E47">
              <w:rPr>
                <w:noProof/>
                <w:webHidden/>
              </w:rPr>
              <w:instrText xml:space="preserve"> PAGEREF _Toc5236296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7" w:history="1">
            <w:r w:rsidR="00353E47" w:rsidRPr="00767D8E">
              <w:rPr>
                <w:rStyle w:val="Hyperlink"/>
                <w:noProof/>
              </w:rPr>
              <w:t>Soundpool.resume &lt;streamID_nexp&gt;</w:t>
            </w:r>
            <w:r w:rsidR="00353E47">
              <w:rPr>
                <w:noProof/>
                <w:webHidden/>
              </w:rPr>
              <w:tab/>
            </w:r>
            <w:r w:rsidR="00353E47">
              <w:rPr>
                <w:noProof/>
                <w:webHidden/>
              </w:rPr>
              <w:fldChar w:fldCharType="begin"/>
            </w:r>
            <w:r w:rsidR="00353E47">
              <w:rPr>
                <w:noProof/>
                <w:webHidden/>
              </w:rPr>
              <w:instrText xml:space="preserve"> PAGEREF _Toc5236297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8" w:history="1">
            <w:r w:rsidR="00353E47" w:rsidRPr="00767D8E">
              <w:rPr>
                <w:rStyle w:val="Hyperlink"/>
                <w:noProof/>
              </w:rPr>
              <w:t>Soundpool.stop &lt;streamID_nexp&gt;</w:t>
            </w:r>
            <w:r w:rsidR="00353E47">
              <w:rPr>
                <w:noProof/>
                <w:webHidden/>
              </w:rPr>
              <w:tab/>
            </w:r>
            <w:r w:rsidR="00353E47">
              <w:rPr>
                <w:noProof/>
                <w:webHidden/>
              </w:rPr>
              <w:fldChar w:fldCharType="begin"/>
            </w:r>
            <w:r w:rsidR="00353E47">
              <w:rPr>
                <w:noProof/>
                <w:webHidden/>
              </w:rPr>
              <w:instrText xml:space="preserve"> PAGEREF _Toc5236298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3"/>
            <w:rPr>
              <w:rFonts w:eastAsiaTheme="minorEastAsia"/>
              <w:noProof/>
            </w:rPr>
          </w:pPr>
          <w:hyperlink w:anchor="_Toc5236299" w:history="1">
            <w:r w:rsidR="00353E47" w:rsidRPr="00767D8E">
              <w:rPr>
                <w:rStyle w:val="Hyperlink"/>
                <w:noProof/>
              </w:rPr>
              <w:t>Soundpool.release</w:t>
            </w:r>
            <w:r w:rsidR="00353E47">
              <w:rPr>
                <w:noProof/>
                <w:webHidden/>
              </w:rPr>
              <w:tab/>
            </w:r>
            <w:r w:rsidR="00353E47">
              <w:rPr>
                <w:noProof/>
                <w:webHidden/>
              </w:rPr>
              <w:fldChar w:fldCharType="begin"/>
            </w:r>
            <w:r w:rsidR="00353E47">
              <w:rPr>
                <w:noProof/>
                <w:webHidden/>
              </w:rPr>
              <w:instrText xml:space="preserve"> PAGEREF _Toc5236299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00" w:history="1">
            <w:r w:rsidR="00353E47" w:rsidRPr="00767D8E">
              <w:rPr>
                <w:rStyle w:val="Hyperlink"/>
                <w:noProof/>
              </w:rPr>
              <w:t>GPS</w:t>
            </w:r>
            <w:r w:rsidR="00353E47">
              <w:rPr>
                <w:noProof/>
                <w:webHidden/>
              </w:rPr>
              <w:tab/>
            </w:r>
            <w:r w:rsidR="00353E47">
              <w:rPr>
                <w:noProof/>
                <w:webHidden/>
              </w:rPr>
              <w:fldChar w:fldCharType="begin"/>
            </w:r>
            <w:r w:rsidR="00353E47">
              <w:rPr>
                <w:noProof/>
                <w:webHidden/>
              </w:rPr>
              <w:instrText xml:space="preserve"> PAGEREF _Toc5236300 \h </w:instrText>
            </w:r>
            <w:r w:rsidR="00353E47">
              <w:rPr>
                <w:noProof/>
                <w:webHidden/>
              </w:rPr>
            </w:r>
            <w:r w:rsidR="00353E47">
              <w:rPr>
                <w:noProof/>
                <w:webHidden/>
              </w:rPr>
              <w:fldChar w:fldCharType="separate"/>
            </w:r>
            <w:r w:rsidR="00CA7A41">
              <w:rPr>
                <w:noProof/>
                <w:webHidden/>
              </w:rPr>
              <w:t>191</w:t>
            </w:r>
            <w:r w:rsidR="00353E47">
              <w:rPr>
                <w:noProof/>
                <w:webHidden/>
              </w:rPr>
              <w:fldChar w:fldCharType="end"/>
            </w:r>
          </w:hyperlink>
        </w:p>
        <w:p w:rsidR="00353E47" w:rsidRDefault="00390DC2">
          <w:pPr>
            <w:pStyle w:val="TOC2"/>
            <w:rPr>
              <w:rFonts w:eastAsiaTheme="minorEastAsia"/>
              <w:noProof/>
            </w:rPr>
          </w:pPr>
          <w:hyperlink w:anchor="_Toc5236301" w:history="1">
            <w:r w:rsidR="00353E47" w:rsidRPr="00767D8E">
              <w:rPr>
                <w:rStyle w:val="Hyperlink"/>
                <w:noProof/>
              </w:rPr>
              <w:t>GPS Control commands</w:t>
            </w:r>
            <w:r w:rsidR="00353E47">
              <w:rPr>
                <w:noProof/>
                <w:webHidden/>
              </w:rPr>
              <w:tab/>
            </w:r>
            <w:r w:rsidR="00353E47">
              <w:rPr>
                <w:noProof/>
                <w:webHidden/>
              </w:rPr>
              <w:fldChar w:fldCharType="begin"/>
            </w:r>
            <w:r w:rsidR="00353E47">
              <w:rPr>
                <w:noProof/>
                <w:webHidden/>
              </w:rPr>
              <w:instrText xml:space="preserve"> PAGEREF _Toc5236301 \h </w:instrText>
            </w:r>
            <w:r w:rsidR="00353E47">
              <w:rPr>
                <w:noProof/>
                <w:webHidden/>
              </w:rPr>
            </w:r>
            <w:r w:rsidR="00353E47">
              <w:rPr>
                <w:noProof/>
                <w:webHidden/>
              </w:rPr>
              <w:fldChar w:fldCharType="separate"/>
            </w:r>
            <w:r w:rsidR="00CA7A41">
              <w:rPr>
                <w:noProof/>
                <w:webHidden/>
              </w:rPr>
              <w:t>192</w:t>
            </w:r>
            <w:r w:rsidR="00353E47">
              <w:rPr>
                <w:noProof/>
                <w:webHidden/>
              </w:rPr>
              <w:fldChar w:fldCharType="end"/>
            </w:r>
          </w:hyperlink>
        </w:p>
        <w:p w:rsidR="00353E47" w:rsidRDefault="00390DC2">
          <w:pPr>
            <w:pStyle w:val="TOC3"/>
            <w:rPr>
              <w:rFonts w:eastAsiaTheme="minorEastAsia"/>
              <w:noProof/>
            </w:rPr>
          </w:pPr>
          <w:hyperlink w:anchor="_Toc5236302" w:history="1">
            <w:r w:rsidR="00353E47" w:rsidRPr="00767D8E">
              <w:rPr>
                <w:rStyle w:val="Hyperlink"/>
                <w:noProof/>
              </w:rPr>
              <w:t>Gps.open {{&lt;status_nvar&gt;},{&lt;time_nexp&gt;},{&lt;distance_nexp&gt;}}</w:t>
            </w:r>
            <w:r w:rsidR="00353E47">
              <w:rPr>
                <w:noProof/>
                <w:webHidden/>
              </w:rPr>
              <w:tab/>
            </w:r>
            <w:r w:rsidR="00353E47">
              <w:rPr>
                <w:noProof/>
                <w:webHidden/>
              </w:rPr>
              <w:fldChar w:fldCharType="begin"/>
            </w:r>
            <w:r w:rsidR="00353E47">
              <w:rPr>
                <w:noProof/>
                <w:webHidden/>
              </w:rPr>
              <w:instrText xml:space="preserve"> PAGEREF _Toc5236302 \h </w:instrText>
            </w:r>
            <w:r w:rsidR="00353E47">
              <w:rPr>
                <w:noProof/>
                <w:webHidden/>
              </w:rPr>
            </w:r>
            <w:r w:rsidR="00353E47">
              <w:rPr>
                <w:noProof/>
                <w:webHidden/>
              </w:rPr>
              <w:fldChar w:fldCharType="separate"/>
            </w:r>
            <w:r w:rsidR="00CA7A41">
              <w:rPr>
                <w:noProof/>
                <w:webHidden/>
              </w:rPr>
              <w:t>192</w:t>
            </w:r>
            <w:r w:rsidR="00353E47">
              <w:rPr>
                <w:noProof/>
                <w:webHidden/>
              </w:rPr>
              <w:fldChar w:fldCharType="end"/>
            </w:r>
          </w:hyperlink>
        </w:p>
        <w:p w:rsidR="00353E47" w:rsidRDefault="00390DC2">
          <w:pPr>
            <w:pStyle w:val="TOC3"/>
            <w:rPr>
              <w:rFonts w:eastAsiaTheme="minorEastAsia"/>
              <w:noProof/>
            </w:rPr>
          </w:pPr>
          <w:hyperlink w:anchor="_Toc5236303" w:history="1">
            <w:r w:rsidR="00353E47" w:rsidRPr="00767D8E">
              <w:rPr>
                <w:rStyle w:val="Hyperlink"/>
                <w:noProof/>
              </w:rPr>
              <w:t>Gps.close</w:t>
            </w:r>
            <w:r w:rsidR="00353E47">
              <w:rPr>
                <w:noProof/>
                <w:webHidden/>
              </w:rPr>
              <w:tab/>
            </w:r>
            <w:r w:rsidR="00353E47">
              <w:rPr>
                <w:noProof/>
                <w:webHidden/>
              </w:rPr>
              <w:fldChar w:fldCharType="begin"/>
            </w:r>
            <w:r w:rsidR="00353E47">
              <w:rPr>
                <w:noProof/>
                <w:webHidden/>
              </w:rPr>
              <w:instrText xml:space="preserve"> PAGEREF _Toc5236303 \h </w:instrText>
            </w:r>
            <w:r w:rsidR="00353E47">
              <w:rPr>
                <w:noProof/>
                <w:webHidden/>
              </w:rPr>
            </w:r>
            <w:r w:rsidR="00353E47">
              <w:rPr>
                <w:noProof/>
                <w:webHidden/>
              </w:rPr>
              <w:fldChar w:fldCharType="separate"/>
            </w:r>
            <w:r w:rsidR="00CA7A41">
              <w:rPr>
                <w:noProof/>
                <w:webHidden/>
              </w:rPr>
              <w:t>192</w:t>
            </w:r>
            <w:r w:rsidR="00353E47">
              <w:rPr>
                <w:noProof/>
                <w:webHidden/>
              </w:rPr>
              <w:fldChar w:fldCharType="end"/>
            </w:r>
          </w:hyperlink>
        </w:p>
        <w:p w:rsidR="00353E47" w:rsidRDefault="00390DC2">
          <w:pPr>
            <w:pStyle w:val="TOC3"/>
            <w:rPr>
              <w:rFonts w:eastAsiaTheme="minorEastAsia"/>
              <w:noProof/>
            </w:rPr>
          </w:pPr>
          <w:hyperlink w:anchor="_Toc5236304" w:history="1">
            <w:r w:rsidR="00353E47" w:rsidRPr="00767D8E">
              <w:rPr>
                <w:rStyle w:val="Hyperlink"/>
                <w:noProof/>
              </w:rPr>
              <w:t>Gps.status {{&lt;status_var&gt;}, {&lt;infix_nvar&gt;},{inview_nvar}, {&lt;sat_list_nexp&gt;}}</w:t>
            </w:r>
            <w:r w:rsidR="00353E47">
              <w:rPr>
                <w:noProof/>
                <w:webHidden/>
              </w:rPr>
              <w:tab/>
            </w:r>
            <w:r w:rsidR="00353E47">
              <w:rPr>
                <w:noProof/>
                <w:webHidden/>
              </w:rPr>
              <w:fldChar w:fldCharType="begin"/>
            </w:r>
            <w:r w:rsidR="00353E47">
              <w:rPr>
                <w:noProof/>
                <w:webHidden/>
              </w:rPr>
              <w:instrText xml:space="preserve"> PAGEREF _Toc5236304 \h </w:instrText>
            </w:r>
            <w:r w:rsidR="00353E47">
              <w:rPr>
                <w:noProof/>
                <w:webHidden/>
              </w:rPr>
            </w:r>
            <w:r w:rsidR="00353E47">
              <w:rPr>
                <w:noProof/>
                <w:webHidden/>
              </w:rPr>
              <w:fldChar w:fldCharType="separate"/>
            </w:r>
            <w:r w:rsidR="00CA7A41">
              <w:rPr>
                <w:noProof/>
                <w:webHidden/>
              </w:rPr>
              <w:t>192</w:t>
            </w:r>
            <w:r w:rsidR="00353E47">
              <w:rPr>
                <w:noProof/>
                <w:webHidden/>
              </w:rPr>
              <w:fldChar w:fldCharType="end"/>
            </w:r>
          </w:hyperlink>
        </w:p>
        <w:p w:rsidR="00353E47" w:rsidRDefault="00390DC2">
          <w:pPr>
            <w:pStyle w:val="TOC2"/>
            <w:rPr>
              <w:rFonts w:eastAsiaTheme="minorEastAsia"/>
              <w:noProof/>
            </w:rPr>
          </w:pPr>
          <w:hyperlink w:anchor="_Toc5236305" w:history="1">
            <w:r w:rsidR="00353E47" w:rsidRPr="00767D8E">
              <w:rPr>
                <w:rStyle w:val="Hyperlink"/>
                <w:noProof/>
              </w:rPr>
              <w:t>GPS Location commands</w:t>
            </w:r>
            <w:r w:rsidR="00353E47">
              <w:rPr>
                <w:noProof/>
                <w:webHidden/>
              </w:rPr>
              <w:tab/>
            </w:r>
            <w:r w:rsidR="00353E47">
              <w:rPr>
                <w:noProof/>
                <w:webHidden/>
              </w:rPr>
              <w:fldChar w:fldCharType="begin"/>
            </w:r>
            <w:r w:rsidR="00353E47">
              <w:rPr>
                <w:noProof/>
                <w:webHidden/>
              </w:rPr>
              <w:instrText xml:space="preserve"> PAGEREF _Toc5236305 \h </w:instrText>
            </w:r>
            <w:r w:rsidR="00353E47">
              <w:rPr>
                <w:noProof/>
                <w:webHidden/>
              </w:rPr>
            </w:r>
            <w:r w:rsidR="00353E47">
              <w:rPr>
                <w:noProof/>
                <w:webHidden/>
              </w:rPr>
              <w:fldChar w:fldCharType="separate"/>
            </w:r>
            <w:r w:rsidR="00CA7A41">
              <w:rPr>
                <w:noProof/>
                <w:webHidden/>
              </w:rPr>
              <w:t>194</w:t>
            </w:r>
            <w:r w:rsidR="00353E47">
              <w:rPr>
                <w:noProof/>
                <w:webHidden/>
              </w:rPr>
              <w:fldChar w:fldCharType="end"/>
            </w:r>
          </w:hyperlink>
        </w:p>
        <w:p w:rsidR="00353E47" w:rsidRDefault="00390DC2">
          <w:pPr>
            <w:pStyle w:val="TOC3"/>
            <w:rPr>
              <w:rFonts w:eastAsiaTheme="minorEastAsia"/>
              <w:noProof/>
            </w:rPr>
          </w:pPr>
          <w:hyperlink w:anchor="_Toc5236306" w:history="1">
            <w:r w:rsidR="00353E47" w:rsidRPr="00767D8E">
              <w:rPr>
                <w:rStyle w:val="Hyperlink"/>
                <w:noProof/>
              </w:rPr>
              <w:t>Gps.location {{&lt;time_nvar&gt;}, {&lt;prov_svar&gt;}, {&lt;count_nvar}, {&lt;acc_nvar&gt;}, {&lt;lat_nvar&gt;}, {&lt;long_nvar&gt;}, {&lt;alt_nvar&gt;}, {&lt;bear_nvar&gt;}, {&lt;speed_nvar&gt;}}</w:t>
            </w:r>
            <w:r w:rsidR="00353E47">
              <w:rPr>
                <w:noProof/>
                <w:webHidden/>
              </w:rPr>
              <w:tab/>
            </w:r>
            <w:r w:rsidR="00353E47">
              <w:rPr>
                <w:noProof/>
                <w:webHidden/>
              </w:rPr>
              <w:fldChar w:fldCharType="begin"/>
            </w:r>
            <w:r w:rsidR="00353E47">
              <w:rPr>
                <w:noProof/>
                <w:webHidden/>
              </w:rPr>
              <w:instrText xml:space="preserve"> PAGEREF _Toc5236306 \h </w:instrText>
            </w:r>
            <w:r w:rsidR="00353E47">
              <w:rPr>
                <w:noProof/>
                <w:webHidden/>
              </w:rPr>
            </w:r>
            <w:r w:rsidR="00353E47">
              <w:rPr>
                <w:noProof/>
                <w:webHidden/>
              </w:rPr>
              <w:fldChar w:fldCharType="separate"/>
            </w:r>
            <w:r w:rsidR="00CA7A41">
              <w:rPr>
                <w:noProof/>
                <w:webHidden/>
              </w:rPr>
              <w:t>195</w:t>
            </w:r>
            <w:r w:rsidR="00353E47">
              <w:rPr>
                <w:noProof/>
                <w:webHidden/>
              </w:rPr>
              <w:fldChar w:fldCharType="end"/>
            </w:r>
          </w:hyperlink>
        </w:p>
        <w:p w:rsidR="00353E47" w:rsidRDefault="00390DC2">
          <w:pPr>
            <w:pStyle w:val="TOC3"/>
            <w:rPr>
              <w:rFonts w:eastAsiaTheme="minorEastAsia"/>
              <w:noProof/>
            </w:rPr>
          </w:pPr>
          <w:hyperlink w:anchor="_Toc5236307" w:history="1">
            <w:r w:rsidR="00353E47" w:rsidRPr="00767D8E">
              <w:rPr>
                <w:rStyle w:val="Hyperlink"/>
                <w:noProof/>
              </w:rPr>
              <w:t>Gps.time &lt;nvar&gt;</w:t>
            </w:r>
            <w:r w:rsidR="00353E47">
              <w:rPr>
                <w:noProof/>
                <w:webHidden/>
              </w:rPr>
              <w:tab/>
            </w:r>
            <w:r w:rsidR="00353E47">
              <w:rPr>
                <w:noProof/>
                <w:webHidden/>
              </w:rPr>
              <w:fldChar w:fldCharType="begin"/>
            </w:r>
            <w:r w:rsidR="00353E47">
              <w:rPr>
                <w:noProof/>
                <w:webHidden/>
              </w:rPr>
              <w:instrText xml:space="preserve"> PAGEREF _Toc5236307 \h </w:instrText>
            </w:r>
            <w:r w:rsidR="00353E47">
              <w:rPr>
                <w:noProof/>
                <w:webHidden/>
              </w:rPr>
            </w:r>
            <w:r w:rsidR="00353E47">
              <w:rPr>
                <w:noProof/>
                <w:webHidden/>
              </w:rPr>
              <w:fldChar w:fldCharType="separate"/>
            </w:r>
            <w:r w:rsidR="00CA7A41">
              <w:rPr>
                <w:noProof/>
                <w:webHidden/>
              </w:rPr>
              <w:t>195</w:t>
            </w:r>
            <w:r w:rsidR="00353E47">
              <w:rPr>
                <w:noProof/>
                <w:webHidden/>
              </w:rPr>
              <w:fldChar w:fldCharType="end"/>
            </w:r>
          </w:hyperlink>
        </w:p>
        <w:p w:rsidR="00353E47" w:rsidRDefault="00390DC2">
          <w:pPr>
            <w:pStyle w:val="TOC3"/>
            <w:rPr>
              <w:rFonts w:eastAsiaTheme="minorEastAsia"/>
              <w:noProof/>
            </w:rPr>
          </w:pPr>
          <w:hyperlink w:anchor="_Toc5236308" w:history="1">
            <w:r w:rsidR="00353E47" w:rsidRPr="00767D8E">
              <w:rPr>
                <w:rStyle w:val="Hyperlink"/>
                <w:noProof/>
              </w:rPr>
              <w:t>Gps.provider &lt;svar&gt;</w:t>
            </w:r>
            <w:r w:rsidR="00353E47">
              <w:rPr>
                <w:noProof/>
                <w:webHidden/>
              </w:rPr>
              <w:tab/>
            </w:r>
            <w:r w:rsidR="00353E47">
              <w:rPr>
                <w:noProof/>
                <w:webHidden/>
              </w:rPr>
              <w:fldChar w:fldCharType="begin"/>
            </w:r>
            <w:r w:rsidR="00353E47">
              <w:rPr>
                <w:noProof/>
                <w:webHidden/>
              </w:rPr>
              <w:instrText xml:space="preserve"> PAGEREF _Toc5236308 \h </w:instrText>
            </w:r>
            <w:r w:rsidR="00353E47">
              <w:rPr>
                <w:noProof/>
                <w:webHidden/>
              </w:rPr>
            </w:r>
            <w:r w:rsidR="00353E47">
              <w:rPr>
                <w:noProof/>
                <w:webHidden/>
              </w:rPr>
              <w:fldChar w:fldCharType="separate"/>
            </w:r>
            <w:r w:rsidR="00CA7A41">
              <w:rPr>
                <w:noProof/>
                <w:webHidden/>
              </w:rPr>
              <w:t>195</w:t>
            </w:r>
            <w:r w:rsidR="00353E47">
              <w:rPr>
                <w:noProof/>
                <w:webHidden/>
              </w:rPr>
              <w:fldChar w:fldCharType="end"/>
            </w:r>
          </w:hyperlink>
        </w:p>
        <w:p w:rsidR="00353E47" w:rsidRDefault="00390DC2">
          <w:pPr>
            <w:pStyle w:val="TOC3"/>
            <w:rPr>
              <w:rFonts w:eastAsiaTheme="minorEastAsia"/>
              <w:noProof/>
            </w:rPr>
          </w:pPr>
          <w:hyperlink w:anchor="_Toc5236309" w:history="1">
            <w:r w:rsidR="00353E47" w:rsidRPr="00767D8E">
              <w:rPr>
                <w:rStyle w:val="Hyperlink"/>
                <w:noProof/>
              </w:rPr>
              <w:t>Gps.satellites {{&lt;count_nvar&gt;}, {&lt;sat_list_nexp&gt;}}</w:t>
            </w:r>
            <w:r w:rsidR="00353E47">
              <w:rPr>
                <w:noProof/>
                <w:webHidden/>
              </w:rPr>
              <w:tab/>
            </w:r>
            <w:r w:rsidR="00353E47">
              <w:rPr>
                <w:noProof/>
                <w:webHidden/>
              </w:rPr>
              <w:fldChar w:fldCharType="begin"/>
            </w:r>
            <w:r w:rsidR="00353E47">
              <w:rPr>
                <w:noProof/>
                <w:webHidden/>
              </w:rPr>
              <w:instrText xml:space="preserve"> PAGEREF _Toc5236309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0" w:history="1">
            <w:r w:rsidR="00353E47" w:rsidRPr="00767D8E">
              <w:rPr>
                <w:rStyle w:val="Hyperlink"/>
                <w:noProof/>
              </w:rPr>
              <w:t>Gps.accuracy &lt;nvar&gt;</w:t>
            </w:r>
            <w:r w:rsidR="00353E47">
              <w:rPr>
                <w:noProof/>
                <w:webHidden/>
              </w:rPr>
              <w:tab/>
            </w:r>
            <w:r w:rsidR="00353E47">
              <w:rPr>
                <w:noProof/>
                <w:webHidden/>
              </w:rPr>
              <w:fldChar w:fldCharType="begin"/>
            </w:r>
            <w:r w:rsidR="00353E47">
              <w:rPr>
                <w:noProof/>
                <w:webHidden/>
              </w:rPr>
              <w:instrText xml:space="preserve"> PAGEREF _Toc5236310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1" w:history="1">
            <w:r w:rsidR="00353E47" w:rsidRPr="00767D8E">
              <w:rPr>
                <w:rStyle w:val="Hyperlink"/>
                <w:noProof/>
              </w:rPr>
              <w:t>Gps.latitude &lt;nvar&gt;</w:t>
            </w:r>
            <w:r w:rsidR="00353E47">
              <w:rPr>
                <w:noProof/>
                <w:webHidden/>
              </w:rPr>
              <w:tab/>
            </w:r>
            <w:r w:rsidR="00353E47">
              <w:rPr>
                <w:noProof/>
                <w:webHidden/>
              </w:rPr>
              <w:fldChar w:fldCharType="begin"/>
            </w:r>
            <w:r w:rsidR="00353E47">
              <w:rPr>
                <w:noProof/>
                <w:webHidden/>
              </w:rPr>
              <w:instrText xml:space="preserve"> PAGEREF _Toc5236311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2" w:history="1">
            <w:r w:rsidR="00353E47" w:rsidRPr="00767D8E">
              <w:rPr>
                <w:rStyle w:val="Hyperlink"/>
                <w:noProof/>
              </w:rPr>
              <w:t>Gps.longitude &lt;nvar&gt;</w:t>
            </w:r>
            <w:r w:rsidR="00353E47">
              <w:rPr>
                <w:noProof/>
                <w:webHidden/>
              </w:rPr>
              <w:tab/>
            </w:r>
            <w:r w:rsidR="00353E47">
              <w:rPr>
                <w:noProof/>
                <w:webHidden/>
              </w:rPr>
              <w:fldChar w:fldCharType="begin"/>
            </w:r>
            <w:r w:rsidR="00353E47">
              <w:rPr>
                <w:noProof/>
                <w:webHidden/>
              </w:rPr>
              <w:instrText xml:space="preserve"> PAGEREF _Toc5236312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3" w:history="1">
            <w:r w:rsidR="00353E47" w:rsidRPr="00767D8E">
              <w:rPr>
                <w:rStyle w:val="Hyperlink"/>
                <w:noProof/>
              </w:rPr>
              <w:t>Gps.altitude &lt;nvar&gt;</w:t>
            </w:r>
            <w:r w:rsidR="00353E47">
              <w:rPr>
                <w:noProof/>
                <w:webHidden/>
              </w:rPr>
              <w:tab/>
            </w:r>
            <w:r w:rsidR="00353E47">
              <w:rPr>
                <w:noProof/>
                <w:webHidden/>
              </w:rPr>
              <w:fldChar w:fldCharType="begin"/>
            </w:r>
            <w:r w:rsidR="00353E47">
              <w:rPr>
                <w:noProof/>
                <w:webHidden/>
              </w:rPr>
              <w:instrText xml:space="preserve"> PAGEREF _Toc5236313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4" w:history="1">
            <w:r w:rsidR="00353E47" w:rsidRPr="00767D8E">
              <w:rPr>
                <w:rStyle w:val="Hyperlink"/>
                <w:noProof/>
              </w:rPr>
              <w:t>Gps.bearing &lt;nvar&gt;</w:t>
            </w:r>
            <w:r w:rsidR="00353E47">
              <w:rPr>
                <w:noProof/>
                <w:webHidden/>
              </w:rPr>
              <w:tab/>
            </w:r>
            <w:r w:rsidR="00353E47">
              <w:rPr>
                <w:noProof/>
                <w:webHidden/>
              </w:rPr>
              <w:fldChar w:fldCharType="begin"/>
            </w:r>
            <w:r w:rsidR="00353E47">
              <w:rPr>
                <w:noProof/>
                <w:webHidden/>
              </w:rPr>
              <w:instrText xml:space="preserve"> PAGEREF _Toc5236314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3"/>
            <w:rPr>
              <w:rFonts w:eastAsiaTheme="minorEastAsia"/>
              <w:noProof/>
            </w:rPr>
          </w:pPr>
          <w:hyperlink w:anchor="_Toc5236315" w:history="1">
            <w:r w:rsidR="00353E47" w:rsidRPr="00767D8E">
              <w:rPr>
                <w:rStyle w:val="Hyperlink"/>
                <w:noProof/>
              </w:rPr>
              <w:t>Gps.speed &lt;nvar&gt;</w:t>
            </w:r>
            <w:r w:rsidR="00353E47">
              <w:rPr>
                <w:noProof/>
                <w:webHidden/>
              </w:rPr>
              <w:tab/>
            </w:r>
            <w:r w:rsidR="00353E47">
              <w:rPr>
                <w:noProof/>
                <w:webHidden/>
              </w:rPr>
              <w:fldChar w:fldCharType="begin"/>
            </w:r>
            <w:r w:rsidR="00353E47">
              <w:rPr>
                <w:noProof/>
                <w:webHidden/>
              </w:rPr>
              <w:instrText xml:space="preserve"> PAGEREF _Toc5236315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16" w:history="1">
            <w:r w:rsidR="00353E47" w:rsidRPr="00767D8E">
              <w:rPr>
                <w:rStyle w:val="Hyperlink"/>
                <w:noProof/>
              </w:rPr>
              <w:t>Sensors</w:t>
            </w:r>
            <w:r w:rsidR="00353E47">
              <w:rPr>
                <w:noProof/>
                <w:webHidden/>
              </w:rPr>
              <w:tab/>
            </w:r>
            <w:r w:rsidR="00353E47">
              <w:rPr>
                <w:noProof/>
                <w:webHidden/>
              </w:rPr>
              <w:fldChar w:fldCharType="begin"/>
            </w:r>
            <w:r w:rsidR="00353E47">
              <w:rPr>
                <w:noProof/>
                <w:webHidden/>
              </w:rPr>
              <w:instrText xml:space="preserve"> PAGEREF _Toc5236316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2"/>
            <w:rPr>
              <w:rFonts w:eastAsiaTheme="minorEastAsia"/>
              <w:noProof/>
            </w:rPr>
          </w:pPr>
          <w:hyperlink w:anchor="_Toc523631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_Toc5236317 \h </w:instrText>
            </w:r>
            <w:r w:rsidR="00353E47">
              <w:rPr>
                <w:noProof/>
                <w:webHidden/>
              </w:rPr>
            </w:r>
            <w:r w:rsidR="00353E47">
              <w:rPr>
                <w:noProof/>
                <w:webHidden/>
              </w:rPr>
              <w:fldChar w:fldCharType="separate"/>
            </w:r>
            <w:r w:rsidR="00CA7A41">
              <w:rPr>
                <w:noProof/>
                <w:webHidden/>
              </w:rPr>
              <w:t>196</w:t>
            </w:r>
            <w:r w:rsidR="00353E47">
              <w:rPr>
                <w:noProof/>
                <w:webHidden/>
              </w:rPr>
              <w:fldChar w:fldCharType="end"/>
            </w:r>
          </w:hyperlink>
        </w:p>
        <w:p w:rsidR="00353E47" w:rsidRDefault="00390DC2">
          <w:pPr>
            <w:pStyle w:val="TOC2"/>
            <w:rPr>
              <w:rFonts w:eastAsiaTheme="minorEastAsia"/>
              <w:noProof/>
            </w:rPr>
          </w:pPr>
          <w:hyperlink w:anchor="_Toc5236318" w:history="1">
            <w:r w:rsidR="00353E47" w:rsidRPr="00767D8E">
              <w:rPr>
                <w:rStyle w:val="Hyperlink"/>
                <w:noProof/>
              </w:rPr>
              <w:t>Sensor Commands</w:t>
            </w:r>
            <w:r w:rsidR="00353E47">
              <w:rPr>
                <w:noProof/>
                <w:webHidden/>
              </w:rPr>
              <w:tab/>
            </w:r>
            <w:r w:rsidR="00353E47">
              <w:rPr>
                <w:noProof/>
                <w:webHidden/>
              </w:rPr>
              <w:fldChar w:fldCharType="begin"/>
            </w:r>
            <w:r w:rsidR="00353E47">
              <w:rPr>
                <w:noProof/>
                <w:webHidden/>
              </w:rPr>
              <w:instrText xml:space="preserve"> PAGEREF _Toc5236318 \h </w:instrText>
            </w:r>
            <w:r w:rsidR="00353E47">
              <w:rPr>
                <w:noProof/>
                <w:webHidden/>
              </w:rPr>
            </w:r>
            <w:r w:rsidR="00353E47">
              <w:rPr>
                <w:noProof/>
                <w:webHidden/>
              </w:rPr>
              <w:fldChar w:fldCharType="separate"/>
            </w:r>
            <w:r w:rsidR="00CA7A41">
              <w:rPr>
                <w:noProof/>
                <w:webHidden/>
              </w:rPr>
              <w:t>197</w:t>
            </w:r>
            <w:r w:rsidR="00353E47">
              <w:rPr>
                <w:noProof/>
                <w:webHidden/>
              </w:rPr>
              <w:fldChar w:fldCharType="end"/>
            </w:r>
          </w:hyperlink>
        </w:p>
        <w:p w:rsidR="00353E47" w:rsidRDefault="00390DC2">
          <w:pPr>
            <w:pStyle w:val="TOC3"/>
            <w:rPr>
              <w:rFonts w:eastAsiaTheme="minorEastAsia"/>
              <w:noProof/>
            </w:rPr>
          </w:pPr>
          <w:hyperlink w:anchor="_Toc5236319" w:history="1">
            <w:r w:rsidR="00353E47" w:rsidRPr="00767D8E">
              <w:rPr>
                <w:rStyle w:val="Hyperlink"/>
                <w:noProof/>
              </w:rPr>
              <w:t>Sensors.list &lt;sensor_array$[]&gt;</w:t>
            </w:r>
            <w:r w:rsidR="00353E47">
              <w:rPr>
                <w:noProof/>
                <w:webHidden/>
              </w:rPr>
              <w:tab/>
            </w:r>
            <w:r w:rsidR="00353E47">
              <w:rPr>
                <w:noProof/>
                <w:webHidden/>
              </w:rPr>
              <w:fldChar w:fldCharType="begin"/>
            </w:r>
            <w:r w:rsidR="00353E47">
              <w:rPr>
                <w:noProof/>
                <w:webHidden/>
              </w:rPr>
              <w:instrText xml:space="preserve"> PAGEREF _Toc5236319 \h </w:instrText>
            </w:r>
            <w:r w:rsidR="00353E47">
              <w:rPr>
                <w:noProof/>
                <w:webHidden/>
              </w:rPr>
            </w:r>
            <w:r w:rsidR="00353E47">
              <w:rPr>
                <w:noProof/>
                <w:webHidden/>
              </w:rPr>
              <w:fldChar w:fldCharType="separate"/>
            </w:r>
            <w:r w:rsidR="00CA7A41">
              <w:rPr>
                <w:noProof/>
                <w:webHidden/>
              </w:rPr>
              <w:t>197</w:t>
            </w:r>
            <w:r w:rsidR="00353E47">
              <w:rPr>
                <w:noProof/>
                <w:webHidden/>
              </w:rPr>
              <w:fldChar w:fldCharType="end"/>
            </w:r>
          </w:hyperlink>
        </w:p>
        <w:p w:rsidR="00353E47" w:rsidRDefault="00390DC2">
          <w:pPr>
            <w:pStyle w:val="TOC3"/>
            <w:rPr>
              <w:rFonts w:eastAsiaTheme="minorEastAsia"/>
              <w:noProof/>
            </w:rPr>
          </w:pPr>
          <w:hyperlink w:anchor="_Toc5236320" w:history="1">
            <w:r w:rsidR="00353E47" w:rsidRPr="00767D8E">
              <w:rPr>
                <w:rStyle w:val="Hyperlink"/>
                <w:noProof/>
              </w:rPr>
              <w:t>Sensors.open &lt;type_nexp&gt;{:&lt;delay_nexp&gt;}{, &lt;type_nexp&gt;{:&lt;delay_nexp&gt;}, ...}</w:t>
            </w:r>
            <w:r w:rsidR="00353E47">
              <w:rPr>
                <w:noProof/>
                <w:webHidden/>
              </w:rPr>
              <w:tab/>
            </w:r>
            <w:r w:rsidR="00353E47">
              <w:rPr>
                <w:noProof/>
                <w:webHidden/>
              </w:rPr>
              <w:fldChar w:fldCharType="begin"/>
            </w:r>
            <w:r w:rsidR="00353E47">
              <w:rPr>
                <w:noProof/>
                <w:webHidden/>
              </w:rPr>
              <w:instrText xml:space="preserve"> PAGEREF _Toc5236320 \h </w:instrText>
            </w:r>
            <w:r w:rsidR="00353E47">
              <w:rPr>
                <w:noProof/>
                <w:webHidden/>
              </w:rPr>
            </w:r>
            <w:r w:rsidR="00353E47">
              <w:rPr>
                <w:noProof/>
                <w:webHidden/>
              </w:rPr>
              <w:fldChar w:fldCharType="separate"/>
            </w:r>
            <w:r w:rsidR="00CA7A41">
              <w:rPr>
                <w:noProof/>
                <w:webHidden/>
              </w:rPr>
              <w:t>197</w:t>
            </w:r>
            <w:r w:rsidR="00353E47">
              <w:rPr>
                <w:noProof/>
                <w:webHidden/>
              </w:rPr>
              <w:fldChar w:fldCharType="end"/>
            </w:r>
          </w:hyperlink>
        </w:p>
        <w:p w:rsidR="00353E47" w:rsidRDefault="00390DC2">
          <w:pPr>
            <w:pStyle w:val="TOC3"/>
            <w:rPr>
              <w:rFonts w:eastAsiaTheme="minorEastAsia"/>
              <w:noProof/>
            </w:rPr>
          </w:pPr>
          <w:hyperlink w:anchor="_Toc5236321" w:history="1">
            <w:r w:rsidR="00353E47" w:rsidRPr="00767D8E">
              <w:rPr>
                <w:rStyle w:val="Hyperlink"/>
                <w:noProof/>
              </w:rPr>
              <w:t>Sensors.read sensor_type_nexp, p1_nvar, p2_nvar, p3_nvar</w:t>
            </w:r>
            <w:r w:rsidR="00353E47">
              <w:rPr>
                <w:noProof/>
                <w:webHidden/>
              </w:rPr>
              <w:tab/>
            </w:r>
            <w:r w:rsidR="00353E47">
              <w:rPr>
                <w:noProof/>
                <w:webHidden/>
              </w:rPr>
              <w:fldChar w:fldCharType="begin"/>
            </w:r>
            <w:r w:rsidR="00353E47">
              <w:rPr>
                <w:noProof/>
                <w:webHidden/>
              </w:rPr>
              <w:instrText xml:space="preserve"> PAGEREF _Toc5236321 \h </w:instrText>
            </w:r>
            <w:r w:rsidR="00353E47">
              <w:rPr>
                <w:noProof/>
                <w:webHidden/>
              </w:rPr>
            </w:r>
            <w:r w:rsidR="00353E47">
              <w:rPr>
                <w:noProof/>
                <w:webHidden/>
              </w:rPr>
              <w:fldChar w:fldCharType="separate"/>
            </w:r>
            <w:r w:rsidR="00CA7A41">
              <w:rPr>
                <w:noProof/>
                <w:webHidden/>
              </w:rPr>
              <w:t>198</w:t>
            </w:r>
            <w:r w:rsidR="00353E47">
              <w:rPr>
                <w:noProof/>
                <w:webHidden/>
              </w:rPr>
              <w:fldChar w:fldCharType="end"/>
            </w:r>
          </w:hyperlink>
        </w:p>
        <w:p w:rsidR="00353E47" w:rsidRDefault="00390DC2">
          <w:pPr>
            <w:pStyle w:val="TOC3"/>
            <w:rPr>
              <w:rFonts w:eastAsiaTheme="minorEastAsia"/>
              <w:noProof/>
            </w:rPr>
          </w:pPr>
          <w:hyperlink w:anchor="_Toc5236322" w:history="1">
            <w:r w:rsidR="00353E47" w:rsidRPr="00767D8E">
              <w:rPr>
                <w:rStyle w:val="Hyperlink"/>
                <w:noProof/>
              </w:rPr>
              <w:t>Sensors.close</w:t>
            </w:r>
            <w:r w:rsidR="00353E47">
              <w:rPr>
                <w:noProof/>
                <w:webHidden/>
              </w:rPr>
              <w:tab/>
            </w:r>
            <w:r w:rsidR="00353E47">
              <w:rPr>
                <w:noProof/>
                <w:webHidden/>
              </w:rPr>
              <w:fldChar w:fldCharType="begin"/>
            </w:r>
            <w:r w:rsidR="00353E47">
              <w:rPr>
                <w:noProof/>
                <w:webHidden/>
              </w:rPr>
              <w:instrText xml:space="preserve"> PAGEREF _Toc5236322 \h </w:instrText>
            </w:r>
            <w:r w:rsidR="00353E47">
              <w:rPr>
                <w:noProof/>
                <w:webHidden/>
              </w:rPr>
            </w:r>
            <w:r w:rsidR="00353E47">
              <w:rPr>
                <w:noProof/>
                <w:webHidden/>
              </w:rPr>
              <w:fldChar w:fldCharType="separate"/>
            </w:r>
            <w:r w:rsidR="00CA7A41">
              <w:rPr>
                <w:noProof/>
                <w:webHidden/>
              </w:rPr>
              <w:t>198</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23" w:history="1">
            <w:r w:rsidR="00353E47" w:rsidRPr="00767D8E">
              <w:rPr>
                <w:rStyle w:val="Hyperlink"/>
                <w:noProof/>
              </w:rPr>
              <w:t>System</w:t>
            </w:r>
            <w:r w:rsidR="00353E47">
              <w:rPr>
                <w:noProof/>
                <w:webHidden/>
              </w:rPr>
              <w:tab/>
            </w:r>
            <w:r w:rsidR="00353E47">
              <w:rPr>
                <w:noProof/>
                <w:webHidden/>
              </w:rPr>
              <w:fldChar w:fldCharType="begin"/>
            </w:r>
            <w:r w:rsidR="00353E47">
              <w:rPr>
                <w:noProof/>
                <w:webHidden/>
              </w:rPr>
              <w:instrText xml:space="preserve"> PAGEREF _Toc5236323 \h </w:instrText>
            </w:r>
            <w:r w:rsidR="00353E47">
              <w:rPr>
                <w:noProof/>
                <w:webHidden/>
              </w:rPr>
            </w:r>
            <w:r w:rsidR="00353E47">
              <w:rPr>
                <w:noProof/>
                <w:webHidden/>
              </w:rPr>
              <w:fldChar w:fldCharType="separate"/>
            </w:r>
            <w:r w:rsidR="00CA7A41">
              <w:rPr>
                <w:noProof/>
                <w:webHidden/>
              </w:rPr>
              <w:t>198</w:t>
            </w:r>
            <w:r w:rsidR="00353E47">
              <w:rPr>
                <w:noProof/>
                <w:webHidden/>
              </w:rPr>
              <w:fldChar w:fldCharType="end"/>
            </w:r>
          </w:hyperlink>
        </w:p>
        <w:p w:rsidR="00353E47" w:rsidRDefault="00390DC2">
          <w:pPr>
            <w:pStyle w:val="TOC2"/>
            <w:rPr>
              <w:rFonts w:eastAsiaTheme="minorEastAsia"/>
              <w:noProof/>
            </w:rPr>
          </w:pPr>
          <w:hyperlink w:anchor="_Toc5236324" w:history="1">
            <w:r w:rsidR="00353E47" w:rsidRPr="00767D8E">
              <w:rPr>
                <w:rStyle w:val="Hyperlink"/>
                <w:noProof/>
              </w:rPr>
              <w:t>System Commands</w:t>
            </w:r>
            <w:r w:rsidR="00353E47">
              <w:rPr>
                <w:noProof/>
                <w:webHidden/>
              </w:rPr>
              <w:tab/>
            </w:r>
            <w:r w:rsidR="00353E47">
              <w:rPr>
                <w:noProof/>
                <w:webHidden/>
              </w:rPr>
              <w:fldChar w:fldCharType="begin"/>
            </w:r>
            <w:r w:rsidR="00353E47">
              <w:rPr>
                <w:noProof/>
                <w:webHidden/>
              </w:rPr>
              <w:instrText xml:space="preserve"> PAGEREF _Toc5236324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25" w:history="1">
            <w:r w:rsidR="00353E47" w:rsidRPr="00767D8E">
              <w:rPr>
                <w:rStyle w:val="Hyperlink"/>
                <w:noProof/>
              </w:rPr>
              <w:t>System.open</w:t>
            </w:r>
            <w:r w:rsidR="00353E47">
              <w:rPr>
                <w:noProof/>
                <w:webHidden/>
              </w:rPr>
              <w:tab/>
            </w:r>
            <w:r w:rsidR="00353E47">
              <w:rPr>
                <w:noProof/>
                <w:webHidden/>
              </w:rPr>
              <w:fldChar w:fldCharType="begin"/>
            </w:r>
            <w:r w:rsidR="00353E47">
              <w:rPr>
                <w:noProof/>
                <w:webHidden/>
              </w:rPr>
              <w:instrText xml:space="preserve"> PAGEREF _Toc5236325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26" w:history="1">
            <w:r w:rsidR="00353E47" w:rsidRPr="00767D8E">
              <w:rPr>
                <w:rStyle w:val="Hyperlink"/>
                <w:noProof/>
              </w:rPr>
              <w:t>System.write &lt;sexp&gt;</w:t>
            </w:r>
            <w:r w:rsidR="00353E47">
              <w:rPr>
                <w:noProof/>
                <w:webHidden/>
              </w:rPr>
              <w:tab/>
            </w:r>
            <w:r w:rsidR="00353E47">
              <w:rPr>
                <w:noProof/>
                <w:webHidden/>
              </w:rPr>
              <w:fldChar w:fldCharType="begin"/>
            </w:r>
            <w:r w:rsidR="00353E47">
              <w:rPr>
                <w:noProof/>
                <w:webHidden/>
              </w:rPr>
              <w:instrText xml:space="preserve"> PAGEREF _Toc5236326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27" w:history="1">
            <w:r w:rsidR="00353E47" w:rsidRPr="00767D8E">
              <w:rPr>
                <w:rStyle w:val="Hyperlink"/>
                <w:noProof/>
              </w:rPr>
              <w:t>System.read.ready &lt;nvar&gt;</w:t>
            </w:r>
            <w:r w:rsidR="00353E47">
              <w:rPr>
                <w:noProof/>
                <w:webHidden/>
              </w:rPr>
              <w:tab/>
            </w:r>
            <w:r w:rsidR="00353E47">
              <w:rPr>
                <w:noProof/>
                <w:webHidden/>
              </w:rPr>
              <w:fldChar w:fldCharType="begin"/>
            </w:r>
            <w:r w:rsidR="00353E47">
              <w:rPr>
                <w:noProof/>
                <w:webHidden/>
              </w:rPr>
              <w:instrText xml:space="preserve"> PAGEREF _Toc5236327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28" w:history="1">
            <w:r w:rsidR="00353E47" w:rsidRPr="00767D8E">
              <w:rPr>
                <w:rStyle w:val="Hyperlink"/>
                <w:noProof/>
              </w:rPr>
              <w:t>System.read.line &lt;svar&gt;</w:t>
            </w:r>
            <w:r w:rsidR="00353E47">
              <w:rPr>
                <w:noProof/>
                <w:webHidden/>
              </w:rPr>
              <w:tab/>
            </w:r>
            <w:r w:rsidR="00353E47">
              <w:rPr>
                <w:noProof/>
                <w:webHidden/>
              </w:rPr>
              <w:fldChar w:fldCharType="begin"/>
            </w:r>
            <w:r w:rsidR="00353E47">
              <w:rPr>
                <w:noProof/>
                <w:webHidden/>
              </w:rPr>
              <w:instrText xml:space="preserve"> PAGEREF _Toc5236328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29" w:history="1">
            <w:r w:rsidR="00353E47" w:rsidRPr="00767D8E">
              <w:rPr>
                <w:rStyle w:val="Hyperlink"/>
                <w:noProof/>
              </w:rPr>
              <w:t>System.close</w:t>
            </w:r>
            <w:r w:rsidR="00353E47">
              <w:rPr>
                <w:noProof/>
                <w:webHidden/>
              </w:rPr>
              <w:tab/>
            </w:r>
            <w:r w:rsidR="00353E47">
              <w:rPr>
                <w:noProof/>
                <w:webHidden/>
              </w:rPr>
              <w:fldChar w:fldCharType="begin"/>
            </w:r>
            <w:r w:rsidR="00353E47">
              <w:rPr>
                <w:noProof/>
                <w:webHidden/>
              </w:rPr>
              <w:instrText xml:space="preserve"> PAGEREF _Toc5236329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2"/>
            <w:rPr>
              <w:rFonts w:eastAsiaTheme="minorEastAsia"/>
              <w:noProof/>
            </w:rPr>
          </w:pPr>
          <w:hyperlink w:anchor="_Toc5236330" w:history="1">
            <w:r w:rsidR="00353E47" w:rsidRPr="00767D8E">
              <w:rPr>
                <w:rStyle w:val="Hyperlink"/>
                <w:noProof/>
              </w:rPr>
              <w:t>Superuser Commands</w:t>
            </w:r>
            <w:r w:rsidR="00353E47">
              <w:rPr>
                <w:noProof/>
                <w:webHidden/>
              </w:rPr>
              <w:tab/>
            </w:r>
            <w:r w:rsidR="00353E47">
              <w:rPr>
                <w:noProof/>
                <w:webHidden/>
              </w:rPr>
              <w:fldChar w:fldCharType="begin"/>
            </w:r>
            <w:r w:rsidR="00353E47">
              <w:rPr>
                <w:noProof/>
                <w:webHidden/>
              </w:rPr>
              <w:instrText xml:space="preserve"> PAGEREF _Toc5236330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31" w:history="1">
            <w:r w:rsidR="00353E47" w:rsidRPr="00767D8E">
              <w:rPr>
                <w:rStyle w:val="Hyperlink"/>
                <w:noProof/>
              </w:rPr>
              <w:t>Su.open</w:t>
            </w:r>
            <w:r w:rsidR="00353E47">
              <w:rPr>
                <w:noProof/>
                <w:webHidden/>
              </w:rPr>
              <w:tab/>
            </w:r>
            <w:r w:rsidR="00353E47">
              <w:rPr>
                <w:noProof/>
                <w:webHidden/>
              </w:rPr>
              <w:fldChar w:fldCharType="begin"/>
            </w:r>
            <w:r w:rsidR="00353E47">
              <w:rPr>
                <w:noProof/>
                <w:webHidden/>
              </w:rPr>
              <w:instrText xml:space="preserve"> PAGEREF _Toc5236331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32" w:history="1">
            <w:r w:rsidR="00353E47" w:rsidRPr="00767D8E">
              <w:rPr>
                <w:rStyle w:val="Hyperlink"/>
                <w:noProof/>
              </w:rPr>
              <w:t>Su.write &lt;sexp&gt;</w:t>
            </w:r>
            <w:r w:rsidR="00353E47">
              <w:rPr>
                <w:noProof/>
                <w:webHidden/>
              </w:rPr>
              <w:tab/>
            </w:r>
            <w:r w:rsidR="00353E47">
              <w:rPr>
                <w:noProof/>
                <w:webHidden/>
              </w:rPr>
              <w:fldChar w:fldCharType="begin"/>
            </w:r>
            <w:r w:rsidR="00353E47">
              <w:rPr>
                <w:noProof/>
                <w:webHidden/>
              </w:rPr>
              <w:instrText xml:space="preserve"> PAGEREF _Toc5236332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33" w:history="1">
            <w:r w:rsidR="00353E47" w:rsidRPr="00767D8E">
              <w:rPr>
                <w:rStyle w:val="Hyperlink"/>
                <w:noProof/>
              </w:rPr>
              <w:t>Su.read.ready &lt;nvar&gt;</w:t>
            </w:r>
            <w:r w:rsidR="00353E47">
              <w:rPr>
                <w:noProof/>
                <w:webHidden/>
              </w:rPr>
              <w:tab/>
            </w:r>
            <w:r w:rsidR="00353E47">
              <w:rPr>
                <w:noProof/>
                <w:webHidden/>
              </w:rPr>
              <w:fldChar w:fldCharType="begin"/>
            </w:r>
            <w:r w:rsidR="00353E47">
              <w:rPr>
                <w:noProof/>
                <w:webHidden/>
              </w:rPr>
              <w:instrText xml:space="preserve"> PAGEREF _Toc5236333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34" w:history="1">
            <w:r w:rsidR="00353E47" w:rsidRPr="00767D8E">
              <w:rPr>
                <w:rStyle w:val="Hyperlink"/>
                <w:noProof/>
              </w:rPr>
              <w:t>Su.read.line &lt;svar&gt;</w:t>
            </w:r>
            <w:r w:rsidR="00353E47">
              <w:rPr>
                <w:noProof/>
                <w:webHidden/>
              </w:rPr>
              <w:tab/>
            </w:r>
            <w:r w:rsidR="00353E47">
              <w:rPr>
                <w:noProof/>
                <w:webHidden/>
              </w:rPr>
              <w:fldChar w:fldCharType="begin"/>
            </w:r>
            <w:r w:rsidR="00353E47">
              <w:rPr>
                <w:noProof/>
                <w:webHidden/>
              </w:rPr>
              <w:instrText xml:space="preserve"> PAGEREF _Toc5236334 \h </w:instrText>
            </w:r>
            <w:r w:rsidR="00353E47">
              <w:rPr>
                <w:noProof/>
                <w:webHidden/>
              </w:rPr>
            </w:r>
            <w:r w:rsidR="00353E47">
              <w:rPr>
                <w:noProof/>
                <w:webHidden/>
              </w:rPr>
              <w:fldChar w:fldCharType="separate"/>
            </w:r>
            <w:r w:rsidR="00CA7A41">
              <w:rPr>
                <w:noProof/>
                <w:webHidden/>
              </w:rPr>
              <w:t>199</w:t>
            </w:r>
            <w:r w:rsidR="00353E47">
              <w:rPr>
                <w:noProof/>
                <w:webHidden/>
              </w:rPr>
              <w:fldChar w:fldCharType="end"/>
            </w:r>
          </w:hyperlink>
        </w:p>
        <w:p w:rsidR="00353E47" w:rsidRDefault="00390DC2">
          <w:pPr>
            <w:pStyle w:val="TOC3"/>
            <w:rPr>
              <w:rFonts w:eastAsiaTheme="minorEastAsia"/>
              <w:noProof/>
            </w:rPr>
          </w:pPr>
          <w:hyperlink w:anchor="_Toc5236335" w:history="1">
            <w:r w:rsidR="00353E47" w:rsidRPr="00767D8E">
              <w:rPr>
                <w:rStyle w:val="Hyperlink"/>
                <w:noProof/>
              </w:rPr>
              <w:t>Su.close</w:t>
            </w:r>
            <w:r w:rsidR="00353E47">
              <w:rPr>
                <w:noProof/>
                <w:webHidden/>
              </w:rPr>
              <w:tab/>
            </w:r>
            <w:r w:rsidR="00353E47">
              <w:rPr>
                <w:noProof/>
                <w:webHidden/>
              </w:rPr>
              <w:fldChar w:fldCharType="begin"/>
            </w:r>
            <w:r w:rsidR="00353E47">
              <w:rPr>
                <w:noProof/>
                <w:webHidden/>
              </w:rPr>
              <w:instrText xml:space="preserve"> PAGEREF _Toc5236335 \h </w:instrText>
            </w:r>
            <w:r w:rsidR="00353E47">
              <w:rPr>
                <w:noProof/>
                <w:webHidden/>
              </w:rPr>
            </w:r>
            <w:r w:rsidR="00353E47">
              <w:rPr>
                <w:noProof/>
                <w:webHidden/>
              </w:rPr>
              <w:fldChar w:fldCharType="separate"/>
            </w:r>
            <w:r w:rsidR="00CA7A41">
              <w:rPr>
                <w:noProof/>
                <w:webHidden/>
              </w:rPr>
              <w:t>200</w:t>
            </w:r>
            <w:r w:rsidR="00353E47">
              <w:rPr>
                <w:noProof/>
                <w:webHidden/>
              </w:rPr>
              <w:fldChar w:fldCharType="end"/>
            </w:r>
          </w:hyperlink>
        </w:p>
        <w:p w:rsidR="00353E47" w:rsidRDefault="00390DC2">
          <w:pPr>
            <w:pStyle w:val="TOC2"/>
            <w:rPr>
              <w:rFonts w:eastAsiaTheme="minorEastAsia"/>
              <w:noProof/>
            </w:rPr>
          </w:pPr>
          <w:hyperlink w:anchor="_Toc5236336" w:history="1">
            <w:r w:rsidR="00353E47" w:rsidRPr="00767D8E">
              <w:rPr>
                <w:rStyle w:val="Hyperlink"/>
                <w:noProof/>
              </w:rPr>
              <w:t>App Commands</w:t>
            </w:r>
            <w:r w:rsidR="00353E47">
              <w:rPr>
                <w:noProof/>
                <w:webHidden/>
              </w:rPr>
              <w:tab/>
            </w:r>
            <w:r w:rsidR="00353E47">
              <w:rPr>
                <w:noProof/>
                <w:webHidden/>
              </w:rPr>
              <w:fldChar w:fldCharType="begin"/>
            </w:r>
            <w:r w:rsidR="00353E47">
              <w:rPr>
                <w:noProof/>
                <w:webHidden/>
              </w:rPr>
              <w:instrText xml:space="preserve"> PAGEREF _Toc5236336 \h </w:instrText>
            </w:r>
            <w:r w:rsidR="00353E47">
              <w:rPr>
                <w:noProof/>
                <w:webHidden/>
              </w:rPr>
            </w:r>
            <w:r w:rsidR="00353E47">
              <w:rPr>
                <w:noProof/>
                <w:webHidden/>
              </w:rPr>
              <w:fldChar w:fldCharType="separate"/>
            </w:r>
            <w:r w:rsidR="00CA7A41">
              <w:rPr>
                <w:noProof/>
                <w:webHidden/>
              </w:rPr>
              <w:t>200</w:t>
            </w:r>
            <w:r w:rsidR="00353E47">
              <w:rPr>
                <w:noProof/>
                <w:webHidden/>
              </w:rPr>
              <w:fldChar w:fldCharType="end"/>
            </w:r>
          </w:hyperlink>
        </w:p>
        <w:p w:rsidR="00353E47" w:rsidRDefault="00390DC2">
          <w:pPr>
            <w:pStyle w:val="TOC3"/>
            <w:rPr>
              <w:rFonts w:eastAsiaTheme="minorEastAsia"/>
              <w:noProof/>
            </w:rPr>
          </w:pPr>
          <w:hyperlink w:anchor="_Toc5236337" w:history="1">
            <w:r w:rsidR="00353E47" w:rsidRPr="00767D8E">
              <w:rPr>
                <w:rStyle w:val="Hyperlink"/>
                <w:noProof/>
              </w:rPr>
              <w:t>App.broadcast &lt;action_sexp&gt;, &lt;data_uri_sexp&gt;, &lt;package_sexp&gt;, &lt;component_sexp&gt;, &lt;mime_type_sexp&gt;, &lt;categories_sexp&gt;, &lt;extras_bptr_nexp&gt;, &lt;flags_nexp&gt;</w:t>
            </w:r>
            <w:r w:rsidR="00353E47">
              <w:rPr>
                <w:noProof/>
                <w:webHidden/>
              </w:rPr>
              <w:tab/>
            </w:r>
            <w:r w:rsidR="00353E47">
              <w:rPr>
                <w:noProof/>
                <w:webHidden/>
              </w:rPr>
              <w:fldChar w:fldCharType="begin"/>
            </w:r>
            <w:r w:rsidR="00353E47">
              <w:rPr>
                <w:noProof/>
                <w:webHidden/>
              </w:rPr>
              <w:instrText xml:space="preserve"> PAGEREF _Toc5236337 \h </w:instrText>
            </w:r>
            <w:r w:rsidR="00353E47">
              <w:rPr>
                <w:noProof/>
                <w:webHidden/>
              </w:rPr>
            </w:r>
            <w:r w:rsidR="00353E47">
              <w:rPr>
                <w:noProof/>
                <w:webHidden/>
              </w:rPr>
              <w:fldChar w:fldCharType="separate"/>
            </w:r>
            <w:r w:rsidR="00CA7A41">
              <w:rPr>
                <w:noProof/>
                <w:webHidden/>
              </w:rPr>
              <w:t>200</w:t>
            </w:r>
            <w:r w:rsidR="00353E47">
              <w:rPr>
                <w:noProof/>
                <w:webHidden/>
              </w:rPr>
              <w:fldChar w:fldCharType="end"/>
            </w:r>
          </w:hyperlink>
        </w:p>
        <w:p w:rsidR="00353E47" w:rsidRDefault="00390DC2">
          <w:pPr>
            <w:pStyle w:val="TOC3"/>
            <w:rPr>
              <w:rFonts w:eastAsiaTheme="minorEastAsia"/>
              <w:noProof/>
            </w:rPr>
          </w:pPr>
          <w:hyperlink w:anchor="_Toc5236338" w:history="1">
            <w:r w:rsidR="00353E47" w:rsidRPr="00767D8E">
              <w:rPr>
                <w:rStyle w:val="Hyperlink"/>
                <w:noProof/>
              </w:rPr>
              <w:t>App.start &lt;action_sexp&gt;, &lt;data_uri_sexp&gt;, &lt;package_sexp&gt;, &lt;component_sexp&gt;, &lt;mime_type_sexp&gt;, &lt;categories_sexp&gt;, &lt;extras_bptr_nexp&gt;, &lt;flags_nexp&gt;</w:t>
            </w:r>
            <w:r w:rsidR="00353E47">
              <w:rPr>
                <w:noProof/>
                <w:webHidden/>
              </w:rPr>
              <w:tab/>
            </w:r>
            <w:r w:rsidR="00353E47">
              <w:rPr>
                <w:noProof/>
                <w:webHidden/>
              </w:rPr>
              <w:fldChar w:fldCharType="begin"/>
            </w:r>
            <w:r w:rsidR="00353E47">
              <w:rPr>
                <w:noProof/>
                <w:webHidden/>
              </w:rPr>
              <w:instrText xml:space="preserve"> PAGEREF _Toc5236338 \h </w:instrText>
            </w:r>
            <w:r w:rsidR="00353E47">
              <w:rPr>
                <w:noProof/>
                <w:webHidden/>
              </w:rPr>
            </w:r>
            <w:r w:rsidR="00353E47">
              <w:rPr>
                <w:noProof/>
                <w:webHidden/>
              </w:rPr>
              <w:fldChar w:fldCharType="separate"/>
            </w:r>
            <w:r w:rsidR="00CA7A41">
              <w:rPr>
                <w:noProof/>
                <w:webHidden/>
              </w:rPr>
              <w:t>200</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39" w:history="1">
            <w:r w:rsidR="00353E47" w:rsidRPr="00767D8E">
              <w:rPr>
                <w:rStyle w:val="Hyperlink"/>
                <w:noProof/>
              </w:rPr>
              <w:t>Appendix A – Command List</w:t>
            </w:r>
            <w:r w:rsidR="00353E47">
              <w:rPr>
                <w:noProof/>
                <w:webHidden/>
              </w:rPr>
              <w:tab/>
            </w:r>
            <w:r w:rsidR="00353E47">
              <w:rPr>
                <w:noProof/>
                <w:webHidden/>
              </w:rPr>
              <w:fldChar w:fldCharType="begin"/>
            </w:r>
            <w:r w:rsidR="00353E47">
              <w:rPr>
                <w:noProof/>
                <w:webHidden/>
              </w:rPr>
              <w:instrText xml:space="preserve"> PAGEREF _Toc5236339 \h </w:instrText>
            </w:r>
            <w:r w:rsidR="00353E47">
              <w:rPr>
                <w:noProof/>
                <w:webHidden/>
              </w:rPr>
            </w:r>
            <w:r w:rsidR="00353E47">
              <w:rPr>
                <w:noProof/>
                <w:webHidden/>
              </w:rPr>
              <w:fldChar w:fldCharType="separate"/>
            </w:r>
            <w:r w:rsidR="00CA7A41">
              <w:rPr>
                <w:noProof/>
                <w:webHidden/>
              </w:rPr>
              <w:t>202</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40" w:history="1">
            <w:r w:rsidR="00353E47" w:rsidRPr="00767D8E">
              <w:rPr>
                <w:rStyle w:val="Hyperlink"/>
                <w:noProof/>
              </w:rPr>
              <w:t>Appendix B – Sample Programs</w:t>
            </w:r>
            <w:r w:rsidR="00353E47">
              <w:rPr>
                <w:noProof/>
                <w:webHidden/>
              </w:rPr>
              <w:tab/>
            </w:r>
            <w:r w:rsidR="00353E47">
              <w:rPr>
                <w:noProof/>
                <w:webHidden/>
              </w:rPr>
              <w:fldChar w:fldCharType="begin"/>
            </w:r>
            <w:r w:rsidR="00353E47">
              <w:rPr>
                <w:noProof/>
                <w:webHidden/>
              </w:rPr>
              <w:instrText xml:space="preserve"> PAGEREF _Toc5236340 \h </w:instrText>
            </w:r>
            <w:r w:rsidR="00353E47">
              <w:rPr>
                <w:noProof/>
                <w:webHidden/>
              </w:rPr>
            </w:r>
            <w:r w:rsidR="00353E47">
              <w:rPr>
                <w:noProof/>
                <w:webHidden/>
              </w:rPr>
              <w:fldChar w:fldCharType="separate"/>
            </w:r>
            <w:r w:rsidR="00CA7A41">
              <w:rPr>
                <w:noProof/>
                <w:webHidden/>
              </w:rPr>
              <w:t>214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41" w:history="1">
            <w:r w:rsidR="00353E47" w:rsidRPr="00767D8E">
              <w:rPr>
                <w:rStyle w:val="Hyperlink"/>
                <w:noProof/>
              </w:rPr>
              <w:t>Appendix C – Launcher Shortcut Tutorial</w:t>
            </w:r>
            <w:r w:rsidR="00353E47">
              <w:rPr>
                <w:noProof/>
                <w:webHidden/>
              </w:rPr>
              <w:tab/>
            </w:r>
            <w:r w:rsidR="00353E47">
              <w:rPr>
                <w:noProof/>
                <w:webHidden/>
              </w:rPr>
              <w:fldChar w:fldCharType="begin"/>
            </w:r>
            <w:r w:rsidR="00353E47">
              <w:rPr>
                <w:noProof/>
                <w:webHidden/>
              </w:rPr>
              <w:instrText xml:space="preserve"> PAGEREF _Toc5236341 \h </w:instrText>
            </w:r>
            <w:r w:rsidR="00353E47">
              <w:rPr>
                <w:noProof/>
                <w:webHidden/>
              </w:rPr>
            </w:r>
            <w:r w:rsidR="00353E47">
              <w:rPr>
                <w:noProof/>
                <w:webHidden/>
              </w:rPr>
              <w:fldChar w:fldCharType="separate"/>
            </w:r>
            <w:r w:rsidR="00CA7A41">
              <w:rPr>
                <w:noProof/>
                <w:webHidden/>
              </w:rPr>
              <w:t>215</w:t>
            </w:r>
            <w:r w:rsidR="00353E47">
              <w:rPr>
                <w:noProof/>
                <w:webHidden/>
              </w:rPr>
              <w:fldChar w:fldCharType="end"/>
            </w:r>
          </w:hyperlink>
        </w:p>
        <w:p w:rsidR="00353E47" w:rsidRDefault="00390DC2">
          <w:pPr>
            <w:pStyle w:val="TOC2"/>
            <w:rPr>
              <w:rFonts w:eastAsiaTheme="minorEastAsia"/>
              <w:noProof/>
            </w:rPr>
          </w:pPr>
          <w:hyperlink w:anchor="_Toc5236342"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_Toc5236342 \h </w:instrText>
            </w:r>
            <w:r w:rsidR="00353E47">
              <w:rPr>
                <w:noProof/>
                <w:webHidden/>
              </w:rPr>
            </w:r>
            <w:r w:rsidR="00353E47">
              <w:rPr>
                <w:noProof/>
                <w:webHidden/>
              </w:rPr>
              <w:fldChar w:fldCharType="separate"/>
            </w:r>
            <w:r w:rsidR="00CA7A41">
              <w:rPr>
                <w:noProof/>
                <w:webHidden/>
              </w:rPr>
              <w:t>215</w:t>
            </w:r>
            <w:r w:rsidR="00353E47">
              <w:rPr>
                <w:noProof/>
                <w:webHidden/>
              </w:rPr>
              <w:fldChar w:fldCharType="end"/>
            </w:r>
          </w:hyperlink>
        </w:p>
        <w:p w:rsidR="00353E47" w:rsidRDefault="00390DC2">
          <w:pPr>
            <w:pStyle w:val="TOC2"/>
            <w:rPr>
              <w:rFonts w:eastAsiaTheme="minorEastAsia"/>
              <w:noProof/>
            </w:rPr>
          </w:pPr>
          <w:hyperlink w:anchor="_Toc5236343" w:history="1">
            <w:r w:rsidR="00353E47" w:rsidRPr="00767D8E">
              <w:rPr>
                <w:rStyle w:val="Hyperlink"/>
                <w:noProof/>
              </w:rPr>
              <w:t>How to Make a Shortcut Application (older versions of Android—prior to Android 4.0)</w:t>
            </w:r>
            <w:r w:rsidR="00353E47">
              <w:rPr>
                <w:noProof/>
                <w:webHidden/>
              </w:rPr>
              <w:tab/>
            </w:r>
            <w:r w:rsidR="00353E47">
              <w:rPr>
                <w:noProof/>
                <w:webHidden/>
              </w:rPr>
              <w:fldChar w:fldCharType="begin"/>
            </w:r>
            <w:r w:rsidR="00353E47">
              <w:rPr>
                <w:noProof/>
                <w:webHidden/>
              </w:rPr>
              <w:instrText xml:space="preserve"> PAGEREF _Toc5236343 \h </w:instrText>
            </w:r>
            <w:r w:rsidR="00353E47">
              <w:rPr>
                <w:noProof/>
                <w:webHidden/>
              </w:rPr>
            </w:r>
            <w:r w:rsidR="00353E47">
              <w:rPr>
                <w:noProof/>
                <w:webHidden/>
              </w:rPr>
              <w:fldChar w:fldCharType="separate"/>
            </w:r>
            <w:r w:rsidR="00CA7A41">
              <w:rPr>
                <w:noProof/>
                <w:webHidden/>
              </w:rPr>
              <w:t>215</w:t>
            </w:r>
            <w:r w:rsidR="00353E47">
              <w:rPr>
                <w:noProof/>
                <w:webHidden/>
              </w:rPr>
              <w:fldChar w:fldCharType="end"/>
            </w:r>
          </w:hyperlink>
        </w:p>
        <w:p w:rsidR="00353E47" w:rsidRDefault="00390DC2">
          <w:pPr>
            <w:pStyle w:val="TOC2"/>
            <w:rPr>
              <w:rFonts w:eastAsiaTheme="minorEastAsia"/>
              <w:noProof/>
            </w:rPr>
          </w:pPr>
          <w:hyperlink w:anchor="_Toc5236344" w:history="1">
            <w:r w:rsidR="00353E47" w:rsidRPr="00767D8E">
              <w:rPr>
                <w:rStyle w:val="Hyperlink"/>
                <w:noProof/>
              </w:rPr>
              <w:t>How to Make a Shortcut Application (newer versions of Android—Android 4.0 and later)</w:t>
            </w:r>
            <w:r w:rsidR="00353E47">
              <w:rPr>
                <w:noProof/>
                <w:webHidden/>
              </w:rPr>
              <w:tab/>
            </w:r>
            <w:r w:rsidR="00353E47">
              <w:rPr>
                <w:noProof/>
                <w:webHidden/>
              </w:rPr>
              <w:fldChar w:fldCharType="begin"/>
            </w:r>
            <w:r w:rsidR="00353E47">
              <w:rPr>
                <w:noProof/>
                <w:webHidden/>
              </w:rPr>
              <w:instrText xml:space="preserve"> PAGEREF _Toc5236344 \h </w:instrText>
            </w:r>
            <w:r w:rsidR="00353E47">
              <w:rPr>
                <w:noProof/>
                <w:webHidden/>
              </w:rPr>
            </w:r>
            <w:r w:rsidR="00353E47">
              <w:rPr>
                <w:noProof/>
                <w:webHidden/>
              </w:rPr>
              <w:fldChar w:fldCharType="separate"/>
            </w:r>
            <w:r w:rsidR="00CA7A41">
              <w:rPr>
                <w:noProof/>
                <w:webHidden/>
              </w:rPr>
              <w:t>216</w:t>
            </w:r>
            <w:r w:rsidR="00353E47">
              <w:rPr>
                <w:noProof/>
                <w:webHidden/>
              </w:rPr>
              <w:fldChar w:fldCharType="end"/>
            </w:r>
          </w:hyperlink>
        </w:p>
        <w:p w:rsidR="00353E47" w:rsidRDefault="00390DC2">
          <w:pPr>
            <w:pStyle w:val="TOC2"/>
            <w:rPr>
              <w:rFonts w:eastAsiaTheme="minorEastAsia"/>
              <w:noProof/>
            </w:rPr>
          </w:pPr>
          <w:hyperlink w:anchor="_Toc5236345" w:history="1">
            <w:r w:rsidR="00353E47" w:rsidRPr="00767D8E">
              <w:rPr>
                <w:rStyle w:val="Hyperlink"/>
                <w:noProof/>
              </w:rPr>
              <w:t>What you need to know</w:t>
            </w:r>
            <w:r w:rsidR="00353E47">
              <w:rPr>
                <w:noProof/>
                <w:webHidden/>
              </w:rPr>
              <w:tab/>
            </w:r>
            <w:r w:rsidR="00353E47">
              <w:rPr>
                <w:noProof/>
                <w:webHidden/>
              </w:rPr>
              <w:fldChar w:fldCharType="begin"/>
            </w:r>
            <w:r w:rsidR="00353E47">
              <w:rPr>
                <w:noProof/>
                <w:webHidden/>
              </w:rPr>
              <w:instrText xml:space="preserve"> PAGEREF _Toc5236345 \h </w:instrText>
            </w:r>
            <w:r w:rsidR="00353E47">
              <w:rPr>
                <w:noProof/>
                <w:webHidden/>
              </w:rPr>
            </w:r>
            <w:r w:rsidR="00353E47">
              <w:rPr>
                <w:noProof/>
                <w:webHidden/>
              </w:rPr>
              <w:fldChar w:fldCharType="separate"/>
            </w:r>
            <w:r w:rsidR="00CA7A41">
              <w:rPr>
                <w:noProof/>
                <w:webHidden/>
              </w:rPr>
              <w:t>217</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46" w:history="1">
            <w:r w:rsidR="00353E47" w:rsidRPr="00767D8E">
              <w:rPr>
                <w:rStyle w:val="Hyperlink"/>
                <w:noProof/>
              </w:rPr>
              <w:t>Appendix D – Building a Standalone Application</w:t>
            </w:r>
            <w:r w:rsidR="00353E47">
              <w:rPr>
                <w:noProof/>
                <w:webHidden/>
              </w:rPr>
              <w:tab/>
            </w:r>
            <w:r w:rsidR="00353E47">
              <w:rPr>
                <w:noProof/>
                <w:webHidden/>
              </w:rPr>
              <w:fldChar w:fldCharType="begin"/>
            </w:r>
            <w:r w:rsidR="00353E47">
              <w:rPr>
                <w:noProof/>
                <w:webHidden/>
              </w:rPr>
              <w:instrText xml:space="preserve"> PAGEREF _Toc5236346 \h </w:instrText>
            </w:r>
            <w:r w:rsidR="00353E47">
              <w:rPr>
                <w:noProof/>
                <w:webHidden/>
              </w:rPr>
            </w:r>
            <w:r w:rsidR="00353E47">
              <w:rPr>
                <w:noProof/>
                <w:webHidden/>
              </w:rPr>
              <w:fldChar w:fldCharType="separate"/>
            </w:r>
            <w:r w:rsidR="00CA7A41">
              <w:rPr>
                <w:noProof/>
                <w:webHidden/>
              </w:rPr>
              <w:t>218</w:t>
            </w:r>
            <w:r w:rsidR="00353E47">
              <w:rPr>
                <w:noProof/>
                <w:webHidden/>
              </w:rPr>
              <w:fldChar w:fldCharType="end"/>
            </w:r>
          </w:hyperlink>
        </w:p>
        <w:p w:rsidR="00353E47" w:rsidRDefault="00390DC2">
          <w:pPr>
            <w:pStyle w:val="TOC2"/>
            <w:rPr>
              <w:rFonts w:eastAsiaTheme="minorEastAsia"/>
              <w:noProof/>
            </w:rPr>
          </w:pPr>
          <w:hyperlink w:anchor="_Toc523634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_Toc5236347 \h </w:instrText>
            </w:r>
            <w:r w:rsidR="00353E47">
              <w:rPr>
                <w:noProof/>
                <w:webHidden/>
              </w:rPr>
            </w:r>
            <w:r w:rsidR="00353E47">
              <w:rPr>
                <w:noProof/>
                <w:webHidden/>
              </w:rPr>
              <w:fldChar w:fldCharType="separate"/>
            </w:r>
            <w:r w:rsidR="00CA7A41">
              <w:rPr>
                <w:noProof/>
                <w:webHidden/>
              </w:rPr>
              <w:t>218</w:t>
            </w:r>
            <w:r w:rsidR="00353E47">
              <w:rPr>
                <w:noProof/>
                <w:webHidden/>
              </w:rPr>
              <w:fldChar w:fldCharType="end"/>
            </w:r>
          </w:hyperlink>
        </w:p>
        <w:p w:rsidR="00353E47" w:rsidRDefault="00390DC2">
          <w:pPr>
            <w:pStyle w:val="TOC2"/>
            <w:rPr>
              <w:rFonts w:eastAsiaTheme="minorEastAsia"/>
              <w:noProof/>
            </w:rPr>
          </w:pPr>
          <w:hyperlink w:anchor="_Toc5236348" w:history="1">
            <w:r w:rsidR="00353E47" w:rsidRPr="00767D8E">
              <w:rPr>
                <w:rStyle w:val="Hyperlink"/>
                <w:noProof/>
              </w:rPr>
              <w:t>License Information</w:t>
            </w:r>
            <w:r w:rsidR="00353E47">
              <w:rPr>
                <w:noProof/>
                <w:webHidden/>
              </w:rPr>
              <w:tab/>
            </w:r>
            <w:r w:rsidR="00353E47">
              <w:rPr>
                <w:noProof/>
                <w:webHidden/>
              </w:rPr>
              <w:fldChar w:fldCharType="begin"/>
            </w:r>
            <w:r w:rsidR="00353E47">
              <w:rPr>
                <w:noProof/>
                <w:webHidden/>
              </w:rPr>
              <w:instrText xml:space="preserve"> PAGEREF _Toc5236348 \h </w:instrText>
            </w:r>
            <w:r w:rsidR="00353E47">
              <w:rPr>
                <w:noProof/>
                <w:webHidden/>
              </w:rPr>
            </w:r>
            <w:r w:rsidR="00353E47">
              <w:rPr>
                <w:noProof/>
                <w:webHidden/>
              </w:rPr>
              <w:fldChar w:fldCharType="separate"/>
            </w:r>
            <w:r w:rsidR="00CA7A41">
              <w:rPr>
                <w:noProof/>
                <w:webHidden/>
              </w:rPr>
              <w:t>218</w:t>
            </w:r>
            <w:r w:rsidR="00353E47">
              <w:rPr>
                <w:noProof/>
                <w:webHidden/>
              </w:rPr>
              <w:fldChar w:fldCharType="end"/>
            </w:r>
          </w:hyperlink>
        </w:p>
        <w:p w:rsidR="00353E47" w:rsidRDefault="00390DC2">
          <w:pPr>
            <w:pStyle w:val="TOC2"/>
            <w:rPr>
              <w:rFonts w:eastAsiaTheme="minorEastAsia"/>
              <w:noProof/>
            </w:rPr>
          </w:pPr>
          <w:hyperlink w:anchor="_Toc5236349" w:history="1">
            <w:r w:rsidR="00353E47" w:rsidRPr="00767D8E">
              <w:rPr>
                <w:rStyle w:val="Hyperlink"/>
                <w:noProof/>
              </w:rPr>
              <w:t>Before You Start</w:t>
            </w:r>
            <w:r w:rsidR="00353E47">
              <w:rPr>
                <w:noProof/>
                <w:webHidden/>
              </w:rPr>
              <w:tab/>
            </w:r>
            <w:r w:rsidR="00353E47">
              <w:rPr>
                <w:noProof/>
                <w:webHidden/>
              </w:rPr>
              <w:fldChar w:fldCharType="begin"/>
            </w:r>
            <w:r w:rsidR="00353E47">
              <w:rPr>
                <w:noProof/>
                <w:webHidden/>
              </w:rPr>
              <w:instrText xml:space="preserve"> PAGEREF _Toc5236349 \h </w:instrText>
            </w:r>
            <w:r w:rsidR="00353E47">
              <w:rPr>
                <w:noProof/>
                <w:webHidden/>
              </w:rPr>
            </w:r>
            <w:r w:rsidR="00353E47">
              <w:rPr>
                <w:noProof/>
                <w:webHidden/>
              </w:rPr>
              <w:fldChar w:fldCharType="separate"/>
            </w:r>
            <w:r w:rsidR="00CA7A41">
              <w:rPr>
                <w:noProof/>
                <w:webHidden/>
              </w:rPr>
              <w:t>218</w:t>
            </w:r>
            <w:r w:rsidR="00353E47">
              <w:rPr>
                <w:noProof/>
                <w:webHidden/>
              </w:rPr>
              <w:fldChar w:fldCharType="end"/>
            </w:r>
          </w:hyperlink>
        </w:p>
        <w:p w:rsidR="00353E47" w:rsidRDefault="00390DC2">
          <w:pPr>
            <w:pStyle w:val="TOC2"/>
            <w:rPr>
              <w:rFonts w:eastAsiaTheme="minorEastAsia"/>
              <w:noProof/>
            </w:rPr>
          </w:pPr>
          <w:hyperlink w:anchor="_Toc5236350" w:history="1">
            <w:r w:rsidR="00353E47" w:rsidRPr="00767D8E">
              <w:rPr>
                <w:rStyle w:val="Hyperlink"/>
                <w:noProof/>
              </w:rPr>
              <w:t>Setting Up the Development Environment</w:t>
            </w:r>
            <w:r w:rsidR="00353E47">
              <w:rPr>
                <w:noProof/>
                <w:webHidden/>
              </w:rPr>
              <w:tab/>
            </w:r>
            <w:r w:rsidR="00353E47">
              <w:rPr>
                <w:noProof/>
                <w:webHidden/>
              </w:rPr>
              <w:fldChar w:fldCharType="begin"/>
            </w:r>
            <w:r w:rsidR="00353E47">
              <w:rPr>
                <w:noProof/>
                <w:webHidden/>
              </w:rPr>
              <w:instrText xml:space="preserve"> PAGEREF _Toc5236350 \h </w:instrText>
            </w:r>
            <w:r w:rsidR="00353E47">
              <w:rPr>
                <w:noProof/>
                <w:webHidden/>
              </w:rPr>
            </w:r>
            <w:r w:rsidR="00353E47">
              <w:rPr>
                <w:noProof/>
                <w:webHidden/>
              </w:rPr>
              <w:fldChar w:fldCharType="separate"/>
            </w:r>
            <w:r w:rsidR="00CA7A41">
              <w:rPr>
                <w:noProof/>
                <w:webHidden/>
              </w:rPr>
              <w:t>218</w:t>
            </w:r>
            <w:r w:rsidR="00353E47">
              <w:rPr>
                <w:noProof/>
                <w:webHidden/>
              </w:rPr>
              <w:fldChar w:fldCharType="end"/>
            </w:r>
          </w:hyperlink>
        </w:p>
        <w:p w:rsidR="00353E47" w:rsidRDefault="00390DC2">
          <w:pPr>
            <w:pStyle w:val="TOC2"/>
            <w:rPr>
              <w:rFonts w:eastAsiaTheme="minorEastAsia"/>
              <w:noProof/>
            </w:rPr>
          </w:pPr>
          <w:hyperlink w:anchor="_Toc5236351" w:history="1">
            <w:r w:rsidR="00353E47" w:rsidRPr="00767D8E">
              <w:rPr>
                <w:rStyle w:val="Hyperlink"/>
                <w:noProof/>
              </w:rPr>
              <w:t>Download the BASIC! Source Code from the GitHub Repository</w:t>
            </w:r>
            <w:r w:rsidR="00353E47">
              <w:rPr>
                <w:noProof/>
                <w:webHidden/>
              </w:rPr>
              <w:tab/>
            </w:r>
            <w:r w:rsidR="00353E47">
              <w:rPr>
                <w:noProof/>
                <w:webHidden/>
              </w:rPr>
              <w:fldChar w:fldCharType="begin"/>
            </w:r>
            <w:r w:rsidR="00353E47">
              <w:rPr>
                <w:noProof/>
                <w:webHidden/>
              </w:rPr>
              <w:instrText xml:space="preserve"> PAGEREF _Toc5236351 \h </w:instrText>
            </w:r>
            <w:r w:rsidR="00353E47">
              <w:rPr>
                <w:noProof/>
                <w:webHidden/>
              </w:rPr>
            </w:r>
            <w:r w:rsidR="00353E47">
              <w:rPr>
                <w:noProof/>
                <w:webHidden/>
              </w:rPr>
              <w:fldChar w:fldCharType="separate"/>
            </w:r>
            <w:r w:rsidR="00CA7A41">
              <w:rPr>
                <w:noProof/>
                <w:webHidden/>
              </w:rPr>
              <w:t>219</w:t>
            </w:r>
            <w:r w:rsidR="00353E47">
              <w:rPr>
                <w:noProof/>
                <w:webHidden/>
              </w:rPr>
              <w:fldChar w:fldCharType="end"/>
            </w:r>
          </w:hyperlink>
        </w:p>
        <w:p w:rsidR="00353E47" w:rsidRDefault="00390DC2">
          <w:pPr>
            <w:pStyle w:val="TOC2"/>
            <w:rPr>
              <w:rFonts w:eastAsiaTheme="minorEastAsia"/>
              <w:noProof/>
            </w:rPr>
          </w:pPr>
          <w:hyperlink w:anchor="_Toc5236352" w:history="1">
            <w:r w:rsidR="00353E47" w:rsidRPr="00767D8E">
              <w:rPr>
                <w:rStyle w:val="Hyperlink"/>
                <w:noProof/>
              </w:rPr>
              <w:t>Download the BASIC! Source Code from the Legacy Archive</w:t>
            </w:r>
            <w:r w:rsidR="00353E47">
              <w:rPr>
                <w:noProof/>
                <w:webHidden/>
              </w:rPr>
              <w:tab/>
            </w:r>
            <w:r w:rsidR="00353E47">
              <w:rPr>
                <w:noProof/>
                <w:webHidden/>
              </w:rPr>
              <w:fldChar w:fldCharType="begin"/>
            </w:r>
            <w:r w:rsidR="00353E47">
              <w:rPr>
                <w:noProof/>
                <w:webHidden/>
              </w:rPr>
              <w:instrText xml:space="preserve"> PAGEREF _Toc5236352 \h </w:instrText>
            </w:r>
            <w:r w:rsidR="00353E47">
              <w:rPr>
                <w:noProof/>
                <w:webHidden/>
              </w:rPr>
            </w:r>
            <w:r w:rsidR="00353E47">
              <w:rPr>
                <w:noProof/>
                <w:webHidden/>
              </w:rPr>
              <w:fldChar w:fldCharType="separate"/>
            </w:r>
            <w:r w:rsidR="00CA7A41">
              <w:rPr>
                <w:noProof/>
                <w:webHidden/>
              </w:rPr>
              <w:t>219</w:t>
            </w:r>
            <w:r w:rsidR="00353E47">
              <w:rPr>
                <w:noProof/>
                <w:webHidden/>
              </w:rPr>
              <w:fldChar w:fldCharType="end"/>
            </w:r>
          </w:hyperlink>
        </w:p>
        <w:p w:rsidR="00353E47" w:rsidRDefault="00390DC2">
          <w:pPr>
            <w:pStyle w:val="TOC2"/>
            <w:rPr>
              <w:rFonts w:eastAsiaTheme="minorEastAsia"/>
              <w:noProof/>
            </w:rPr>
          </w:pPr>
          <w:hyperlink w:anchor="_Toc5236353" w:history="1">
            <w:r w:rsidR="00353E47" w:rsidRPr="00767D8E">
              <w:rPr>
                <w:rStyle w:val="Hyperlink"/>
                <w:noProof/>
              </w:rPr>
              <w:t>Create a New Project in Eclipse</w:t>
            </w:r>
            <w:r w:rsidR="00353E47">
              <w:rPr>
                <w:noProof/>
                <w:webHidden/>
              </w:rPr>
              <w:tab/>
            </w:r>
            <w:r w:rsidR="00353E47">
              <w:rPr>
                <w:noProof/>
                <w:webHidden/>
              </w:rPr>
              <w:fldChar w:fldCharType="begin"/>
            </w:r>
            <w:r w:rsidR="00353E47">
              <w:rPr>
                <w:noProof/>
                <w:webHidden/>
              </w:rPr>
              <w:instrText xml:space="preserve"> PAGEREF _Toc5236353 \h </w:instrText>
            </w:r>
            <w:r w:rsidR="00353E47">
              <w:rPr>
                <w:noProof/>
                <w:webHidden/>
              </w:rPr>
            </w:r>
            <w:r w:rsidR="00353E47">
              <w:rPr>
                <w:noProof/>
                <w:webHidden/>
              </w:rPr>
              <w:fldChar w:fldCharType="separate"/>
            </w:r>
            <w:r w:rsidR="00CA7A41">
              <w:rPr>
                <w:noProof/>
                <w:webHidden/>
              </w:rPr>
              <w:t>220</w:t>
            </w:r>
            <w:r w:rsidR="00353E47">
              <w:rPr>
                <w:noProof/>
                <w:webHidden/>
              </w:rPr>
              <w:fldChar w:fldCharType="end"/>
            </w:r>
          </w:hyperlink>
        </w:p>
        <w:p w:rsidR="00353E47" w:rsidRDefault="00390DC2">
          <w:pPr>
            <w:pStyle w:val="TOC2"/>
            <w:rPr>
              <w:rFonts w:eastAsiaTheme="minorEastAsia"/>
              <w:noProof/>
            </w:rPr>
          </w:pPr>
          <w:hyperlink w:anchor="_Toc5236354" w:history="1">
            <w:r w:rsidR="00353E47" w:rsidRPr="00767D8E">
              <w:rPr>
                <w:rStyle w:val="Hyperlink"/>
                <w:noProof/>
              </w:rPr>
              <w:t>Rename the Package</w:t>
            </w:r>
            <w:r w:rsidR="00353E47">
              <w:rPr>
                <w:noProof/>
                <w:webHidden/>
              </w:rPr>
              <w:tab/>
            </w:r>
            <w:r w:rsidR="00353E47">
              <w:rPr>
                <w:noProof/>
                <w:webHidden/>
              </w:rPr>
              <w:fldChar w:fldCharType="begin"/>
            </w:r>
            <w:r w:rsidR="00353E47">
              <w:rPr>
                <w:noProof/>
                <w:webHidden/>
              </w:rPr>
              <w:instrText xml:space="preserve"> PAGEREF _Toc5236354 \h </w:instrText>
            </w:r>
            <w:r w:rsidR="00353E47">
              <w:rPr>
                <w:noProof/>
                <w:webHidden/>
              </w:rPr>
            </w:r>
            <w:r w:rsidR="00353E47">
              <w:rPr>
                <w:noProof/>
                <w:webHidden/>
              </w:rPr>
              <w:fldChar w:fldCharType="separate"/>
            </w:r>
            <w:r w:rsidR="00CA7A41">
              <w:rPr>
                <w:noProof/>
                <w:webHidden/>
              </w:rPr>
              <w:t>221</w:t>
            </w:r>
            <w:r w:rsidR="00353E47">
              <w:rPr>
                <w:noProof/>
                <w:webHidden/>
              </w:rPr>
              <w:fldChar w:fldCharType="end"/>
            </w:r>
          </w:hyperlink>
        </w:p>
        <w:p w:rsidR="00353E47" w:rsidRDefault="00390DC2">
          <w:pPr>
            <w:pStyle w:val="TOC3"/>
            <w:rPr>
              <w:rFonts w:eastAsiaTheme="minorEastAsia"/>
              <w:noProof/>
            </w:rPr>
          </w:pPr>
          <w:hyperlink w:anchor="_Toc5236355" w:history="1">
            <w:r w:rsidR="00353E47" w:rsidRPr="00767D8E">
              <w:rPr>
                <w:rStyle w:val="Hyperlink"/>
                <w:noProof/>
              </w:rPr>
              <w:t>In Eclipse</w:t>
            </w:r>
            <w:r w:rsidR="00353E47">
              <w:rPr>
                <w:noProof/>
                <w:webHidden/>
              </w:rPr>
              <w:tab/>
            </w:r>
            <w:r w:rsidR="00353E47">
              <w:rPr>
                <w:noProof/>
                <w:webHidden/>
              </w:rPr>
              <w:fldChar w:fldCharType="begin"/>
            </w:r>
            <w:r w:rsidR="00353E47">
              <w:rPr>
                <w:noProof/>
                <w:webHidden/>
              </w:rPr>
              <w:instrText xml:space="preserve"> PAGEREF _Toc5236355 \h </w:instrText>
            </w:r>
            <w:r w:rsidR="00353E47">
              <w:rPr>
                <w:noProof/>
                <w:webHidden/>
              </w:rPr>
            </w:r>
            <w:r w:rsidR="00353E47">
              <w:rPr>
                <w:noProof/>
                <w:webHidden/>
              </w:rPr>
              <w:fldChar w:fldCharType="separate"/>
            </w:r>
            <w:r w:rsidR="00CA7A41">
              <w:rPr>
                <w:noProof/>
                <w:webHidden/>
              </w:rPr>
              <w:t>221</w:t>
            </w:r>
            <w:r w:rsidR="00353E47">
              <w:rPr>
                <w:noProof/>
                <w:webHidden/>
              </w:rPr>
              <w:fldChar w:fldCharType="end"/>
            </w:r>
          </w:hyperlink>
        </w:p>
        <w:p w:rsidR="00353E47" w:rsidRDefault="00390DC2">
          <w:pPr>
            <w:pStyle w:val="TOC3"/>
            <w:rPr>
              <w:rFonts w:eastAsiaTheme="minorEastAsia"/>
              <w:noProof/>
            </w:rPr>
          </w:pPr>
          <w:hyperlink w:anchor="_Toc5236356" w:history="1">
            <w:r w:rsidR="00353E47" w:rsidRPr="00767D8E">
              <w:rPr>
                <w:rStyle w:val="Hyperlink"/>
                <w:noProof/>
              </w:rPr>
              <w:t>Other IDEs</w:t>
            </w:r>
            <w:r w:rsidR="00353E47">
              <w:rPr>
                <w:noProof/>
                <w:webHidden/>
              </w:rPr>
              <w:tab/>
            </w:r>
            <w:r w:rsidR="00353E47">
              <w:rPr>
                <w:noProof/>
                <w:webHidden/>
              </w:rPr>
              <w:fldChar w:fldCharType="begin"/>
            </w:r>
            <w:r w:rsidR="00353E47">
              <w:rPr>
                <w:noProof/>
                <w:webHidden/>
              </w:rPr>
              <w:instrText xml:space="preserve"> PAGEREF _Toc5236356 \h </w:instrText>
            </w:r>
            <w:r w:rsidR="00353E47">
              <w:rPr>
                <w:noProof/>
                <w:webHidden/>
              </w:rPr>
            </w:r>
            <w:r w:rsidR="00353E47">
              <w:rPr>
                <w:noProof/>
                <w:webHidden/>
              </w:rPr>
              <w:fldChar w:fldCharType="separate"/>
            </w:r>
            <w:r w:rsidR="00CA7A41">
              <w:rPr>
                <w:noProof/>
                <w:webHidden/>
              </w:rPr>
              <w:t>222</w:t>
            </w:r>
            <w:r w:rsidR="00353E47">
              <w:rPr>
                <w:noProof/>
                <w:webHidden/>
              </w:rPr>
              <w:fldChar w:fldCharType="end"/>
            </w:r>
          </w:hyperlink>
        </w:p>
        <w:p w:rsidR="00353E47" w:rsidRDefault="00390DC2">
          <w:pPr>
            <w:pStyle w:val="TOC3"/>
            <w:rPr>
              <w:rFonts w:eastAsiaTheme="minorEastAsia"/>
              <w:noProof/>
            </w:rPr>
          </w:pPr>
          <w:hyperlink w:anchor="_Toc5236357" w:history="1">
            <w:r w:rsidR="00353E47" w:rsidRPr="00767D8E">
              <w:rPr>
                <w:rStyle w:val="Hyperlink"/>
                <w:noProof/>
              </w:rPr>
              <w:t>Renaming complete</w:t>
            </w:r>
            <w:r w:rsidR="00353E47">
              <w:rPr>
                <w:noProof/>
                <w:webHidden/>
              </w:rPr>
              <w:tab/>
            </w:r>
            <w:r w:rsidR="00353E47">
              <w:rPr>
                <w:noProof/>
                <w:webHidden/>
              </w:rPr>
              <w:fldChar w:fldCharType="begin"/>
            </w:r>
            <w:r w:rsidR="00353E47">
              <w:rPr>
                <w:noProof/>
                <w:webHidden/>
              </w:rPr>
              <w:instrText xml:space="preserve"> PAGEREF _Toc5236357 \h </w:instrText>
            </w:r>
            <w:r w:rsidR="00353E47">
              <w:rPr>
                <w:noProof/>
                <w:webHidden/>
              </w:rPr>
            </w:r>
            <w:r w:rsidR="00353E47">
              <w:rPr>
                <w:noProof/>
                <w:webHidden/>
              </w:rPr>
              <w:fldChar w:fldCharType="separate"/>
            </w:r>
            <w:r w:rsidR="00CA7A41">
              <w:rPr>
                <w:noProof/>
                <w:webHidden/>
              </w:rPr>
              <w:t>223</w:t>
            </w:r>
            <w:r w:rsidR="00353E47">
              <w:rPr>
                <w:noProof/>
                <w:webHidden/>
              </w:rPr>
              <w:fldChar w:fldCharType="end"/>
            </w:r>
          </w:hyperlink>
        </w:p>
        <w:p w:rsidR="00353E47" w:rsidRDefault="00390DC2">
          <w:pPr>
            <w:pStyle w:val="TOC2"/>
            <w:rPr>
              <w:rFonts w:eastAsiaTheme="minorEastAsia"/>
              <w:noProof/>
            </w:rPr>
          </w:pPr>
          <w:hyperlink w:anchor="_Toc5236358" w:history="1">
            <w:r w:rsidR="00353E47" w:rsidRPr="00767D8E">
              <w:rPr>
                <w:rStyle w:val="Hyperlink"/>
                <w:noProof/>
              </w:rPr>
              <w:t>Modifications to setup.xml</w:t>
            </w:r>
            <w:r w:rsidR="00353E47">
              <w:rPr>
                <w:noProof/>
                <w:webHidden/>
              </w:rPr>
              <w:tab/>
            </w:r>
            <w:r w:rsidR="00353E47">
              <w:rPr>
                <w:noProof/>
                <w:webHidden/>
              </w:rPr>
              <w:fldChar w:fldCharType="begin"/>
            </w:r>
            <w:r w:rsidR="00353E47">
              <w:rPr>
                <w:noProof/>
                <w:webHidden/>
              </w:rPr>
              <w:instrText xml:space="preserve"> PAGEREF _Toc5236358 \h </w:instrText>
            </w:r>
            <w:r w:rsidR="00353E47">
              <w:rPr>
                <w:noProof/>
                <w:webHidden/>
              </w:rPr>
            </w:r>
            <w:r w:rsidR="00353E47">
              <w:rPr>
                <w:noProof/>
                <w:webHidden/>
              </w:rPr>
              <w:fldChar w:fldCharType="separate"/>
            </w:r>
            <w:r w:rsidR="00CA7A41">
              <w:rPr>
                <w:noProof/>
                <w:webHidden/>
              </w:rPr>
              <w:t>223</w:t>
            </w:r>
            <w:r w:rsidR="00353E47">
              <w:rPr>
                <w:noProof/>
                <w:webHidden/>
              </w:rPr>
              <w:fldChar w:fldCharType="end"/>
            </w:r>
          </w:hyperlink>
        </w:p>
        <w:p w:rsidR="00353E47" w:rsidRDefault="00390DC2">
          <w:pPr>
            <w:pStyle w:val="TOC2"/>
            <w:rPr>
              <w:rFonts w:eastAsiaTheme="minorEastAsia"/>
              <w:noProof/>
            </w:rPr>
          </w:pPr>
          <w:hyperlink w:anchor="_Toc5236359" w:history="1">
            <w:r w:rsidR="00353E47" w:rsidRPr="00767D8E">
              <w:rPr>
                <w:rStyle w:val="Hyperlink"/>
                <w:noProof/>
              </w:rPr>
              <w:t>Advanced Customization with setup.xml</w:t>
            </w:r>
            <w:r w:rsidR="00353E47">
              <w:rPr>
                <w:noProof/>
                <w:webHidden/>
              </w:rPr>
              <w:tab/>
            </w:r>
            <w:r w:rsidR="00353E47">
              <w:rPr>
                <w:noProof/>
                <w:webHidden/>
              </w:rPr>
              <w:fldChar w:fldCharType="begin"/>
            </w:r>
            <w:r w:rsidR="00353E47">
              <w:rPr>
                <w:noProof/>
                <w:webHidden/>
              </w:rPr>
              <w:instrText xml:space="preserve"> PAGEREF _Toc5236359 \h </w:instrText>
            </w:r>
            <w:r w:rsidR="00353E47">
              <w:rPr>
                <w:noProof/>
                <w:webHidden/>
              </w:rPr>
            </w:r>
            <w:r w:rsidR="00353E47">
              <w:rPr>
                <w:noProof/>
                <w:webHidden/>
              </w:rPr>
              <w:fldChar w:fldCharType="separate"/>
            </w:r>
            <w:r w:rsidR="00CA7A41">
              <w:rPr>
                <w:noProof/>
                <w:webHidden/>
              </w:rPr>
              <w:t>224</w:t>
            </w:r>
            <w:r w:rsidR="00353E47">
              <w:rPr>
                <w:noProof/>
                <w:webHidden/>
              </w:rPr>
              <w:fldChar w:fldCharType="end"/>
            </w:r>
          </w:hyperlink>
        </w:p>
        <w:p w:rsidR="00353E47" w:rsidRDefault="00390DC2">
          <w:pPr>
            <w:pStyle w:val="TOC2"/>
            <w:rPr>
              <w:rFonts w:eastAsiaTheme="minorEastAsia"/>
              <w:noProof/>
            </w:rPr>
          </w:pPr>
          <w:hyperlink w:anchor="_Toc5236360" w:history="1">
            <w:r w:rsidR="00353E47" w:rsidRPr="00767D8E">
              <w:rPr>
                <w:rStyle w:val="Hyperlink"/>
                <w:noProof/>
              </w:rPr>
              <w:t>Files and Resources</w:t>
            </w:r>
            <w:r w:rsidR="00353E47">
              <w:rPr>
                <w:noProof/>
                <w:webHidden/>
              </w:rPr>
              <w:tab/>
            </w:r>
            <w:r w:rsidR="00353E47">
              <w:rPr>
                <w:noProof/>
                <w:webHidden/>
              </w:rPr>
              <w:fldChar w:fldCharType="begin"/>
            </w:r>
            <w:r w:rsidR="00353E47">
              <w:rPr>
                <w:noProof/>
                <w:webHidden/>
              </w:rPr>
              <w:instrText xml:space="preserve"> PAGEREF _Toc5236360 \h </w:instrText>
            </w:r>
            <w:r w:rsidR="00353E47">
              <w:rPr>
                <w:noProof/>
                <w:webHidden/>
              </w:rPr>
            </w:r>
            <w:r w:rsidR="00353E47">
              <w:rPr>
                <w:noProof/>
                <w:webHidden/>
              </w:rPr>
              <w:fldChar w:fldCharType="separate"/>
            </w:r>
            <w:r w:rsidR="00CA7A41">
              <w:rPr>
                <w:noProof/>
                <w:webHidden/>
              </w:rPr>
              <w:t>226</w:t>
            </w:r>
            <w:r w:rsidR="00353E47">
              <w:rPr>
                <w:noProof/>
                <w:webHidden/>
              </w:rPr>
              <w:fldChar w:fldCharType="end"/>
            </w:r>
          </w:hyperlink>
        </w:p>
        <w:p w:rsidR="00353E47" w:rsidRDefault="00390DC2">
          <w:pPr>
            <w:pStyle w:val="TOC2"/>
            <w:rPr>
              <w:rFonts w:eastAsiaTheme="minorEastAsia"/>
              <w:noProof/>
            </w:rPr>
          </w:pPr>
          <w:hyperlink w:anchor="_Toc5236361" w:history="1">
            <w:r w:rsidR="00353E47" w:rsidRPr="00767D8E">
              <w:rPr>
                <w:rStyle w:val="Hyperlink"/>
                <w:noProof/>
              </w:rPr>
              <w:t>Testing the APK</w:t>
            </w:r>
            <w:r w:rsidR="00353E47">
              <w:rPr>
                <w:noProof/>
                <w:webHidden/>
              </w:rPr>
              <w:tab/>
            </w:r>
            <w:r w:rsidR="00353E47">
              <w:rPr>
                <w:noProof/>
                <w:webHidden/>
              </w:rPr>
              <w:fldChar w:fldCharType="begin"/>
            </w:r>
            <w:r w:rsidR="00353E47">
              <w:rPr>
                <w:noProof/>
                <w:webHidden/>
              </w:rPr>
              <w:instrText xml:space="preserve"> PAGEREF _Toc5236361 \h </w:instrText>
            </w:r>
            <w:r w:rsidR="00353E47">
              <w:rPr>
                <w:noProof/>
                <w:webHidden/>
              </w:rPr>
            </w:r>
            <w:r w:rsidR="00353E47">
              <w:rPr>
                <w:noProof/>
                <w:webHidden/>
              </w:rPr>
              <w:fldChar w:fldCharType="separate"/>
            </w:r>
            <w:r w:rsidR="00CA7A41">
              <w:rPr>
                <w:noProof/>
                <w:webHidden/>
              </w:rPr>
              <w:t>227</w:t>
            </w:r>
            <w:r w:rsidR="00353E47">
              <w:rPr>
                <w:noProof/>
                <w:webHidden/>
              </w:rPr>
              <w:fldChar w:fldCharType="end"/>
            </w:r>
          </w:hyperlink>
        </w:p>
        <w:p w:rsidR="00353E47" w:rsidRDefault="00390DC2">
          <w:pPr>
            <w:pStyle w:val="TOC2"/>
            <w:rPr>
              <w:rFonts w:eastAsiaTheme="minorEastAsia"/>
              <w:noProof/>
            </w:rPr>
          </w:pPr>
          <w:hyperlink w:anchor="_Toc5236362" w:history="1">
            <w:r w:rsidR="00353E47" w:rsidRPr="00767D8E">
              <w:rPr>
                <w:rStyle w:val="Hyperlink"/>
                <w:noProof/>
              </w:rPr>
              <w:t>Installing a BASIC! Program into the Application</w:t>
            </w:r>
            <w:r w:rsidR="00353E47">
              <w:rPr>
                <w:noProof/>
                <w:webHidden/>
              </w:rPr>
              <w:tab/>
            </w:r>
            <w:r w:rsidR="00353E47">
              <w:rPr>
                <w:noProof/>
                <w:webHidden/>
              </w:rPr>
              <w:fldChar w:fldCharType="begin"/>
            </w:r>
            <w:r w:rsidR="00353E47">
              <w:rPr>
                <w:noProof/>
                <w:webHidden/>
              </w:rPr>
              <w:instrText xml:space="preserve"> PAGEREF _Toc5236362 \h </w:instrText>
            </w:r>
            <w:r w:rsidR="00353E47">
              <w:rPr>
                <w:noProof/>
                <w:webHidden/>
              </w:rPr>
            </w:r>
            <w:r w:rsidR="00353E47">
              <w:rPr>
                <w:noProof/>
                <w:webHidden/>
              </w:rPr>
              <w:fldChar w:fldCharType="separate"/>
            </w:r>
            <w:r w:rsidR="00CA7A41">
              <w:rPr>
                <w:noProof/>
                <w:webHidden/>
              </w:rPr>
              <w:t>228</w:t>
            </w:r>
            <w:r w:rsidR="00353E47">
              <w:rPr>
                <w:noProof/>
                <w:webHidden/>
              </w:rPr>
              <w:fldChar w:fldCharType="end"/>
            </w:r>
          </w:hyperlink>
        </w:p>
        <w:p w:rsidR="00353E47" w:rsidRDefault="00390DC2">
          <w:pPr>
            <w:pStyle w:val="TOC2"/>
            <w:rPr>
              <w:rFonts w:eastAsiaTheme="minorEastAsia"/>
              <w:noProof/>
            </w:rPr>
          </w:pPr>
          <w:hyperlink w:anchor="_Toc5236363" w:history="1">
            <w:r w:rsidR="00353E47" w:rsidRPr="00767D8E">
              <w:rPr>
                <w:rStyle w:val="Hyperlink"/>
                <w:noProof/>
              </w:rPr>
              <w:t>Application Icons</w:t>
            </w:r>
            <w:r w:rsidR="00353E47">
              <w:rPr>
                <w:noProof/>
                <w:webHidden/>
              </w:rPr>
              <w:tab/>
            </w:r>
            <w:r w:rsidR="00353E47">
              <w:rPr>
                <w:noProof/>
                <w:webHidden/>
              </w:rPr>
              <w:fldChar w:fldCharType="begin"/>
            </w:r>
            <w:r w:rsidR="00353E47">
              <w:rPr>
                <w:noProof/>
                <w:webHidden/>
              </w:rPr>
              <w:instrText xml:space="preserve"> PAGEREF _Toc5236363 \h </w:instrText>
            </w:r>
            <w:r w:rsidR="00353E47">
              <w:rPr>
                <w:noProof/>
                <w:webHidden/>
              </w:rPr>
            </w:r>
            <w:r w:rsidR="00353E47">
              <w:rPr>
                <w:noProof/>
                <w:webHidden/>
              </w:rPr>
              <w:fldChar w:fldCharType="separate"/>
            </w:r>
            <w:r w:rsidR="00CA7A41">
              <w:rPr>
                <w:noProof/>
                <w:webHidden/>
              </w:rPr>
              <w:t>229</w:t>
            </w:r>
            <w:r w:rsidR="00353E47">
              <w:rPr>
                <w:noProof/>
                <w:webHidden/>
              </w:rPr>
              <w:fldChar w:fldCharType="end"/>
            </w:r>
          </w:hyperlink>
        </w:p>
        <w:p w:rsidR="00353E47" w:rsidRDefault="00390DC2">
          <w:pPr>
            <w:pStyle w:val="TOC2"/>
            <w:rPr>
              <w:rFonts w:eastAsiaTheme="minorEastAsia"/>
              <w:noProof/>
            </w:rPr>
          </w:pPr>
          <w:hyperlink w:anchor="_Toc5236364" w:history="1">
            <w:r w:rsidR="00353E47" w:rsidRPr="00767D8E">
              <w:rPr>
                <w:rStyle w:val="Hyperlink"/>
                <w:noProof/>
              </w:rPr>
              <w:t>Modifications to the AndroidManifest.xml File</w:t>
            </w:r>
            <w:r w:rsidR="00353E47">
              <w:rPr>
                <w:noProof/>
                <w:webHidden/>
              </w:rPr>
              <w:tab/>
            </w:r>
            <w:r w:rsidR="00353E47">
              <w:rPr>
                <w:noProof/>
                <w:webHidden/>
              </w:rPr>
              <w:fldChar w:fldCharType="begin"/>
            </w:r>
            <w:r w:rsidR="00353E47">
              <w:rPr>
                <w:noProof/>
                <w:webHidden/>
              </w:rPr>
              <w:instrText xml:space="preserve"> PAGEREF _Toc5236364 \h </w:instrText>
            </w:r>
            <w:r w:rsidR="00353E47">
              <w:rPr>
                <w:noProof/>
                <w:webHidden/>
              </w:rPr>
            </w:r>
            <w:r w:rsidR="00353E47">
              <w:rPr>
                <w:noProof/>
                <w:webHidden/>
              </w:rPr>
              <w:fldChar w:fldCharType="separate"/>
            </w:r>
            <w:r w:rsidR="00CA7A41">
              <w:rPr>
                <w:noProof/>
                <w:webHidden/>
              </w:rPr>
              <w:t>230</w:t>
            </w:r>
            <w:r w:rsidR="00353E47">
              <w:rPr>
                <w:noProof/>
                <w:webHidden/>
              </w:rPr>
              <w:fldChar w:fldCharType="end"/>
            </w:r>
          </w:hyperlink>
        </w:p>
        <w:p w:rsidR="00353E47" w:rsidRDefault="00390DC2">
          <w:pPr>
            <w:pStyle w:val="TOC3"/>
            <w:rPr>
              <w:rFonts w:eastAsiaTheme="minorEastAsia"/>
              <w:noProof/>
            </w:rPr>
          </w:pPr>
          <w:hyperlink w:anchor="_Toc5236365" w:history="1">
            <w:r w:rsidR="00353E47" w:rsidRPr="00767D8E">
              <w:rPr>
                <w:rStyle w:val="Hyperlink"/>
                <w:noProof/>
              </w:rPr>
              <w:t>Setting the Version Number and Version Name</w:t>
            </w:r>
            <w:r w:rsidR="00353E47">
              <w:rPr>
                <w:noProof/>
                <w:webHidden/>
              </w:rPr>
              <w:tab/>
            </w:r>
            <w:r w:rsidR="00353E47">
              <w:rPr>
                <w:noProof/>
                <w:webHidden/>
              </w:rPr>
              <w:fldChar w:fldCharType="begin"/>
            </w:r>
            <w:r w:rsidR="00353E47">
              <w:rPr>
                <w:noProof/>
                <w:webHidden/>
              </w:rPr>
              <w:instrText xml:space="preserve"> PAGEREF _Toc5236365 \h </w:instrText>
            </w:r>
            <w:r w:rsidR="00353E47">
              <w:rPr>
                <w:noProof/>
                <w:webHidden/>
              </w:rPr>
            </w:r>
            <w:r w:rsidR="00353E47">
              <w:rPr>
                <w:noProof/>
                <w:webHidden/>
              </w:rPr>
              <w:fldChar w:fldCharType="separate"/>
            </w:r>
            <w:r w:rsidR="00CA7A41">
              <w:rPr>
                <w:noProof/>
                <w:webHidden/>
              </w:rPr>
              <w:t>231</w:t>
            </w:r>
            <w:r w:rsidR="00353E47">
              <w:rPr>
                <w:noProof/>
                <w:webHidden/>
              </w:rPr>
              <w:fldChar w:fldCharType="end"/>
            </w:r>
          </w:hyperlink>
        </w:p>
        <w:p w:rsidR="00353E47" w:rsidRDefault="00390DC2">
          <w:pPr>
            <w:pStyle w:val="TOC3"/>
            <w:rPr>
              <w:rFonts w:eastAsiaTheme="minorEastAsia"/>
              <w:noProof/>
            </w:rPr>
          </w:pPr>
          <w:hyperlink w:anchor="_Toc5236366" w:history="1">
            <w:r w:rsidR="00353E47" w:rsidRPr="00767D8E">
              <w:rPr>
                <w:rStyle w:val="Hyperlink"/>
                <w:noProof/>
              </w:rPr>
              <w:t>Permissions</w:t>
            </w:r>
            <w:r w:rsidR="00353E47">
              <w:rPr>
                <w:noProof/>
                <w:webHidden/>
              </w:rPr>
              <w:tab/>
            </w:r>
            <w:r w:rsidR="00353E47">
              <w:rPr>
                <w:noProof/>
                <w:webHidden/>
              </w:rPr>
              <w:fldChar w:fldCharType="begin"/>
            </w:r>
            <w:r w:rsidR="00353E47">
              <w:rPr>
                <w:noProof/>
                <w:webHidden/>
              </w:rPr>
              <w:instrText xml:space="preserve"> PAGEREF _Toc5236366 \h </w:instrText>
            </w:r>
            <w:r w:rsidR="00353E47">
              <w:rPr>
                <w:noProof/>
                <w:webHidden/>
              </w:rPr>
            </w:r>
            <w:r w:rsidR="00353E47">
              <w:rPr>
                <w:noProof/>
                <w:webHidden/>
              </w:rPr>
              <w:fldChar w:fldCharType="separate"/>
            </w:r>
            <w:r w:rsidR="00CA7A41">
              <w:rPr>
                <w:noProof/>
                <w:webHidden/>
              </w:rPr>
              <w:t>231</w:t>
            </w:r>
            <w:r w:rsidR="00353E47">
              <w:rPr>
                <w:noProof/>
                <w:webHidden/>
              </w:rPr>
              <w:fldChar w:fldCharType="end"/>
            </w:r>
          </w:hyperlink>
        </w:p>
        <w:p w:rsidR="00353E47" w:rsidRDefault="00390DC2">
          <w:pPr>
            <w:pStyle w:val="TOC3"/>
            <w:rPr>
              <w:rFonts w:eastAsiaTheme="minorEastAsia"/>
              <w:noProof/>
            </w:rPr>
          </w:pPr>
          <w:hyperlink w:anchor="_Toc5236367" w:history="1">
            <w:r w:rsidR="00353E47" w:rsidRPr="00767D8E">
              <w:rPr>
                <w:rStyle w:val="Hyperlink"/>
                <w:noProof/>
              </w:rPr>
              <w:t>Disable the Shortcut Launcher</w:t>
            </w:r>
            <w:r w:rsidR="00353E47">
              <w:rPr>
                <w:noProof/>
                <w:webHidden/>
              </w:rPr>
              <w:tab/>
            </w:r>
            <w:r w:rsidR="00353E47">
              <w:rPr>
                <w:noProof/>
                <w:webHidden/>
              </w:rPr>
              <w:fldChar w:fldCharType="begin"/>
            </w:r>
            <w:r w:rsidR="00353E47">
              <w:rPr>
                <w:noProof/>
                <w:webHidden/>
              </w:rPr>
              <w:instrText xml:space="preserve"> PAGEREF _Toc5236367 \h </w:instrText>
            </w:r>
            <w:r w:rsidR="00353E47">
              <w:rPr>
                <w:noProof/>
                <w:webHidden/>
              </w:rPr>
            </w:r>
            <w:r w:rsidR="00353E47">
              <w:rPr>
                <w:noProof/>
                <w:webHidden/>
              </w:rPr>
              <w:fldChar w:fldCharType="separate"/>
            </w:r>
            <w:r w:rsidR="00CA7A41">
              <w:rPr>
                <w:noProof/>
                <w:webHidden/>
              </w:rPr>
              <w:t>231</w:t>
            </w:r>
            <w:r w:rsidR="00353E47">
              <w:rPr>
                <w:noProof/>
                <w:webHidden/>
              </w:rPr>
              <w:fldChar w:fldCharType="end"/>
            </w:r>
          </w:hyperlink>
        </w:p>
        <w:p w:rsidR="00353E47" w:rsidRDefault="00390DC2">
          <w:pPr>
            <w:pStyle w:val="TOC3"/>
            <w:rPr>
              <w:rFonts w:eastAsiaTheme="minorEastAsia"/>
              <w:noProof/>
            </w:rPr>
          </w:pPr>
          <w:hyperlink w:anchor="_Toc5236368" w:history="1">
            <w:r w:rsidR="00353E47" w:rsidRPr="00767D8E">
              <w:rPr>
                <w:rStyle w:val="Hyperlink"/>
                <w:noProof/>
              </w:rPr>
              <w:t>Launch at device boot</w:t>
            </w:r>
            <w:r w:rsidR="00353E47">
              <w:rPr>
                <w:noProof/>
                <w:webHidden/>
              </w:rPr>
              <w:tab/>
            </w:r>
            <w:r w:rsidR="00353E47">
              <w:rPr>
                <w:noProof/>
                <w:webHidden/>
              </w:rPr>
              <w:fldChar w:fldCharType="begin"/>
            </w:r>
            <w:r w:rsidR="00353E47">
              <w:rPr>
                <w:noProof/>
                <w:webHidden/>
              </w:rPr>
              <w:instrText xml:space="preserve"> PAGEREF _Toc5236368 \h </w:instrText>
            </w:r>
            <w:r w:rsidR="00353E47">
              <w:rPr>
                <w:noProof/>
                <w:webHidden/>
              </w:rPr>
            </w:r>
            <w:r w:rsidR="00353E47">
              <w:rPr>
                <w:noProof/>
                <w:webHidden/>
              </w:rPr>
              <w:fldChar w:fldCharType="separate"/>
            </w:r>
            <w:r w:rsidR="00CA7A41">
              <w:rPr>
                <w:noProof/>
                <w:webHidden/>
              </w:rPr>
              <w:t>232</w:t>
            </w:r>
            <w:r w:rsidR="00353E47">
              <w:rPr>
                <w:noProof/>
                <w:webHidden/>
              </w:rPr>
              <w:fldChar w:fldCharType="end"/>
            </w:r>
          </w:hyperlink>
        </w:p>
        <w:p w:rsidR="00353E47" w:rsidRDefault="00390DC2">
          <w:pPr>
            <w:pStyle w:val="TOC2"/>
            <w:rPr>
              <w:rFonts w:eastAsiaTheme="minorEastAsia"/>
              <w:noProof/>
            </w:rPr>
          </w:pPr>
          <w:hyperlink w:anchor="_Toc5236369" w:history="1">
            <w:r w:rsidR="00353E47" w:rsidRPr="00767D8E">
              <w:rPr>
                <w:rStyle w:val="Hyperlink"/>
                <w:noProof/>
              </w:rPr>
              <w:t>Preferences</w:t>
            </w:r>
            <w:r w:rsidR="00353E47">
              <w:rPr>
                <w:noProof/>
                <w:webHidden/>
              </w:rPr>
              <w:tab/>
            </w:r>
            <w:r w:rsidR="00353E47">
              <w:rPr>
                <w:noProof/>
                <w:webHidden/>
              </w:rPr>
              <w:fldChar w:fldCharType="begin"/>
            </w:r>
            <w:r w:rsidR="00353E47">
              <w:rPr>
                <w:noProof/>
                <w:webHidden/>
              </w:rPr>
              <w:instrText xml:space="preserve"> PAGEREF _Toc5236369 \h </w:instrText>
            </w:r>
            <w:r w:rsidR="00353E47">
              <w:rPr>
                <w:noProof/>
                <w:webHidden/>
              </w:rPr>
            </w:r>
            <w:r w:rsidR="00353E47">
              <w:rPr>
                <w:noProof/>
                <w:webHidden/>
              </w:rPr>
              <w:fldChar w:fldCharType="separate"/>
            </w:r>
            <w:r w:rsidR="00CA7A41">
              <w:rPr>
                <w:noProof/>
                <w:webHidden/>
              </w:rPr>
              <w:t>233</w:t>
            </w:r>
            <w:r w:rsidR="00353E47">
              <w:rPr>
                <w:noProof/>
                <w:webHidden/>
              </w:rPr>
              <w:fldChar w:fldCharType="end"/>
            </w:r>
          </w:hyperlink>
        </w:p>
        <w:p w:rsidR="00353E47" w:rsidRDefault="00390DC2">
          <w:pPr>
            <w:pStyle w:val="TOC2"/>
            <w:rPr>
              <w:rFonts w:eastAsiaTheme="minorEastAsia"/>
              <w:noProof/>
            </w:rPr>
          </w:pPr>
          <w:hyperlink w:anchor="_Toc5236370" w:history="1">
            <w:r w:rsidR="00353E47" w:rsidRPr="00767D8E">
              <w:rPr>
                <w:rStyle w:val="Hyperlink"/>
                <w:noProof/>
              </w:rPr>
              <w:t>Finished</w:t>
            </w:r>
            <w:r w:rsidR="00353E47">
              <w:rPr>
                <w:noProof/>
                <w:webHidden/>
              </w:rPr>
              <w:tab/>
            </w:r>
            <w:r w:rsidR="00353E47">
              <w:rPr>
                <w:noProof/>
                <w:webHidden/>
              </w:rPr>
              <w:fldChar w:fldCharType="begin"/>
            </w:r>
            <w:r w:rsidR="00353E47">
              <w:rPr>
                <w:noProof/>
                <w:webHidden/>
              </w:rPr>
              <w:instrText xml:space="preserve"> PAGEREF _Toc5236370 \h </w:instrText>
            </w:r>
            <w:r w:rsidR="00353E47">
              <w:rPr>
                <w:noProof/>
                <w:webHidden/>
              </w:rPr>
            </w:r>
            <w:r w:rsidR="00353E47">
              <w:rPr>
                <w:noProof/>
                <w:webHidden/>
              </w:rPr>
              <w:fldChar w:fldCharType="separate"/>
            </w:r>
            <w:r w:rsidR="00CA7A41">
              <w:rPr>
                <w:noProof/>
                <w:webHidden/>
              </w:rPr>
              <w:t>234</w:t>
            </w:r>
            <w:r w:rsidR="00353E47">
              <w:rPr>
                <w:noProof/>
                <w:webHidden/>
              </w:rPr>
              <w:fldChar w:fldCharType="end"/>
            </w:r>
          </w:hyperlink>
        </w:p>
        <w:p w:rsidR="00353E47" w:rsidRDefault="00390DC2">
          <w:pPr>
            <w:pStyle w:val="TOC1"/>
            <w:tabs>
              <w:tab w:val="right" w:leader="dot" w:pos="9350"/>
            </w:tabs>
            <w:rPr>
              <w:rFonts w:eastAsiaTheme="minorEastAsia"/>
              <w:noProof/>
            </w:rPr>
          </w:pPr>
          <w:hyperlink w:anchor="_Toc5236371" w:history="1">
            <w:r w:rsidR="00353E47" w:rsidRPr="00767D8E">
              <w:rPr>
                <w:rStyle w:val="Hyperlink"/>
                <w:noProof/>
              </w:rPr>
              <w:t>Appendix E – BASIC! Distribution License</w:t>
            </w:r>
            <w:r w:rsidR="00353E47">
              <w:rPr>
                <w:noProof/>
                <w:webHidden/>
              </w:rPr>
              <w:tab/>
            </w:r>
            <w:r w:rsidR="00353E47">
              <w:rPr>
                <w:noProof/>
                <w:webHidden/>
              </w:rPr>
              <w:fldChar w:fldCharType="begin"/>
            </w:r>
            <w:r w:rsidR="00353E47">
              <w:rPr>
                <w:noProof/>
                <w:webHidden/>
              </w:rPr>
              <w:instrText xml:space="preserve"> PAGEREF _Toc5236371 \h </w:instrText>
            </w:r>
            <w:r w:rsidR="00353E47">
              <w:rPr>
                <w:noProof/>
                <w:webHidden/>
              </w:rPr>
            </w:r>
            <w:r w:rsidR="00353E47">
              <w:rPr>
                <w:noProof/>
                <w:webHidden/>
              </w:rPr>
              <w:fldChar w:fldCharType="separate"/>
            </w:r>
            <w:r w:rsidR="00CA7A41">
              <w:rPr>
                <w:noProof/>
                <w:webHidden/>
              </w:rPr>
              <w:t>235</w:t>
            </w:r>
            <w:r w:rsidR="00353E47">
              <w:rPr>
                <w:noProof/>
                <w:webHidden/>
              </w:rPr>
              <w:fldChar w:fldCharType="end"/>
            </w:r>
          </w:hyperlink>
        </w:p>
        <w:p w:rsidR="00353E47" w:rsidRDefault="00390DC2">
          <w:pPr>
            <w:pStyle w:val="TOC2"/>
            <w:rPr>
              <w:rFonts w:eastAsiaTheme="minorEastAsia"/>
              <w:noProof/>
            </w:rPr>
          </w:pPr>
          <w:hyperlink w:anchor="_Toc5236372" w:history="1">
            <w:r w:rsidR="00353E47" w:rsidRPr="00767D8E">
              <w:rPr>
                <w:rStyle w:val="Hyperlink"/>
                <w:rFonts w:eastAsia="Times New Roman"/>
                <w:noProof/>
              </w:rPr>
              <w:t>Apache Commons</w:t>
            </w:r>
            <w:r w:rsidR="00353E47">
              <w:rPr>
                <w:noProof/>
                <w:webHidden/>
              </w:rPr>
              <w:tab/>
            </w:r>
            <w:r w:rsidR="00353E47">
              <w:rPr>
                <w:noProof/>
                <w:webHidden/>
              </w:rPr>
              <w:fldChar w:fldCharType="begin"/>
            </w:r>
            <w:r w:rsidR="00353E47">
              <w:rPr>
                <w:noProof/>
                <w:webHidden/>
              </w:rPr>
              <w:instrText xml:space="preserve"> PAGEREF _Toc5236372 \h </w:instrText>
            </w:r>
            <w:r w:rsidR="00353E47">
              <w:rPr>
                <w:noProof/>
                <w:webHidden/>
              </w:rPr>
            </w:r>
            <w:r w:rsidR="00353E47">
              <w:rPr>
                <w:noProof/>
                <w:webHidden/>
              </w:rPr>
              <w:fldChar w:fldCharType="separate"/>
            </w:r>
            <w:r w:rsidR="00CA7A41">
              <w:rPr>
                <w:noProof/>
                <w:webHidden/>
              </w:rPr>
              <w:t>246</w:t>
            </w:r>
            <w:r w:rsidR="00353E47">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5862A4" w:rsidRDefault="005862A4">
      <w:r>
        <w:br w:type="page"/>
      </w:r>
    </w:p>
    <w:p w:rsidR="00421C4F" w:rsidRPr="00421C4F" w:rsidRDefault="00ED0E8A" w:rsidP="005862A4">
      <w:pPr>
        <w:pStyle w:val="Heading1"/>
      </w:pPr>
      <w:bookmarkStart w:id="8" w:name="Changes"/>
      <w:bookmarkStart w:id="9" w:name="_Toc5235690"/>
      <w:bookmarkEnd w:id="8"/>
      <w:r>
        <w:lastRenderedPageBreak/>
        <w:t>Changes in this Version</w:t>
      </w:r>
      <w:bookmarkEnd w:id="9"/>
    </w:p>
    <w:p w:rsidR="00EC1F4C" w:rsidRDefault="0077778A" w:rsidP="00E71007">
      <w:pPr>
        <w:pStyle w:val="ListParagraph"/>
        <w:numPr>
          <w:ilvl w:val="0"/>
          <w:numId w:val="3"/>
        </w:numPr>
      </w:pPr>
      <w:r>
        <w:t>BASIC! is now compiled for versions of the Android Runtime up to 28 (Pie). The effect on this manual is seen in the permissions requested at startup, in the Notify command, and in the SMS commands.</w:t>
      </w:r>
    </w:p>
    <w:p w:rsidR="00EC1F4C" w:rsidRDefault="00EC1F4C" w:rsidP="00E71007">
      <w:pPr>
        <w:pStyle w:val="ListParagraph"/>
        <w:numPr>
          <w:ilvl w:val="0"/>
          <w:numId w:val="3"/>
        </w:numPr>
      </w:pPr>
      <w:r>
        <w:t xml:space="preserve">This version of BASIC! uses localizable strings for many of the messages displayed by the Editor and Interpreter. Thanks to </w:t>
      </w:r>
      <w:r w:rsidRPr="00EC1F4C">
        <w:t>Hirokazu Yamazaki</w:t>
      </w:r>
      <w:r>
        <w:t xml:space="preserve"> for programming localization and providing Japanese translations of the localizable strings.</w:t>
      </w:r>
    </w:p>
    <w:p w:rsidR="00C265D0" w:rsidRDefault="0077778A" w:rsidP="00E71007">
      <w:pPr>
        <w:pStyle w:val="ListParagraph"/>
        <w:numPr>
          <w:ilvl w:val="0"/>
          <w:numId w:val="3"/>
        </w:numPr>
      </w:pPr>
      <w:r>
        <w:t xml:space="preserve">Due to changes in Google Play Store policies, </w:t>
      </w:r>
      <w:r w:rsidR="00EB68F6">
        <w:t>BASIC! is now distributed in two editions:</w:t>
      </w:r>
    </w:p>
    <w:p w:rsidR="00A5659D" w:rsidRDefault="00EB68F6" w:rsidP="00A5659D">
      <w:pPr>
        <w:pStyle w:val="ListParagraph"/>
        <w:numPr>
          <w:ilvl w:val="1"/>
          <w:numId w:val="3"/>
        </w:numPr>
      </w:pPr>
      <w:r>
        <w:t>The Google Play Edition</w:t>
      </w:r>
      <w:ins w:id="10" w:author="Sammartano, Marc (BIC USA)" w:date="2019-04-04T15:23:00Z">
        <w:r w:rsidR="00390DC2">
          <w:t>, available on the Play Store,</w:t>
        </w:r>
      </w:ins>
      <w:r>
        <w:t xml:space="preserve"> does not support SMS commands.</w:t>
      </w:r>
    </w:p>
    <w:p w:rsidR="00A5659D" w:rsidRDefault="00EB68F6" w:rsidP="00A5659D">
      <w:pPr>
        <w:pStyle w:val="ListParagraph"/>
        <w:numPr>
          <w:ilvl w:val="1"/>
          <w:numId w:val="3"/>
        </w:numPr>
      </w:pPr>
      <w:r>
        <w:t>The Full Edition does support SMS commands.</w:t>
      </w:r>
      <w:ins w:id="11" w:author="Sammartano, Marc (BIC USA)" w:date="2019-04-04T15:23:00Z">
        <w:r w:rsidR="00390DC2">
          <w:t xml:space="preserve"> It is available on BinTray and on the </w:t>
        </w:r>
      </w:ins>
    </w:p>
    <w:p w:rsidR="00DC4E76" w:rsidRPr="00DC4E76" w:rsidRDefault="00DC4E76" w:rsidP="00DC4E76">
      <w:pPr>
        <w:pStyle w:val="ListParagraph"/>
        <w:numPr>
          <w:ilvl w:val="1"/>
          <w:numId w:val="3"/>
        </w:numPr>
        <w:rPr>
          <w:sz w:val="20"/>
          <w:szCs w:val="20"/>
        </w:rPr>
      </w:pPr>
      <w:r>
        <w:br w:type="page"/>
      </w:r>
    </w:p>
    <w:p w:rsidR="009D713D" w:rsidRDefault="009D713D" w:rsidP="00E33967">
      <w:pPr>
        <w:pStyle w:val="Heading1"/>
      </w:pPr>
      <w:bookmarkStart w:id="12" w:name="_Toc5235691"/>
      <w:r>
        <w:lastRenderedPageBreak/>
        <w:t>About the Title, De Re BASIC!</w:t>
      </w:r>
      <w:bookmarkEnd w:id="1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13" w:name="_Toc5235692"/>
      <w:r>
        <w:t>About the Cover Art</w:t>
      </w:r>
      <w:bookmarkEnd w:id="13"/>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8F7ABF" w:rsidP="009C4100">
      <w:pPr>
        <w:pStyle w:val="Heading1"/>
      </w:pPr>
      <w:bookmarkStart w:id="14" w:name="_Toc5235693"/>
      <w:r>
        <w:t>Credits</w:t>
      </w:r>
      <w:bookmarkEnd w:id="14"/>
    </w:p>
    <w:p w:rsidR="008F7ABF" w:rsidRDefault="00766744" w:rsidP="00766744">
      <w:r>
        <w:t>Thanks to Paul Laughton, the original creator of BASIC! and of this document.</w:t>
      </w:r>
      <w:r w:rsidR="002C18A2">
        <w:t xml:space="preserve"> </w:t>
      </w:r>
      <w:r w:rsidR="00E53351">
        <w:t xml:space="preserve">The first edition was published in 2011. </w:t>
      </w:r>
      <w:r w:rsidR="008F7ABF">
        <w:t xml:space="preserve">Mr. Laughton </w:t>
      </w:r>
      <w:r w:rsidR="002C18A2">
        <w:t>placed</w:t>
      </w:r>
      <w:r w:rsidR="008F7ABF">
        <w:t xml:space="preserve"> this document in the Public Domain</w:t>
      </w:r>
      <w:r w:rsidR="002C18A2">
        <w:t xml:space="preserve"> in 2016</w:t>
      </w:r>
      <w:r w:rsidR="008F7ABF">
        <w:t>.</w:t>
      </w:r>
    </w:p>
    <w:p w:rsidR="00766744" w:rsidRPr="009C4100" w:rsidRDefault="00766744" w:rsidP="00766744">
      <w:r>
        <w:t>Thanks also to Mike Leavitt of Lansdowne, VA, USA, for his many contributions and long-time support.</w:t>
      </w:r>
    </w:p>
    <w:p w:rsidR="008F7ABF" w:rsidRDefault="008F7ABF" w:rsidP="008F7ABF">
      <w:pPr>
        <w:pStyle w:val="Heading1"/>
      </w:pPr>
      <w:bookmarkStart w:id="15" w:name="_Toc5235694"/>
      <w:r>
        <w:t>Technical Editor</w:t>
      </w:r>
      <w:bookmarkEnd w:id="15"/>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16" w:name="_Toc5235695"/>
      <w:r>
        <w:t>Getting BASIC!</w:t>
      </w:r>
      <w:bookmarkEnd w:id="16"/>
    </w:p>
    <w:p w:rsidR="006C53E4" w:rsidRDefault="006C53E4" w:rsidP="006C53E4">
      <w:r>
        <w:t xml:space="preserve">You can get BASIC! for your Android device from the </w:t>
      </w:r>
      <w:r w:rsidRPr="006C53E4">
        <w:rPr>
          <w:b/>
        </w:rPr>
        <w:t>Google Play™</w:t>
      </w:r>
      <w:r>
        <w:t xml:space="preserve"> store.</w:t>
      </w:r>
      <w:ins w:id="17" w:author="Sammartano, Marc (BIC USA)" w:date="2019-04-04T01:50:00Z">
        <w:r w:rsidR="005F7C9A">
          <w:t xml:space="preserve"> The Google Play Edition of BASIC! does not allow use of SMS commands.</w:t>
        </w:r>
      </w:ins>
    </w:p>
    <w:p w:rsidR="006C53E4" w:rsidRPr="002A558D" w:rsidRDefault="006C53E4" w:rsidP="006C53E4">
      <w:r>
        <w:t xml:space="preserve">If you </w:t>
      </w:r>
      <w:del w:id="18" w:author="Sammartano, Marc (BIC USA)" w:date="2019-04-04T01:57:00Z">
        <w:r w:rsidDel="00401407">
          <w:delText>prefer</w:delText>
        </w:r>
      </w:del>
      <w:ins w:id="19" w:author="Sammartano, Marc (BIC USA)" w:date="2019-04-04T01:57:00Z">
        <w:r w:rsidR="00401407">
          <w:t>w</w:t>
        </w:r>
      </w:ins>
      <w:ins w:id="20" w:author="Sammartano, Marc (BIC USA)" w:date="2019-04-04T01:58:00Z">
        <w:r w:rsidR="00401407">
          <w:t>ant</w:t>
        </w:r>
      </w:ins>
      <w:r>
        <w:t xml:space="preserve"> to download the installation file (Basic.apk) </w:t>
      </w:r>
      <w:ins w:id="21" w:author="Sammartano, Marc (BIC USA)" w:date="2019-04-04T01:51:00Z">
        <w:r w:rsidR="005F7C9A">
          <w:t>of either the Full Edition or the Goog</w:t>
        </w:r>
      </w:ins>
      <w:ins w:id="22" w:author="Sammartano, Marc (BIC USA)" w:date="2019-04-04T01:52:00Z">
        <w:r w:rsidR="005F7C9A">
          <w:t>le Play Edition</w:t>
        </w:r>
      </w:ins>
      <w:del w:id="23" w:author="Sammartano, Marc (BIC USA)" w:date="2019-04-04T01:52:00Z">
        <w:r w:rsidDel="005F7C9A">
          <w:delText>yourself</w:delText>
        </w:r>
      </w:del>
      <w:r>
        <w:t>, or to get</w:t>
      </w:r>
      <w:r w:rsidR="008F7ABF">
        <w:t xml:space="preserve"> a</w:t>
      </w:r>
      <w:r>
        <w:t xml:space="preserve"> previous version, g</w:t>
      </w:r>
      <w:ins w:id="24" w:author="Sammartano, Marc (BIC USA)" w:date="2019-04-04T01:58:00Z">
        <w:r w:rsidR="00401407">
          <w:t>o</w:t>
        </w:r>
      </w:ins>
      <w:del w:id="25" w:author="Sammartano, Marc (BIC USA)" w:date="2019-04-04T01:57:00Z">
        <w:r w:rsidDel="00401407">
          <w:delText xml:space="preserve">et </w:delText>
        </w:r>
      </w:del>
      <w:del w:id="26" w:author="Sammartano, Marc (BIC USA)" w:date="2019-04-04T01:58:00Z">
        <w:r w:rsidDel="00401407">
          <w:delText>it from</w:delText>
        </w:r>
      </w:del>
      <w:ins w:id="27" w:author="Sammartano, Marc (BIC USA)" w:date="2019-04-04T01:58:00Z">
        <w:r w:rsidR="00401407">
          <w:t xml:space="preserve"> t</w:t>
        </w:r>
      </w:ins>
      <w:ins w:id="28" w:author="Sammartano, Marc (BIC USA)" w:date="2019-04-04T01:59:00Z">
        <w:r w:rsidR="00401407">
          <w:t>o</w:t>
        </w:r>
      </w:ins>
      <w:r>
        <w:t xml:space="preserve"> </w:t>
      </w:r>
      <w:r w:rsidRPr="006C53E4">
        <w:rPr>
          <w:b/>
        </w:rPr>
        <w:t>Bintray</w:t>
      </w:r>
      <w:r>
        <w:t xml:space="preserve"> at </w:t>
      </w:r>
      <w:ins w:id="29" w:author="Sammartano, Marc (BIC USA)" w:date="2019-04-04T01:57:00Z">
        <w:r w:rsidR="00401407">
          <w:rPr>
            <w:rStyle w:val="Hyperlink"/>
          </w:rPr>
          <w:fldChar w:fldCharType="begin"/>
        </w:r>
        <w:r w:rsidR="00401407">
          <w:rPr>
            <w:rStyle w:val="Hyperlink"/>
          </w:rPr>
          <w:instrText xml:space="preserve"> HYPERLINK "</w:instrText>
        </w:r>
      </w:ins>
      <w:r w:rsidR="00401407" w:rsidRPr="00401407">
        <w:rPr>
          <w:rStyle w:val="Hyperlink"/>
        </w:rPr>
        <w:instrText>https://bintray.com/rfo-basic/android/RFO-BASIC/</w:instrText>
      </w:r>
      <w:ins w:id="30" w:author="Sammartano, Marc (BIC USA)" w:date="2019-04-04T01:57:00Z">
        <w:r w:rsidR="00401407">
          <w:rPr>
            <w:rStyle w:val="Hyperlink"/>
          </w:rPr>
          <w:instrText xml:space="preserve">" </w:instrText>
        </w:r>
        <w:r w:rsidR="00401407">
          <w:rPr>
            <w:rStyle w:val="Hyperlink"/>
          </w:rPr>
          <w:fldChar w:fldCharType="separate"/>
        </w:r>
      </w:ins>
      <w:r w:rsidR="00401407" w:rsidRPr="004019C3">
        <w:rPr>
          <w:rStyle w:val="Hyperlink"/>
        </w:rPr>
        <w:t>https://bintray.com/rfo-basic/android/RFO-BASIC/</w:t>
      </w:r>
      <w:ins w:id="31" w:author="Sammartano, Marc (BIC USA)" w:date="2019-04-04T01:57:00Z">
        <w:r w:rsidR="00401407">
          <w:rPr>
            <w:rStyle w:val="Hyperlink"/>
          </w:rPr>
          <w:fldChar w:fldCharType="end"/>
        </w:r>
      </w:ins>
      <w:ins w:id="32" w:author="Sammartano, Marc (BIC USA)" w:date="2019-04-04T01:59:00Z">
        <w:r w:rsidR="00401407">
          <w:rPr>
            <w:rStyle w:val="Hyperlink"/>
          </w:rPr>
          <w:t>.</w:t>
        </w:r>
      </w:ins>
    </w:p>
    <w:p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hyperlink r:id="rId13" w:history="1">
        <w:r w:rsidR="003D7489" w:rsidRPr="003E51B2">
          <w:rPr>
            <w:rStyle w:val="Hyperlink"/>
          </w:rPr>
          <w:t>http://rfo-basic.com/manual</w:t>
        </w:r>
      </w:hyperlink>
      <w:r w:rsidR="003D7489">
        <w:t xml:space="preserve">. The document source is available from GitHub at </w:t>
      </w:r>
      <w:hyperlink r:id="rId14" w:history="1">
        <w:r w:rsidR="003D7489" w:rsidRPr="003E51B2">
          <w:rPr>
            <w:rStyle w:val="Hyperlink"/>
          </w:rPr>
          <w:t>https://github.com/RFO-BASIC/De-Re-Basic</w:t>
        </w:r>
      </w:hyperlink>
      <w:r w:rsidR="003D7489">
        <w:t>.</w:t>
      </w:r>
    </w:p>
    <w:p w:rsidR="002A558D" w:rsidRDefault="002A558D" w:rsidP="002A558D">
      <w:pPr>
        <w:pStyle w:val="Heading1"/>
      </w:pPr>
      <w:bookmarkStart w:id="33" w:name="_Toc5235696"/>
      <w:r>
        <w:t>BASIC! Forum</w:t>
      </w:r>
      <w:bookmarkEnd w:id="33"/>
    </w:p>
    <w:p w:rsidR="002A558D" w:rsidRPr="002A558D" w:rsidRDefault="002A558D" w:rsidP="002A558D">
      <w:r>
        <w:t xml:space="preserve">Join the community of BASIC! users at </w:t>
      </w:r>
      <w:hyperlink r:id="rId15" w:history="1">
        <w:r w:rsidRPr="00ED41A1">
          <w:rPr>
            <w:rStyle w:val="Hyperlink"/>
          </w:rPr>
          <w:t>http://rfobasic.freeforums.org</w:t>
        </w:r>
      </w:hyperlink>
      <w:r>
        <w:t>, where you are always welcome.</w:t>
      </w:r>
    </w:p>
    <w:p w:rsidR="00A51E9C" w:rsidRDefault="00A51E9C" w:rsidP="00E33967">
      <w:pPr>
        <w:pStyle w:val="Heading1"/>
      </w:pPr>
      <w:bookmarkStart w:id="34" w:name="_Toc5235697"/>
      <w:r>
        <w:lastRenderedPageBreak/>
        <w:t>BASIC! Tutorial</w:t>
      </w:r>
      <w:bookmarkEnd w:id="34"/>
    </w:p>
    <w:p w:rsidR="0040493F" w:rsidRPr="008F7ABF" w:rsidRDefault="00A51E9C" w:rsidP="008F7ABF">
      <w:r>
        <w:t xml:space="preserve">A BASIC! user, </w:t>
      </w:r>
      <w:r w:rsidRPr="00A51E9C">
        <w:t>Nick Antonaccio, has</w:t>
      </w:r>
      <w:r>
        <w:rPr>
          <w:shd w:val="clear" w:color="auto" w:fill="FFFFFF"/>
        </w:rPr>
        <w:t xml:space="preserve"> written a </w:t>
      </w:r>
      <w:del w:id="35" w:author="Sammartano, Marc (BIC USA)" w:date="2019-04-04T01:53:00Z">
        <w:r w:rsidDel="00401407">
          <w:rPr>
            <w:shd w:val="clear" w:color="auto" w:fill="FFFFFF"/>
          </w:rPr>
          <w:delText xml:space="preserve">very nice </w:delText>
        </w:r>
      </w:del>
      <w:r>
        <w:rPr>
          <w:shd w:val="clear" w:color="auto" w:fill="FFFFFF"/>
        </w:rPr>
        <w:t xml:space="preserve">tutorial for BASIC! You can find it at </w:t>
      </w:r>
      <w:hyperlink r:id="rId16" w:history="1">
        <w:r w:rsidR="002A558D" w:rsidRPr="00ED41A1">
          <w:rPr>
            <w:rStyle w:val="Hyperlink"/>
            <w:shd w:val="clear" w:color="auto" w:fill="FFFFFF"/>
          </w:rPr>
          <w:t>http://rfobasic.com</w:t>
        </w:r>
      </w:hyperlink>
      <w:r>
        <w:rPr>
          <w:shd w:val="clear" w:color="auto" w:fill="FFFFFF"/>
        </w:rPr>
        <w:t>.</w:t>
      </w:r>
      <w:ins w:id="36" w:author="Sammartano, Marc (BIC USA)" w:date="2019-04-04T01:53:00Z">
        <w:r w:rsidR="00401407">
          <w:rPr>
            <w:shd w:val="clear" w:color="auto" w:fill="FFFFFF"/>
          </w:rPr>
          <w:t xml:space="preserve"> While it </w:t>
        </w:r>
      </w:ins>
      <w:ins w:id="37" w:author="Sammartano, Marc (BIC USA)" w:date="2019-04-04T01:54:00Z">
        <w:r w:rsidR="00401407">
          <w:rPr>
            <w:shd w:val="clear" w:color="auto" w:fill="FFFFFF"/>
          </w:rPr>
          <w:t xml:space="preserve">does not demonstrate </w:t>
        </w:r>
      </w:ins>
      <w:ins w:id="38" w:author="Sammartano, Marc (BIC USA)" w:date="2019-04-04T15:35:00Z">
        <w:r w:rsidR="000450E3">
          <w:rPr>
            <w:shd w:val="clear" w:color="auto" w:fill="FFFFFF"/>
          </w:rPr>
          <w:t>all</w:t>
        </w:r>
      </w:ins>
      <w:ins w:id="39" w:author="Sammartano, Marc (BIC USA)" w:date="2019-04-04T01:54:00Z">
        <w:r w:rsidR="00401407">
          <w:rPr>
            <w:shd w:val="clear" w:color="auto" w:fill="FFFFFF"/>
          </w:rPr>
          <w:t xml:space="preserve"> of the newer features of BASIC!, it is still a very nice way to get started.</w:t>
        </w:r>
      </w:ins>
    </w:p>
    <w:p w:rsidR="008F7ABF" w:rsidRDefault="008F7ABF" w:rsidP="008F7ABF">
      <w:pPr>
        <w:pStyle w:val="Heading1"/>
      </w:pPr>
      <w:bookmarkStart w:id="40" w:name="_Toc5235698"/>
      <w:r>
        <w:t>BASIC! Operation</w:t>
      </w:r>
      <w:bookmarkEnd w:id="40"/>
    </w:p>
    <w:p w:rsidR="00A458DC" w:rsidRDefault="00A458DC" w:rsidP="00EB1F62">
      <w:pPr>
        <w:pStyle w:val="Heading2"/>
      </w:pPr>
      <w:bookmarkStart w:id="41" w:name="_Toc5235699"/>
      <w:r>
        <w:t>Permissions</w:t>
      </w:r>
      <w:bookmarkEnd w:id="41"/>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w:t>
      </w:r>
      <w:ins w:id="42" w:author="Sammartano, Marc (BIC USA)" w:date="2019-04-04T00:59:00Z">
        <w:r w:rsidR="00EE6D63">
          <w:t xml:space="preserve">on its own, </w:t>
        </w:r>
      </w:ins>
      <w:del w:id="43" w:author="Sammartano, Marc (BIC USA)" w:date="2019-04-04T00:59:00Z">
        <w:r w:rsidDel="00EE6D63">
          <w:delText>(</w:delText>
        </w:r>
      </w:del>
      <w:r>
        <w:t>except writing to the SD</w:t>
      </w:r>
      <w:r w:rsidR="00282CCE">
        <w:t xml:space="preserve"> card</w:t>
      </w:r>
      <w:del w:id="44" w:author="Sammartano, Marc (BIC USA)" w:date="2019-04-04T00:59:00Z">
        <w:r w:rsidDel="00EE6D63">
          <w:delText>) on its own</w:delText>
        </w:r>
      </w:del>
      <w:r>
        <w:t>. These permissions get exercised by the BASIC! programmer, you. You and only you. You exercise these permissions by means of the programs that you write.</w:t>
      </w:r>
    </w:p>
    <w:p w:rsidR="009A6798" w:rsidRDefault="00A458DC" w:rsidP="00A458DC">
      <w:del w:id="45" w:author="Sammartano, Marc (BIC USA)" w:date="2019-04-04T01:00:00Z">
        <w:r w:rsidDel="00EE6D63">
          <w:delText>I</w:delText>
        </w:r>
      </w:del>
      <w:ins w:id="46" w:author="Sammartano, Marc (BIC USA)" w:date="2019-04-04T01:00:00Z">
        <w:r w:rsidR="00EE6D63">
          <w:t>For example, i</w:t>
        </w:r>
      </w:ins>
      <w:r>
        <w:t xml:space="preserve">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Default="009A6798" w:rsidP="00A458DC">
      <w:pPr>
        <w:rPr>
          <w:ins w:id="47" w:author="Sammartano, Marc (BIC USA)" w:date="2019-04-04T00:53:00Z"/>
        </w:rPr>
      </w:pPr>
      <w:r>
        <w:t xml:space="preserve">The source code for BASIC! is available from </w:t>
      </w:r>
      <w:del w:id="48" w:author="Sammartano, Marc (BIC USA)" w:date="2019-04-04T01:01:00Z">
        <w:r w:rsidDel="001A4B07">
          <w:delText>the BASIC! web site (</w:delText>
        </w:r>
        <w:r w:rsidR="00EE6D63" w:rsidDel="001A4B07">
          <w:rPr>
            <w:rStyle w:val="Hyperlink"/>
          </w:rPr>
          <w:fldChar w:fldCharType="begin"/>
        </w:r>
        <w:r w:rsidR="00EE6D63" w:rsidDel="001A4B07">
          <w:rPr>
            <w:rStyle w:val="Hyperlink"/>
          </w:rPr>
          <w:delInstrText xml:space="preserve"> HYPERLINK "http://laughton.com/basic/" </w:delInstrText>
        </w:r>
        <w:r w:rsidR="00EE6D63" w:rsidDel="001A4B07">
          <w:rPr>
            <w:rStyle w:val="Hyperlink"/>
          </w:rPr>
          <w:fldChar w:fldCharType="separate"/>
        </w:r>
        <w:r w:rsidDel="001A4B07">
          <w:rPr>
            <w:rStyle w:val="Hyperlink"/>
          </w:rPr>
          <w:delText>http://laughton.com/basic/</w:delText>
        </w:r>
        <w:r w:rsidR="00EE6D63" w:rsidDel="001A4B07">
          <w:rPr>
            <w:rStyle w:val="Hyperlink"/>
          </w:rPr>
          <w:fldChar w:fldCharType="end"/>
        </w:r>
        <w:r w:rsidDel="001A4B07">
          <w:delText>)</w:delText>
        </w:r>
        <w:r w:rsidR="00914B76" w:rsidDel="001A4B07">
          <w:delText xml:space="preserve"> and </w:delText>
        </w:r>
      </w:del>
      <w:r w:rsidR="00914B76">
        <w:t>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5F7C9A" w:rsidRDefault="005F7C9A" w:rsidP="005F7C9A">
      <w:pPr>
        <w:rPr>
          <w:ins w:id="49" w:author="Sammartano, Marc (BIC USA)" w:date="2019-04-04T01:47:00Z"/>
        </w:rPr>
      </w:pPr>
      <w:ins w:id="50" w:author="Sammartano, Marc (BIC USA)" w:date="2019-04-04T01:47:00Z">
        <w:r>
          <w:t>On most versions of Android, when you install BASIC! and run it the first time it will request several permissions. You must grant Storage permission, or the BASIC! Editor will be unable to load and store programs. You do not need to grant any other permission to run the BASIC! Editor and Interpreter. You may choose to deny any of the other permissions, unless you want to write programs using commands that require those permissions.</w:t>
        </w:r>
      </w:ins>
    </w:p>
    <w:p w:rsidR="005F7C9A" w:rsidRDefault="005F7C9A" w:rsidP="005F7C9A">
      <w:pPr>
        <w:rPr>
          <w:ins w:id="51" w:author="Sammartano, Marc (BIC USA)" w:date="2019-04-04T01:47:00Z"/>
        </w:rPr>
      </w:pPr>
      <w:ins w:id="52" w:author="Sammartano, Marc (BIC USA)" w:date="2019-04-04T01:47:00Z">
        <w:r>
          <w:t>If you deny any of the permissions, then every time you start BASIC! it will request the permissions again. To prevent repeated requests, when you deny a permission, check the “Don’t ask again” box provided by the system permissions dialog.</w:t>
        </w:r>
      </w:ins>
    </w:p>
    <w:p w:rsidR="005F7C9A" w:rsidRDefault="005F7C9A" w:rsidP="005F7C9A">
      <w:pPr>
        <w:rPr>
          <w:ins w:id="53" w:author="Sammartano, Marc (BIC USA)" w:date="2019-04-04T01:47:00Z"/>
        </w:rPr>
      </w:pPr>
      <w:ins w:id="54" w:author="Sammartano, Marc (BIC USA)" w:date="2019-04-04T01:47:00Z">
        <w:r>
          <w:t>If you check “Don’t ask again” and deny a permission, and you later decide you want to grant that permission, you must use the Android Settings app to change the permission’s state.</w:t>
        </w:r>
      </w:ins>
    </w:p>
    <w:p w:rsidR="00EE6D63" w:rsidRDefault="00EE6D63" w:rsidP="00A458DC">
      <w:pPr>
        <w:rPr>
          <w:ins w:id="55" w:author="Sammartano, Marc (BIC USA)" w:date="2019-04-04T00:55:00Z"/>
        </w:rPr>
      </w:pPr>
      <w:ins w:id="56" w:author="Sammartano, Marc (BIC USA)" w:date="2019-04-04T00:53:00Z">
        <w:r>
          <w:t xml:space="preserve">As of 2018, Google does not allow </w:t>
        </w:r>
      </w:ins>
      <w:ins w:id="57" w:author="Sammartano, Marc (BIC USA)" w:date="2019-04-04T00:54:00Z">
        <w:r>
          <w:t xml:space="preserve">most programs that read or write SMS messages </w:t>
        </w:r>
      </w:ins>
      <w:ins w:id="58" w:author="Sammartano, Marc (BIC USA)" w:date="2019-04-04T00:55:00Z">
        <w:r>
          <w:t>to be distributed on the Play Store. BASIC! now comes in two editions:</w:t>
        </w:r>
      </w:ins>
    </w:p>
    <w:p w:rsidR="00EE6D63" w:rsidRDefault="00EE6D63" w:rsidP="00EE6D63">
      <w:pPr>
        <w:pStyle w:val="ListParagraph"/>
        <w:numPr>
          <w:ilvl w:val="0"/>
          <w:numId w:val="57"/>
        </w:numPr>
        <w:rPr>
          <w:ins w:id="59" w:author="Sammartano, Marc (BIC USA)" w:date="2019-04-04T00:56:00Z"/>
        </w:rPr>
      </w:pPr>
      <w:ins w:id="60" w:author="Sammartano, Marc (BIC USA)" w:date="2019-04-04T00:55:00Z">
        <w:r>
          <w:t xml:space="preserve">The </w:t>
        </w:r>
      </w:ins>
      <w:ins w:id="61" w:author="Sammartano, Marc (BIC USA)" w:date="2019-04-04T00:56:00Z">
        <w:r>
          <w:t>Google Play Edition, distributed on the Play Store, does not request SMS permissions and does not support reading or writing SMS messages.</w:t>
        </w:r>
      </w:ins>
    </w:p>
    <w:p w:rsidR="005F7C9A" w:rsidRDefault="00EE6D63" w:rsidP="005F7C9A">
      <w:pPr>
        <w:pStyle w:val="ListParagraph"/>
        <w:numPr>
          <w:ilvl w:val="0"/>
          <w:numId w:val="57"/>
        </w:numPr>
        <w:rPr>
          <w:ins w:id="62" w:author="Sammartano, Marc (BIC USA)" w:date="2019-04-04T01:48:00Z"/>
        </w:rPr>
      </w:pPr>
      <w:ins w:id="63" w:author="Sammartano, Marc (BIC USA)" w:date="2019-04-04T00:56:00Z">
        <w:r>
          <w:t>The Full Edition</w:t>
        </w:r>
      </w:ins>
      <w:ins w:id="64" w:author="Sammartano, Marc (BIC USA)" w:date="2019-04-04T00:57:00Z">
        <w:r>
          <w:t xml:space="preserve"> </w:t>
        </w:r>
      </w:ins>
      <w:ins w:id="65" w:author="Sammartano, Marc (BIC USA)" w:date="2019-04-04T00:58:00Z">
        <w:r>
          <w:t>(</w:t>
        </w:r>
      </w:ins>
      <w:ins w:id="66" w:author="Sammartano, Marc (BIC USA)" w:date="2019-04-04T00:57:00Z">
        <w:r>
          <w:t>or Standard Edition</w:t>
        </w:r>
      </w:ins>
      <w:ins w:id="67" w:author="Sammartano, Marc (BIC USA)" w:date="2019-04-04T00:58:00Z">
        <w:r>
          <w:t>)</w:t>
        </w:r>
      </w:ins>
      <w:ins w:id="68" w:author="Sammartano, Marc (BIC USA)" w:date="2019-04-04T00:57:00Z">
        <w:r>
          <w:t xml:space="preserve">, available on </w:t>
        </w:r>
      </w:ins>
      <w:ins w:id="69" w:author="Sammartano, Marc (BIC USA)" w:date="2019-04-04T15:49:00Z">
        <w:r w:rsidR="006E112D">
          <w:rPr>
            <w:rStyle w:val="Hyperlink"/>
          </w:rPr>
          <w:fldChar w:fldCharType="begin"/>
        </w:r>
      </w:ins>
      <w:ins w:id="70" w:author="Sammartano, Marc (BIC USA)" w:date="2019-04-04T15:50:00Z">
        <w:r w:rsidR="006E112D">
          <w:rPr>
            <w:rStyle w:val="Hyperlink"/>
          </w:rPr>
          <w:instrText>HYPERLINK "https://bintray.com/rfo-basic/android/RFO-BASIC"</w:instrText>
        </w:r>
        <w:r w:rsidR="006E112D">
          <w:rPr>
            <w:rStyle w:val="Hyperlink"/>
          </w:rPr>
        </w:r>
      </w:ins>
      <w:ins w:id="71" w:author="Sammartano, Marc (BIC USA)" w:date="2019-04-04T15:49:00Z">
        <w:r w:rsidR="006E112D">
          <w:rPr>
            <w:rStyle w:val="Hyperlink"/>
          </w:rPr>
          <w:fldChar w:fldCharType="separate"/>
        </w:r>
      </w:ins>
      <w:ins w:id="72" w:author="Sammartano, Marc (BIC USA)" w:date="2019-04-04T15:50:00Z">
        <w:r w:rsidR="006E112D">
          <w:rPr>
            <w:rStyle w:val="Hyperlink"/>
          </w:rPr>
          <w:t>Bintray</w:t>
        </w:r>
      </w:ins>
      <w:ins w:id="73" w:author="Sammartano, Marc (BIC USA)" w:date="2019-04-04T15:49:00Z">
        <w:r w:rsidR="006E112D">
          <w:rPr>
            <w:rStyle w:val="Hyperlink"/>
          </w:rPr>
          <w:fldChar w:fldCharType="end"/>
        </w:r>
      </w:ins>
      <w:ins w:id="74" w:author="Sammartano, Marc (BIC USA)" w:date="2019-04-04T00:57:00Z">
        <w:r>
          <w:t xml:space="preserve"> and the BASIC! </w:t>
        </w:r>
      </w:ins>
      <w:ins w:id="75" w:author="Sammartano, Marc (BIC USA)" w:date="2019-04-04T15:51:00Z">
        <w:r w:rsidR="006E112D">
          <w:rPr>
            <w:rStyle w:val="Hyperlink"/>
          </w:rPr>
          <w:fldChar w:fldCharType="begin"/>
        </w:r>
        <w:r w:rsidR="006E112D">
          <w:rPr>
            <w:rStyle w:val="Hyperlink"/>
          </w:rPr>
          <w:instrText>HYPERLINK "http://laughton.com/basic/programs/apks"</w:instrText>
        </w:r>
        <w:r w:rsidR="006E112D">
          <w:rPr>
            <w:rStyle w:val="Hyperlink"/>
          </w:rPr>
        </w:r>
        <w:r w:rsidR="006E112D">
          <w:rPr>
            <w:rStyle w:val="Hyperlink"/>
          </w:rPr>
          <w:fldChar w:fldCharType="separate"/>
        </w:r>
        <w:r w:rsidR="006E112D">
          <w:rPr>
            <w:rStyle w:val="Hyperlink"/>
          </w:rPr>
          <w:t>file server</w:t>
        </w:r>
        <w:r w:rsidR="006E112D">
          <w:rPr>
            <w:rStyle w:val="Hyperlink"/>
          </w:rPr>
          <w:fldChar w:fldCharType="end"/>
        </w:r>
      </w:ins>
      <w:ins w:id="76" w:author="Sammartano, Marc (BIC USA)" w:date="2019-04-04T00:57:00Z">
        <w:r>
          <w:t>, does request SMS permissions, and, if you grant t</w:t>
        </w:r>
      </w:ins>
      <w:ins w:id="77" w:author="Sammartano, Marc (BIC USA)" w:date="2019-04-04T00:58:00Z">
        <w:r>
          <w:t>hose permissions, does support reading and writing SMS messages.</w:t>
        </w:r>
      </w:ins>
    </w:p>
    <w:p w:rsidR="005F7C9A" w:rsidRPr="00A458DC" w:rsidRDefault="005F7C9A" w:rsidP="005F7C9A"/>
    <w:p w:rsidR="0040493F" w:rsidRDefault="0040493F" w:rsidP="00EB1F62">
      <w:pPr>
        <w:pStyle w:val="Heading2"/>
      </w:pPr>
      <w:bookmarkStart w:id="78" w:name="_Toc5235700"/>
      <w:r>
        <w:t>Editor</w:t>
      </w:r>
      <w:bookmarkEnd w:id="78"/>
    </w:p>
    <w:p w:rsidR="00A37BE6" w:rsidRPr="005F4916" w:rsidRDefault="00A37BE6" w:rsidP="005F4916">
      <w:pPr>
        <w:pStyle w:val="Heading3"/>
      </w:pPr>
      <w:bookmarkStart w:id="79" w:name="_Toc5235701"/>
      <w:r w:rsidRPr="005F4916">
        <w:t xml:space="preserve">Editing the </w:t>
      </w:r>
      <w:r w:rsidR="00241023">
        <w:t>P</w:t>
      </w:r>
      <w:r w:rsidRPr="005F4916">
        <w:t>rogram</w:t>
      </w:r>
      <w:bookmarkEnd w:id="79"/>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80" w:name="_Toc5235702"/>
      <w:r>
        <w:t>Multi</w:t>
      </w:r>
      <w:r w:rsidR="003B7165">
        <w:t>ple C</w:t>
      </w:r>
      <w:r>
        <w:t>ommand</w:t>
      </w:r>
      <w:r w:rsidR="003B7165">
        <w:t>s on a</w:t>
      </w:r>
      <w:r>
        <w:t xml:space="preserve"> Line</w:t>
      </w:r>
      <w:bookmarkEnd w:id="80"/>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81" w:name="_Toc5235703"/>
      <w:r>
        <w:lastRenderedPageBreak/>
        <w:t>Line Continuation</w:t>
      </w:r>
      <w:bookmarkEnd w:id="81"/>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82" w:name="_Toc5235704"/>
      <w:r>
        <w:t># - Format Line</w:t>
      </w:r>
      <w:bookmarkEnd w:id="82"/>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83" w:name="_Toc5235705"/>
      <w:r w:rsidRPr="005F4916">
        <w:t>Menus</w:t>
      </w:r>
      <w:bookmarkEnd w:id="83"/>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r w:rsidR="00960675">
        <w:t xml:space="preserve"> you open BASIC! after installing it, if</w:t>
      </w:r>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 xml:space="preserve">Paths </w:t>
      </w:r>
      <w:r w:rsidR="00A10646" w:rsidRPr="007D3A22">
        <w:rPr>
          <w:b/>
        </w:rPr>
        <w:lastRenderedPageBreak/>
        <w:t>Explained</w:t>
      </w:r>
      <w:r w:rsidR="00A10646">
        <w:t xml:space="preserve">, later in this manual.) </w:t>
      </w:r>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4A2113">
      <w:pPr>
        <w:pStyle w:val="ListParagraph"/>
        <w:numPr>
          <w:ilvl w:val="0"/>
          <w:numId w:val="37"/>
        </w:numPr>
      </w:pPr>
      <w:r>
        <w:t xml:space="preserve">Tap on a directory to display </w:t>
      </w:r>
      <w:r w:rsidR="00537734">
        <w:t>its</w:t>
      </w:r>
      <w:r>
        <w:t xml:space="preserve"> </w:t>
      </w:r>
      <w:r w:rsidRPr="00334F80">
        <w:t>contents</w:t>
      </w:r>
      <w:r>
        <w:t>.</w:t>
      </w:r>
    </w:p>
    <w:p w:rsidR="00334F80" w:rsidRDefault="008852A1" w:rsidP="004A2113">
      <w:pPr>
        <w:pStyle w:val="ListParagraph"/>
        <w:numPr>
          <w:ilvl w:val="0"/>
          <w:numId w:val="37"/>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r w:rsidR="00022B4D">
        <w:t>. Be careful if you are using a soft keyboard, as it may automatically insert spaces that you don’t want</w:t>
      </w:r>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lastRenderedPageBreak/>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lastRenderedPageBreak/>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lastRenderedPageBreak/>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w:t>
      </w:r>
      <w:r w:rsidR="00175A45">
        <w:t>the Editor</w:t>
      </w:r>
      <w:r>
        <w:t xml:space="preserve"> will attempt to move the </w:t>
      </w:r>
      <w:r w:rsidRPr="004F03AF">
        <w:rPr>
          <w:rFonts w:asciiTheme="majorHAnsi" w:hAnsiTheme="majorHAnsi"/>
          <w:smallCaps/>
          <w:sz w:val="20"/>
          <w:szCs w:val="20"/>
        </w:rPr>
        <w:t>Run</w:t>
      </w:r>
      <w:r>
        <w:t xml:space="preserve"> item from the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Load</w:t>
      </w:r>
      <w:r>
        <w:t xml:space="preserve"> item from the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Save</w:t>
      </w:r>
      <w:r>
        <w:t xml:space="preserve"> item from the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Exit</w:t>
      </w:r>
      <w:r>
        <w:t xml:space="preserve"> item from the Menu to the Action Bar.</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w:t>
      </w:r>
      <w:r w:rsidR="00175A45">
        <w:t>Working with Files</w:t>
      </w:r>
      <w:r w:rsidR="00A10646">
        <w:t>",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w:t>
      </w:r>
      <w:r>
        <w:lastRenderedPageBreak/>
        <w:t xml:space="preserve">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Default="00167D81" w:rsidP="00167D81">
      <w:r>
        <w:t xml:space="preserve">The </w:t>
      </w:r>
      <w:r w:rsidRPr="00AA4B93">
        <w:rPr>
          <w:b/>
          <w:i/>
        </w:rPr>
        <w:t>About</w:t>
      </w:r>
      <w:r>
        <w:t xml:space="preserve"> </w:t>
      </w:r>
      <w:r w:rsidR="00AA4B93">
        <w:t>option</w:t>
      </w:r>
      <w:r>
        <w:t xml:space="preserve"> displays the </w:t>
      </w:r>
      <w:r w:rsidR="00E23749">
        <w:t>version</w:t>
      </w:r>
      <w:r>
        <w:t xml:space="preserve"> of BASIC! that you are using</w:t>
      </w:r>
      <w:r w:rsidR="00E23749">
        <w:t>, followed by a set of buttons that connect you to various websites with information about BASIC!</w:t>
      </w:r>
      <w:r>
        <w:t>. Make sure that you have a connection to the Internet before selecting</w:t>
      </w:r>
      <w:r w:rsidR="002C18A2">
        <w:t xml:space="preserve"> one of the</w:t>
      </w:r>
      <w:r>
        <w:t xml:space="preserve"> </w:t>
      </w:r>
      <w:r w:rsidRPr="00AA4B93">
        <w:rPr>
          <w:b/>
          <w:i/>
        </w:rPr>
        <w:t>About</w:t>
      </w:r>
      <w:r w:rsidR="002C18A2">
        <w:t xml:space="preserve"> buttons.</w:t>
      </w:r>
    </w:p>
    <w:p w:rsidR="00E23749" w:rsidRPr="008209F2" w:rsidRDefault="0047440C" w:rsidP="00E23749">
      <w:pPr>
        <w:pStyle w:val="Heading5"/>
      </w:pPr>
      <w:r>
        <w:t xml:space="preserve">BASIC! </w:t>
      </w:r>
      <w:r w:rsidR="00E23749">
        <w:t>Home Page</w:t>
      </w:r>
    </w:p>
    <w:p w:rsidR="00E23749" w:rsidRPr="00167D81" w:rsidRDefault="006E3C6F" w:rsidP="00167D81">
      <w:r>
        <w:t>Opens</w:t>
      </w:r>
      <w:r w:rsidR="00E23749">
        <w:t xml:space="preserve"> the BASIC! home page</w:t>
      </w:r>
      <w:r>
        <w:t xml:space="preserve">, </w:t>
      </w:r>
      <w:hyperlink r:id="rId18" w:history="1">
        <w:r w:rsidRPr="006E3C6F">
          <w:rPr>
            <w:rStyle w:val="Hyperlink"/>
          </w:rPr>
          <w:t>http://rfo-basic.com</w:t>
        </w:r>
      </w:hyperlink>
      <w:r>
        <w:t>.</w:t>
      </w:r>
    </w:p>
    <w:p w:rsidR="006E3C6F" w:rsidRPr="008209F2" w:rsidRDefault="0047440C" w:rsidP="006E3C6F">
      <w:pPr>
        <w:pStyle w:val="Heading5"/>
      </w:pPr>
      <w:r>
        <w:t xml:space="preserve">BASIC! </w:t>
      </w:r>
      <w:r w:rsidR="006E3C6F">
        <w:t>User Forum</w:t>
      </w:r>
    </w:p>
    <w:p w:rsidR="006E3C6F" w:rsidRPr="00167D81" w:rsidRDefault="006E3C6F" w:rsidP="006E3C6F">
      <w:r>
        <w:t xml:space="preserve">Opens the BASIC! user forum site, </w:t>
      </w:r>
      <w:hyperlink r:id="rId19" w:history="1">
        <w:r w:rsidRPr="00AC3A8B">
          <w:rPr>
            <w:rStyle w:val="Hyperlink"/>
          </w:rPr>
          <w:t>http://rfobasic.freeforums.org</w:t>
        </w:r>
      </w:hyperlink>
      <w:r>
        <w:t>.</w:t>
      </w:r>
    </w:p>
    <w:p w:rsidR="006E3C6F" w:rsidRPr="008209F2" w:rsidRDefault="0047440C" w:rsidP="006E3C6F">
      <w:pPr>
        <w:pStyle w:val="Heading5"/>
      </w:pPr>
      <w:r>
        <w:t xml:space="preserve">BASIC! </w:t>
      </w:r>
      <w:r w:rsidR="006E3C6F">
        <w:t>Users’ Programs</w:t>
      </w:r>
    </w:p>
    <w:p w:rsidR="006E3C6F" w:rsidRPr="00167D81" w:rsidRDefault="006E3C6F" w:rsidP="006E3C6F">
      <w:r>
        <w:t xml:space="preserve">Opens a repository of BASIC! programs written by members of the BASIC! user forum, hosted by the founder of BASIC, Paul Laughton. The programs are found at </w:t>
      </w:r>
      <w:hyperlink r:id="rId20" w:history="1">
        <w:r w:rsidRPr="00AC3A8B">
          <w:rPr>
            <w:rStyle w:val="Hyperlink"/>
          </w:rPr>
          <w:t>http://laughton.com/basic/programs</w:t>
        </w:r>
      </w:hyperlink>
      <w:r>
        <w:t>.</w:t>
      </w:r>
    </w:p>
    <w:p w:rsidR="006E3C6F" w:rsidRPr="008209F2" w:rsidRDefault="0047440C" w:rsidP="006E3C6F">
      <w:pPr>
        <w:pStyle w:val="Heading5"/>
      </w:pPr>
      <w:bookmarkStart w:id="84" w:name="_BASIC!_on_Bintray"/>
      <w:bookmarkEnd w:id="84"/>
      <w:r>
        <w:t xml:space="preserve">BASIC! on </w:t>
      </w:r>
      <w:r w:rsidR="006E3C6F">
        <w:t>Bintray</w:t>
      </w:r>
    </w:p>
    <w:p w:rsidR="006E3C6F" w:rsidRPr="00167D81" w:rsidRDefault="006E3C6F" w:rsidP="006E3C6F">
      <w:r>
        <w:t xml:space="preserve">Opens the BASIC! page of the binary hosting site Bintray, </w:t>
      </w:r>
      <w:hyperlink r:id="rId21" w:history="1">
        <w:r w:rsidR="00D972D6" w:rsidRPr="00AC3A8B">
          <w:rPr>
            <w:rStyle w:val="Hyperlink"/>
          </w:rPr>
          <w:t>https://bintray.</w:t>
        </w:r>
        <w:r w:rsidR="00D972D6" w:rsidRPr="00AC3A8B">
          <w:rPr>
            <w:rStyle w:val="Hyperlink"/>
          </w:rPr>
          <w:t>com/rfo-basic/android/RFO-BASIC</w:t>
        </w:r>
      </w:hyperlink>
      <w:r>
        <w:t>.</w:t>
      </w:r>
      <w:r w:rsidR="00D972D6">
        <w:t xml:space="preserve"> At this site, you can download this manual in PDF format and the Android installable (.apk file)</w:t>
      </w:r>
      <w:ins w:id="85" w:author="Sammartano, Marc (BIC USA)" w:date="2019-04-04T23:50:00Z">
        <w:r w:rsidR="00DF23C9">
          <w:t xml:space="preserve"> for both the </w:t>
        </w:r>
      </w:ins>
      <w:ins w:id="86" w:author="Sammartano, Marc (BIC USA)" w:date="2019-04-04T23:51:00Z">
        <w:r w:rsidR="00BA66FA">
          <w:t>Full Edition and the Google Play Editi</w:t>
        </w:r>
      </w:ins>
      <w:ins w:id="87" w:author="Sammartano, Marc (BIC USA)" w:date="2019-04-05T00:05:00Z">
        <w:r w:rsidR="009504A5">
          <w:t>o</w:t>
        </w:r>
      </w:ins>
      <w:ins w:id="88" w:author="Sammartano, Marc (BIC USA)" w:date="2019-04-04T23:51:00Z">
        <w:r w:rsidR="00BA66FA">
          <w:t>n</w:t>
        </w:r>
      </w:ins>
      <w:del w:id="89" w:author="Sammartano, Marc (BIC USA)" w:date="2019-04-05T00:05:00Z">
        <w:r w:rsidR="00D972D6" w:rsidDel="009504A5">
          <w:delText xml:space="preserve">. </w:delText>
        </w:r>
      </w:del>
      <w:del w:id="90" w:author="Sammartano, Marc (BIC USA)" w:date="2019-04-04T23:54:00Z">
        <w:r w:rsidR="00D972D6" w:rsidDel="00BA66FA">
          <w:delText>Both</w:delText>
        </w:r>
      </w:del>
      <w:del w:id="91" w:author="Sammartano, Marc (BIC USA)" w:date="2019-04-05T00:04:00Z">
        <w:r w:rsidR="00D972D6" w:rsidDel="009504A5">
          <w:delText xml:space="preserve"> are available for recent versions</w:delText>
        </w:r>
      </w:del>
      <w:r w:rsidR="00D972D6">
        <w:t xml:space="preserve"> of BASIC!. You can also </w:t>
      </w:r>
      <w:ins w:id="92" w:author="Sammartano, Marc (BIC USA)" w:date="2019-04-05T06:18:00Z">
        <w:r w:rsidR="00D70E69">
          <w:t xml:space="preserve">download previous versions, and </w:t>
        </w:r>
      </w:ins>
      <w:r w:rsidR="00D972D6">
        <w:t>read the release notes for each version.</w:t>
      </w:r>
    </w:p>
    <w:p w:rsidR="006E3C6F" w:rsidRPr="008209F2" w:rsidRDefault="0047440C" w:rsidP="006E3C6F">
      <w:pPr>
        <w:pStyle w:val="Heading5"/>
      </w:pPr>
      <w:r>
        <w:t xml:space="preserve">BASIC! on </w:t>
      </w:r>
      <w:r w:rsidR="00D972D6">
        <w:t>GitHub</w:t>
      </w:r>
    </w:p>
    <w:p w:rsidR="006E3C6F" w:rsidRPr="00167D81" w:rsidRDefault="006E3C6F" w:rsidP="006E3C6F">
      <w:r>
        <w:t xml:space="preserve">Opens the BASIC! </w:t>
      </w:r>
      <w:r w:rsidR="00D972D6">
        <w:t xml:space="preserve">page of the software development </w:t>
      </w:r>
      <w:r>
        <w:t>site</w:t>
      </w:r>
      <w:r w:rsidR="00D972D6">
        <w:t xml:space="preserve"> GitHub</w:t>
      </w:r>
      <w:r>
        <w:t xml:space="preserve">, </w:t>
      </w:r>
      <w:hyperlink r:id="rId22" w:history="1">
        <w:r w:rsidR="00C16347">
          <w:rPr>
            <w:rStyle w:val="Hyperlink"/>
          </w:rPr>
          <w:t>https://github.com/RFO-BASIC</w:t>
        </w:r>
      </w:hyperlink>
      <w:r>
        <w:t>.</w:t>
      </w:r>
      <w:r w:rsidR="00D972D6">
        <w:t xml:space="preserve"> At this site you can download the source for every version of BASIC! since v01.69. You can also download the "source" for this manual, as a Microsoft™ Word™ document, for each version.</w:t>
      </w:r>
    </w:p>
    <w:p w:rsidR="006E3C6F" w:rsidRPr="008209F2" w:rsidRDefault="0047440C" w:rsidP="006E3C6F">
      <w:pPr>
        <w:pStyle w:val="Heading5"/>
      </w:pPr>
      <w:r>
        <w:lastRenderedPageBreak/>
        <w:t xml:space="preserve">BASIC! </w:t>
      </w:r>
      <w:r w:rsidR="00D972D6">
        <w:t>Open-Source License</w:t>
      </w:r>
    </w:p>
    <w:p w:rsidR="006E3C6F" w:rsidRPr="00167D81" w:rsidRDefault="008617C3" w:rsidP="006E3C6F">
      <w:r>
        <w:t>Displays the GPLv3 license under which BASIC! is distributed. This copy of the license is hosted at</w:t>
      </w:r>
      <w:del w:id="93" w:author="Sammartano, Marc (BIC USA)" w:date="2019-04-05T06:49:00Z">
        <w:r w:rsidR="006E3C6F" w:rsidDel="009D2B0C">
          <w:delText xml:space="preserve"> </w:delText>
        </w:r>
        <w:r w:rsidR="00390DC2" w:rsidDel="009D2B0C">
          <w:rPr>
            <w:rStyle w:val="Hyperlink"/>
          </w:rPr>
          <w:fldChar w:fldCharType="begin"/>
        </w:r>
        <w:r w:rsidR="00390DC2" w:rsidDel="009D2B0C">
          <w:rPr>
            <w:rStyle w:val="Hyperlink"/>
          </w:rPr>
          <w:delInstrText xml:space="preserve"> HYPERLINK "http://laughton.com/basic/license.html" </w:delInstrText>
        </w:r>
        <w:r w:rsidR="00390DC2" w:rsidDel="009D2B0C">
          <w:rPr>
            <w:rStyle w:val="Hyperlink"/>
          </w:rPr>
          <w:fldChar w:fldCharType="separate"/>
        </w:r>
        <w:r w:rsidRPr="00AC3A8B" w:rsidDel="009D2B0C">
          <w:rPr>
            <w:rStyle w:val="Hyperlink"/>
          </w:rPr>
          <w:delText>http://laughton.com/basic/license.html</w:delText>
        </w:r>
        <w:r w:rsidR="00390DC2" w:rsidDel="009D2B0C">
          <w:rPr>
            <w:rStyle w:val="Hyperlink"/>
          </w:rPr>
          <w:fldChar w:fldCharType="end"/>
        </w:r>
      </w:del>
      <w:ins w:id="94" w:author="Sammartano, Marc (BIC USA)" w:date="2019-04-05T06:49:00Z">
        <w:r w:rsidR="009D2B0C">
          <w:rPr>
            <w:rStyle w:val="Hyperlink"/>
          </w:rPr>
          <w:fldChar w:fldCharType="begin"/>
        </w:r>
        <w:r w:rsidR="009D2B0C">
          <w:rPr>
            <w:rStyle w:val="Hyperlink"/>
          </w:rPr>
          <w:instrText xml:space="preserve"> HYPERLINK "https://www.gnu.org/licenses/gpl-3.0-standalone.html" </w:instrText>
        </w:r>
        <w:r w:rsidR="009D2B0C">
          <w:rPr>
            <w:rStyle w:val="Hyperlink"/>
          </w:rPr>
        </w:r>
        <w:r w:rsidR="009D2B0C">
          <w:rPr>
            <w:rStyle w:val="Hyperlink"/>
          </w:rPr>
          <w:fldChar w:fldCharType="separate"/>
        </w:r>
        <w:r w:rsidR="009D2B0C" w:rsidRPr="009D2B0C">
          <w:rPr>
            <w:rStyle w:val="Hyperlink"/>
          </w:rPr>
          <w:t>https://www.gnu.or</w:t>
        </w:r>
        <w:bookmarkStart w:id="95" w:name="_GoBack"/>
        <w:bookmarkEnd w:id="95"/>
        <w:r w:rsidR="009D2B0C" w:rsidRPr="009D2B0C">
          <w:rPr>
            <w:rStyle w:val="Hyperlink"/>
          </w:rPr>
          <w:t>g/licenses/gpl-3.0-standalone.html</w:t>
        </w:r>
        <w:r w:rsidR="009D2B0C">
          <w:rPr>
            <w:rStyle w:val="Hyperlink"/>
          </w:rPr>
          <w:fldChar w:fldCharType="end"/>
        </w:r>
      </w:ins>
      <w:r w:rsidR="006E3C6F">
        <w:t>.</w:t>
      </w:r>
      <w:r>
        <w:t xml:space="preserve"> This license is reproduced in Appendix E of this manual.</w:t>
      </w:r>
    </w:p>
    <w:p w:rsidR="006E3C6F" w:rsidRPr="008209F2" w:rsidRDefault="0047440C" w:rsidP="006E3C6F">
      <w:pPr>
        <w:pStyle w:val="Heading5"/>
      </w:pPr>
      <w:r>
        <w:t xml:space="preserve">BASIC! </w:t>
      </w:r>
      <w:r w:rsidR="008617C3">
        <w:t>Privacy Policy</w:t>
      </w:r>
    </w:p>
    <w:p w:rsidR="006E3C6F" w:rsidRPr="00167D81" w:rsidRDefault="008617C3" w:rsidP="006E3C6F">
      <w:r>
        <w:t xml:space="preserve">Displays </w:t>
      </w:r>
      <w:r w:rsidR="006E3C6F">
        <w:t xml:space="preserve">the BASIC! </w:t>
      </w:r>
      <w:r>
        <w:t xml:space="preserve">Privacy Policy. Installing BASIC! requires several Android permissions, some of which Google considers sensitive. The BASIC! program interpreter does not use any of these permissions. Except for limited use by the Editor, these permissions are requested only to enable your BASIC! programs to use the full power of the Android platform. </w:t>
      </w:r>
      <w:r w:rsidR="00C16347">
        <w:t xml:space="preserve">This is explained in the Privacy Policy, which is </w:t>
      </w:r>
      <w:r>
        <w:t>hosted at</w:t>
      </w:r>
      <w:r w:rsidR="00C16347">
        <w:t xml:space="preserve"> </w:t>
      </w:r>
      <w:hyperlink r:id="rId23" w:history="1">
        <w:r w:rsidR="00C16347">
          <w:rPr>
            <w:rStyle w:val="Hyperlink"/>
          </w:rPr>
          <w:t>http://rfo-basic.com/Pri</w:t>
        </w:r>
        <w:r w:rsidR="00C16347">
          <w:rPr>
            <w:rStyle w:val="Hyperlink"/>
          </w:rPr>
          <w:t>v</w:t>
        </w:r>
        <w:r w:rsidR="00C16347">
          <w:rPr>
            <w:rStyle w:val="Hyperlink"/>
          </w:rPr>
          <w:t>a</w:t>
        </w:r>
        <w:r w:rsidR="00C16347">
          <w:rPr>
            <w:rStyle w:val="Hyperlink"/>
          </w:rPr>
          <w:t>cyPolicy.html</w:t>
        </w:r>
      </w:hyperlink>
      <w:r w:rsidR="006E3C6F">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96" w:name="_Toc5235706"/>
      <w:r>
        <w:t>Run</w:t>
      </w:r>
      <w:bookmarkEnd w:id="96"/>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97" w:name="_Toc5235707"/>
      <w:r>
        <w:lastRenderedPageBreak/>
        <w:t>Menu</w:t>
      </w:r>
      <w:bookmarkEnd w:id="97"/>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98" w:name="_Toc5235708"/>
      <w:r>
        <w:t>Crashes</w:t>
      </w:r>
      <w:bookmarkEnd w:id="98"/>
    </w:p>
    <w:p w:rsidR="00BF6569" w:rsidRPr="00BF6569" w:rsidRDefault="00BF6569" w:rsidP="006746E9">
      <w:r>
        <w:t xml:space="preserve">BASIC! is a very large and complex program that is constantly under development. From time to time, it will crash. </w:t>
      </w:r>
      <w:r w:rsidR="00A03919">
        <w:t>The best way to report a crash is to visit the BASIC! forum.</w:t>
      </w:r>
    </w:p>
    <w:p w:rsidR="0019086E" w:rsidRDefault="00A379E3" w:rsidP="0019086E">
      <w:pPr>
        <w:pStyle w:val="Heading1"/>
      </w:pPr>
      <w:bookmarkStart w:id="99" w:name="_Toc5235709"/>
      <w:r>
        <w:t>A</w:t>
      </w:r>
      <w:r w:rsidR="00F95814">
        <w:t xml:space="preserve"> BASIC! Program</w:t>
      </w:r>
      <w:bookmarkEnd w:id="99"/>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00" w:name="_Toc5235710"/>
      <w:r>
        <w:t>Command Description Syntax</w:t>
      </w:r>
      <w:bookmarkEnd w:id="100"/>
    </w:p>
    <w:p w:rsidR="00641F8E" w:rsidRPr="00641F8E" w:rsidRDefault="00D12DC2" w:rsidP="00EB1F62">
      <w:pPr>
        <w:pStyle w:val="Heading2"/>
      </w:pPr>
      <w:bookmarkStart w:id="101" w:name="_Toc5235711"/>
      <w:r>
        <w:t>Upper and Lower</w:t>
      </w:r>
      <w:r w:rsidR="00FB578F">
        <w:t xml:space="preserve"> </w:t>
      </w:r>
      <w:r w:rsidR="00641F8E">
        <w:t>Case</w:t>
      </w:r>
      <w:bookmarkEnd w:id="101"/>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02" w:name="_Toc5235712"/>
      <w:r>
        <w:lastRenderedPageBreak/>
        <w:t>&lt;</w:t>
      </w:r>
      <w:r w:rsidR="004053B7">
        <w:t>n</w:t>
      </w:r>
      <w:r>
        <w:t>exp&gt;</w:t>
      </w:r>
      <w:r w:rsidR="00792AD4">
        <w:t>,</w:t>
      </w:r>
      <w:r w:rsidR="004053B7">
        <w:t xml:space="preserve"> &lt;sexp&gt;</w:t>
      </w:r>
      <w:r w:rsidR="008259D5">
        <w:t xml:space="preserve"> and &lt;lexp</w:t>
      </w:r>
      <w:r w:rsidR="007F4DB0">
        <w:t>&gt;</w:t>
      </w:r>
      <w:bookmarkEnd w:id="102"/>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03" w:name="_Toc523571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03"/>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04" w:name="_Toc5235714"/>
      <w:r>
        <w:t>Array[] and Array$[]</w:t>
      </w:r>
      <w:bookmarkEnd w:id="104"/>
    </w:p>
    <w:p w:rsidR="004053B7" w:rsidRDefault="004053B7" w:rsidP="004053B7">
      <w:r>
        <w:t>This notation implies that an array name without indices must be used.</w:t>
      </w:r>
    </w:p>
    <w:p w:rsidR="00914B76" w:rsidRDefault="00914B76" w:rsidP="00914B76">
      <w:pPr>
        <w:pStyle w:val="Heading2"/>
      </w:pPr>
      <w:bookmarkStart w:id="105" w:name="_Toc5235715"/>
      <w:r>
        <w:t>Array[{</w:t>
      </w:r>
      <w:r w:rsidR="006F2915">
        <w:t>&lt;</w:t>
      </w:r>
      <w:r>
        <w:t>start</w:t>
      </w:r>
      <w:r w:rsidR="006F2915">
        <w:t>&gt;</w:t>
      </w:r>
      <w:r>
        <w:t>,</w:t>
      </w:r>
      <w:r w:rsidR="006F2915">
        <w:t>&lt;</w:t>
      </w:r>
      <w:r>
        <w:t>length</w:t>
      </w:r>
      <w:r w:rsidR="006F2915">
        <w:t>&gt;</w:t>
      </w:r>
      <w:r>
        <w:t>}] and Array$[</w:t>
      </w:r>
      <w:r w:rsidR="006F2915">
        <w:t>{&lt;start&gt;,&lt;length&gt;}</w:t>
      </w:r>
      <w:r>
        <w:t>]</w:t>
      </w:r>
      <w:bookmarkEnd w:id="105"/>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106" w:name="_Toc5235716"/>
      <w:r>
        <w:t>{something}</w:t>
      </w:r>
      <w:bookmarkEnd w:id="106"/>
    </w:p>
    <w:p w:rsidR="0039686D" w:rsidRDefault="0039686D" w:rsidP="004053B7">
      <w:r>
        <w:t>Indicates something optional.</w:t>
      </w:r>
    </w:p>
    <w:p w:rsidR="00FB578F" w:rsidRDefault="00317ABB" w:rsidP="00EB1F62">
      <w:pPr>
        <w:pStyle w:val="Heading2"/>
      </w:pPr>
      <w:bookmarkStart w:id="107" w:name="_Toc5235717"/>
      <w:r>
        <w:t>{ A | B |C }</w:t>
      </w:r>
      <w:bookmarkEnd w:id="107"/>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108" w:name="_Toc5235718"/>
      <w:r>
        <w:t>X</w:t>
      </w:r>
      <w:r w:rsidR="003D23A1">
        <w:t>,</w:t>
      </w:r>
      <w:r>
        <w:t xml:space="preserve"> </w:t>
      </w:r>
      <w:r w:rsidR="003D23A1">
        <w:t>...</w:t>
      </w:r>
      <w:bookmarkEnd w:id="108"/>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109" w:name="_Toc5235719"/>
      <w:r>
        <w:t>{</w:t>
      </w:r>
      <w:r w:rsidR="0039686D">
        <w:t>,</w:t>
      </w:r>
      <w:r>
        <w:t>n</w:t>
      </w:r>
      <w:r w:rsidR="003D23A1">
        <w:t>}</w:t>
      </w:r>
      <w:r>
        <w:t xml:space="preserve"> </w:t>
      </w:r>
      <w:r w:rsidR="003D23A1">
        <w:t>...</w:t>
      </w:r>
      <w:bookmarkEnd w:id="109"/>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110" w:name="_Toc5235720"/>
      <w:r>
        <w:lastRenderedPageBreak/>
        <w:t>&lt;statement&gt;</w:t>
      </w:r>
      <w:bookmarkEnd w:id="110"/>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111" w:name="_Toc5235721"/>
      <w:r>
        <w:t>Optional Parameters</w:t>
      </w:r>
      <w:bookmarkEnd w:id="111"/>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112" w:name="_Toc5235722"/>
      <w:r>
        <w:t>Numbers</w:t>
      </w:r>
      <w:bookmarkEnd w:id="112"/>
    </w:p>
    <w:p w:rsidR="004F2359" w:rsidRDefault="004F2359" w:rsidP="006A05A4">
      <w:pPr>
        <w:pStyle w:val="NoSpacing"/>
      </w:pPr>
      <w:r>
        <w:t>You can type decimal numbers in a BASIC! program</w:t>
      </w:r>
      <w:r w:rsidR="006A05A4">
        <w:t>:</w:t>
      </w:r>
    </w:p>
    <w:p w:rsidR="004F2359" w:rsidRDefault="004F2359" w:rsidP="004A2113">
      <w:pPr>
        <w:pStyle w:val="ListParagraph"/>
        <w:numPr>
          <w:ilvl w:val="0"/>
          <w:numId w:val="41"/>
        </w:numPr>
      </w:pPr>
      <w:r>
        <w:t xml:space="preserve">A </w:t>
      </w:r>
      <w:r w:rsidR="006A05A4">
        <w:t xml:space="preserve">leading </w:t>
      </w:r>
      <w:r>
        <w:t>sign ("+" or "-"), a decimal point ("." only), and an exponent (power of 10) are optional.</w:t>
      </w:r>
    </w:p>
    <w:p w:rsidR="004F2359" w:rsidRDefault="004F2359" w:rsidP="004A2113">
      <w:pPr>
        <w:pStyle w:val="ListParagraph"/>
        <w:numPr>
          <w:ilvl w:val="0"/>
          <w:numId w:val="41"/>
        </w:numPr>
      </w:pPr>
      <w:r>
        <w:t>An exponent is "e" or "E" followed by a number. The number may have a sign but no decimal point.</w:t>
      </w:r>
    </w:p>
    <w:p w:rsidR="004F2359" w:rsidRPr="004F2359" w:rsidRDefault="004F2359" w:rsidP="00000EFF">
      <w:r>
        <w:t>If you use a decimal point, it MUST follow a digit.</w:t>
      </w:r>
      <w:r w:rsidR="006A05A4">
        <w:t xml:space="preserve"> 0.15 is a valid number, but .15 is a syntax error.</w:t>
      </w:r>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r w:rsidR="006A05A4">
        <w:t xml:space="preserve"> </w:t>
      </w:r>
      <w:r w:rsidR="00611329">
        <w:t xml:space="preserve">99) will print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divide by 100.</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113" w:name="_Toc5235723"/>
      <w:r>
        <w:t>Strings</w:t>
      </w:r>
      <w:bookmarkEnd w:id="113"/>
    </w:p>
    <w:p w:rsidR="00EC2ED6" w:rsidRDefault="00EC2ED6" w:rsidP="00EC2ED6">
      <w:r>
        <w:t xml:space="preserve">Strings in BASIC! </w:t>
      </w:r>
      <w:r w:rsidR="00481431">
        <w:t xml:space="preserve">are </w:t>
      </w:r>
      <w:r w:rsidR="006A05A4">
        <w:t xml:space="preserve">written as any set of characters </w:t>
      </w:r>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lastRenderedPageBreak/>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may be inserted into a string </w:t>
      </w:r>
      <w:r w:rsidR="0019140D">
        <w:t>with the escape sequence</w:t>
      </w:r>
      <w:r>
        <w:t xml:space="preserve"> </w:t>
      </w:r>
      <w:r w:rsidRPr="0019140D">
        <w:rPr>
          <w:b/>
        </w:rPr>
        <w:t>\n</w:t>
      </w:r>
      <w:r w:rsidR="0019140D">
        <w:t>:</w:t>
      </w:r>
    </w:p>
    <w:p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4D5263">
      <w:r>
        <w:t>print</w:t>
      </w:r>
      <w:r w:rsidR="007A7950">
        <w:t>s</w:t>
      </w:r>
      <w:r>
        <w:t>:</w:t>
      </w:r>
    </w:p>
    <w:p w:rsidR="00AF14EF" w:rsidRPr="004D5263" w:rsidRDefault="00AF14EF" w:rsidP="004D5263">
      <w:pPr>
        <w:pStyle w:val="Codeexample"/>
        <w:rPr>
          <w:rFonts w:ascii="Letter Gothic" w:hAnsi="Letter Gothic"/>
          <w:b w:val="0"/>
        </w:rPr>
      </w:pPr>
      <w:r w:rsidRPr="004D5263">
        <w:rPr>
          <w:rFonts w:ascii="Letter Gothic" w:hAnsi="Letter Gothic"/>
          <w:b w:val="0"/>
        </w:rPr>
        <w:t>Jim</w:t>
      </w:r>
    </w:p>
    <w:p w:rsidR="00AF14EF" w:rsidRPr="004D5263" w:rsidRDefault="00AF14EF" w:rsidP="004D5263">
      <w:pPr>
        <w:pStyle w:val="Codeexample"/>
        <w:rPr>
          <w:rFonts w:ascii="Letter Gothic" w:hAnsi="Letter Gothic"/>
          <w:b w:val="0"/>
        </w:rPr>
      </w:pPr>
      <w:r w:rsidRPr="004D5263">
        <w:rPr>
          <w:rFonts w:ascii="Letter Gothic" w:hAnsi="Letter Gothic"/>
          <w:b w:val="0"/>
        </w:rPr>
        <w:t>Giudice</w:t>
      </w:r>
    </w:p>
    <w:p w:rsidR="00036176" w:rsidRDefault="00036176" w:rsidP="00EC2ED6">
      <w:r>
        <w:t xml:space="preserve">"\n" can mean different things on different systems. In BASIC!, it is the same as an ASCII </w:t>
      </w:r>
      <w:r w:rsidR="00B33A30">
        <w:t>LF (line feed) character.</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114" w:name="_Toc5235724"/>
      <w:r>
        <w:t>Variables</w:t>
      </w:r>
      <w:bookmarkEnd w:id="114"/>
    </w:p>
    <w:p w:rsidR="00E470C4" w:rsidRPr="00E470C4" w:rsidRDefault="00E470C4" w:rsidP="00E470C4">
      <w:r>
        <w:t>A BASIC! variable is a container for some numeric or string value.</w:t>
      </w:r>
    </w:p>
    <w:p w:rsidR="004C326E" w:rsidRPr="004C326E" w:rsidRDefault="004C326E" w:rsidP="00EB1F62">
      <w:pPr>
        <w:pStyle w:val="Heading2"/>
      </w:pPr>
      <w:bookmarkStart w:id="115" w:name="_Toc5235725"/>
      <w:r>
        <w:t>Variable Names</w:t>
      </w:r>
      <w:bookmarkEnd w:id="115"/>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r w:rsidR="004D5263">
        <w:t>digit</w:t>
      </w:r>
      <w:r w:rsidR="004C326E">
        <w:t>s</w:t>
      </w:r>
      <w:r w:rsidR="004D5263">
        <w:t>,</w:t>
      </w:r>
      <w:r w:rsidR="004C326E">
        <w:t xml:space="preserve"> </w:t>
      </w:r>
      <w:r w:rsidR="004D5263">
        <w:t>"</w:t>
      </w:r>
      <w:r w:rsidR="004C326E">
        <w:t>0</w:t>
      </w:r>
      <w:r w:rsidR="004D5263">
        <w:t>"</w:t>
      </w:r>
      <w:r w:rsidR="004C326E">
        <w:t xml:space="preserve"> through </w:t>
      </w:r>
      <w:r w:rsidR="004D5263">
        <w:t>"</w:t>
      </w:r>
      <w:r w:rsidR="004C326E">
        <w:t>9</w:t>
      </w:r>
      <w:r w:rsidR="004D5263">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Pr="004D20A6" w:rsidRDefault="006C74BA" w:rsidP="004C326E">
      <w:r>
        <w:t xml:space="preserve">You should avoid using variable names that start with </w:t>
      </w:r>
      <w:r w:rsidR="009139B2">
        <w:t xml:space="preserve">BASIC! </w:t>
      </w:r>
      <w:r w:rsidR="00017862">
        <w:t xml:space="preserve">command </w:t>
      </w:r>
      <w:r w:rsidR="009139B2">
        <w:t>keywords</w:t>
      </w:r>
      <w:r w:rsidR="0029223A">
        <w:t>. Such</w:t>
      </w:r>
      <w:r w:rsidR="00AF673E">
        <w:t xml:space="preserve"> variable</w:t>
      </w:r>
      <w:r w:rsidR="004D20A6">
        <w:t>s are valid under most conditions, as will be explained later in ths manual, but their use may cause confusion or errors</w:t>
      </w:r>
      <w:r w:rsidR="00AF673E">
        <w:t xml:space="preserve">. For example, </w:t>
      </w:r>
      <w:r w:rsidR="009139B2" w:rsidRPr="007A7950">
        <w:rPr>
          <w:b/>
        </w:rPr>
        <w:t>Donut = 5</w:t>
      </w:r>
      <w:r w:rsidR="009139B2">
        <w:t xml:space="preserve"> </w:t>
      </w:r>
      <w:r w:rsidR="007A7950">
        <w:t>is</w:t>
      </w:r>
      <w:r w:rsidR="009139B2">
        <w:t xml:space="preserve"> interpreted </w:t>
      </w:r>
      <w:r w:rsidR="00611329">
        <w:t xml:space="preserve">as </w:t>
      </w:r>
      <w:r w:rsidR="00611329" w:rsidRPr="007A7950">
        <w:rPr>
          <w:b/>
        </w:rPr>
        <w:t>Do Nut=5</w:t>
      </w:r>
      <w:r w:rsidR="00611329">
        <w:t xml:space="preserve">. BASIC! thus </w:t>
      </w:r>
      <w:r w:rsidR="009139B2">
        <w:t>expect</w:t>
      </w:r>
      <w:r w:rsidR="007A7950">
        <w:t>s</w:t>
      </w:r>
      <w:r w:rsidR="009139B2">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r w:rsidR="004D20A6">
        <w:t xml:space="preserve"> See also the </w:t>
      </w:r>
      <w:r w:rsidR="004D20A6">
        <w:rPr>
          <w:b/>
        </w:rPr>
        <w:t>Let</w:t>
      </w:r>
      <w:r w:rsidR="004D20A6">
        <w:t xml:space="preserve"> command and the </w:t>
      </w:r>
      <w:r w:rsidR="004D20A6">
        <w:rPr>
          <w:b/>
        </w:rPr>
        <w:t xml:space="preserve">Expressions </w:t>
      </w:r>
      <w:r w:rsidR="004D20A6" w:rsidRPr="004D20A6">
        <w:rPr>
          <w:b/>
          <w:sz w:val="16"/>
          <w:szCs w:val="16"/>
        </w:rPr>
        <w:sym w:font="Wingdings" w:char="F0E0"/>
      </w:r>
      <w:r w:rsidR="004D20A6">
        <w:rPr>
          <w:b/>
        </w:rPr>
        <w:t xml:space="preserve"> Parentheses</w:t>
      </w:r>
      <w:r w:rsidR="004D20A6">
        <w:t xml:space="preserve"> section.</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116" w:name="_Toc5235726"/>
      <w:r>
        <w:lastRenderedPageBreak/>
        <w:t>Variable Type</w:t>
      </w:r>
      <w:r w:rsidR="00C62F81">
        <w:t>s</w:t>
      </w:r>
      <w:bookmarkEnd w:id="116"/>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4C326E" w:rsidP="004C326E">
      <w:r w:rsidRPr="004D5263">
        <w:rPr>
          <w:b/>
        </w:rPr>
        <w:t>Age</w:t>
      </w:r>
      <w:r>
        <w:t xml:space="preserve">, </w:t>
      </w:r>
      <w:r w:rsidR="00C62F81" w:rsidRPr="004D5263">
        <w:rPr>
          <w:b/>
        </w:rPr>
        <w:t>amount</w:t>
      </w:r>
      <w:r w:rsidR="00C62F81">
        <w:t xml:space="preserve"> and </w:t>
      </w:r>
      <w:r w:rsidR="00C62F81" w:rsidRPr="004D5263">
        <w:rPr>
          <w:b/>
        </w:rPr>
        <w:t>height</w:t>
      </w:r>
      <w:r w:rsidR="00C62F81">
        <w:t xml:space="preserve"> are all numeric variable names.</w:t>
      </w:r>
    </w:p>
    <w:p w:rsidR="00C62F81" w:rsidRDefault="00C62F81" w:rsidP="004C326E">
      <w:r w:rsidRPr="004D5263">
        <w:rPr>
          <w:b/>
        </w:rPr>
        <w:t>First_Name$</w:t>
      </w:r>
      <w:r>
        <w:t xml:space="preserve">, </w:t>
      </w:r>
      <w:r w:rsidRPr="004D5263">
        <w:rPr>
          <w:b/>
        </w:rPr>
        <w:t>Street$</w:t>
      </w:r>
      <w:r>
        <w:t xml:space="preserve"> and </w:t>
      </w:r>
      <w:r w:rsidRPr="004D5263">
        <w:rPr>
          <w:b/>
        </w:rPr>
        <w:t>A$</w:t>
      </w:r>
      <w:r>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117" w:name="_Toc5235727"/>
      <w:r>
        <w:t>Scalar and Array Variables</w:t>
      </w:r>
      <w:bookmarkEnd w:id="117"/>
    </w:p>
    <w:p w:rsidR="004C326E" w:rsidRPr="007037E7" w:rsidRDefault="00C62F81" w:rsidP="004C326E">
      <w:r>
        <w:t>There are two classes of variables: Scalars and Arrays</w:t>
      </w:r>
      <w:r w:rsidR="003D5AC8">
        <w:t>.</w:t>
      </w:r>
    </w:p>
    <w:p w:rsidR="006F6857" w:rsidRDefault="006F6857" w:rsidP="006F6857">
      <w:pPr>
        <w:pStyle w:val="Heading2"/>
      </w:pPr>
      <w:bookmarkStart w:id="118" w:name="_Toc5235728"/>
      <w:r>
        <w:t>Scalars</w:t>
      </w:r>
      <w:bookmarkEnd w:id="118"/>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119" w:name="_Toc5235729"/>
      <w:r>
        <w:t>Array</w:t>
      </w:r>
      <w:r w:rsidR="002752B8">
        <w:t>s</w:t>
      </w:r>
      <w:bookmarkEnd w:id="119"/>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w:t>
      </w:r>
      <w:r>
        <w:lastRenderedPageBreak/>
        <w:t xml:space="preserve">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120" w:name="_Toc5235730"/>
      <w:r>
        <w:t>Array Segments</w:t>
      </w:r>
      <w:bookmarkEnd w:id="120"/>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121" w:name="_Toc5235731"/>
      <w:r>
        <w:t>Array Commands</w:t>
      </w:r>
      <w:bookmarkEnd w:id="121"/>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225C1D" w:rsidRDefault="005F59F6" w:rsidP="005F59F6">
      <w:r>
        <w:t xml:space="preserve">The </w:t>
      </w:r>
      <w:r w:rsidRPr="005674B3">
        <w:rPr>
          <w:b/>
        </w:rPr>
        <w:t>D</w:t>
      </w:r>
      <w:r w:rsidR="005674B3">
        <w:rPr>
          <w:b/>
        </w:rPr>
        <w:t>im</w:t>
      </w:r>
      <w:r>
        <w:t xml:space="preserve"> command tells BASIC! how many dimensions an array will have and how big those dimensions are. </w:t>
      </w:r>
      <w:r w:rsidR="006F4CD7">
        <w:t>BASIC!</w:t>
      </w:r>
      <w:r w:rsidR="00BB3A46">
        <w:t xml:space="preserve"> c</w:t>
      </w:r>
      <w:r w:rsidR="00225C1D">
        <w:t>reates the array, reserving and initializing memory for the array data</w:t>
      </w:r>
      <w:r w:rsidR="00BB3A46">
        <w:t xml:space="preserve">. All elements of a numeric array are initialized to </w:t>
      </w:r>
      <w:r w:rsidR="00225C1D">
        <w:t xml:space="preserve">the value </w:t>
      </w:r>
      <w:r w:rsidR="00BB3A46">
        <w:t xml:space="preserve">0.0. </w:t>
      </w:r>
      <w:r w:rsidR="00225C1D">
        <w:t>S</w:t>
      </w:r>
      <w:r w:rsidR="00BB3A46">
        <w:t xml:space="preserve">tring array </w:t>
      </w:r>
      <w:r w:rsidR="00225C1D">
        <w:t xml:space="preserve">elements </w:t>
      </w:r>
      <w:r w:rsidR="00BB3A46">
        <w:t>are initialized to the empty string, ""</w:t>
      </w:r>
      <w:r w:rsidR="00225C1D">
        <w:t xml:space="preserve">. If you </w:t>
      </w:r>
      <w:r w:rsidR="00225C1D">
        <w:rPr>
          <w:b/>
        </w:rPr>
        <w:t>Dim</w:t>
      </w:r>
      <w:r w:rsidR="00225C1D">
        <w:t xml:space="preserve"> an array that already exists, the existing array is destroyed and a new one created</w:t>
      </w:r>
      <w:r w:rsidR="00BB3A46">
        <w:t>.</w:t>
      </w:r>
    </w:p>
    <w:p w:rsidR="00225C1D" w:rsidRDefault="005F59F6" w:rsidP="005F59F6">
      <w:r>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p>
    <w:p w:rsidR="005F59F6" w:rsidRDefault="005F59F6" w:rsidP="00225C1D">
      <w:pPr>
        <w:pStyle w:val="NoSpacing"/>
      </w:pPr>
      <w:r>
        <w:t>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array </w:t>
      </w:r>
      <w:r w:rsidR="006F4CD7">
        <w:t>is destroyed, releasing all of the memory it used</w:t>
      </w:r>
      <w:r>
        <w:t xml:space="preserve">. Multiple arrays can be </w:t>
      </w:r>
      <w:r w:rsidR="00225C1D">
        <w:t>destroyed</w:t>
      </w:r>
      <w:r>
        <w:t xml:space="preserve"> with one </w:t>
      </w:r>
      <w:r w:rsidRPr="005674B3">
        <w:rPr>
          <w:b/>
        </w:rPr>
        <w:t>UnDim</w:t>
      </w:r>
      <w:r>
        <w:t xml:space="preserve"> statement.</w:t>
      </w:r>
      <w:r w:rsidR="00851905">
        <w:t xml:space="preserve"> </w:t>
      </w:r>
      <w:r w:rsidR="006F4CD7">
        <w:t>Each</w:t>
      </w:r>
      <w:r w:rsidR="0010507D">
        <w:t xml:space="preserve"> </w:t>
      </w:r>
      <w:r w:rsidR="00851905">
        <w:t>Array[] is specified without any index.</w:t>
      </w:r>
      <w:r w:rsidR="00994B07">
        <w:t xml:space="preserve"> Th</w:t>
      </w:r>
      <w:r w:rsidR="00225C1D">
        <w:t>is</w:t>
      </w:r>
      <w:r w:rsidR="00994B07">
        <w:t xml:space="preserve"> </w:t>
      </w:r>
      <w:r w:rsidR="00A73C5C">
        <w:t xml:space="preserve">command is exactly the same as </w:t>
      </w:r>
      <w:r w:rsidR="00A73C5C" w:rsidRPr="00225C1D">
        <w:rPr>
          <w:b/>
        </w:rPr>
        <w:t>A</w:t>
      </w:r>
      <w:r w:rsidR="00994B07" w:rsidRPr="00225C1D">
        <w:rPr>
          <w:b/>
        </w:rPr>
        <w:t>rray.delete</w:t>
      </w:r>
      <w:r w:rsidR="00F8649B">
        <w:t>.</w:t>
      </w:r>
    </w:p>
    <w:p w:rsidR="005866FB" w:rsidRDefault="005866FB" w:rsidP="008209F2">
      <w:pPr>
        <w:pStyle w:val="Heading4"/>
      </w:pPr>
      <w:r>
        <w:lastRenderedPageBreak/>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rsidR="00C923CB">
        <w:t>start_or_</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w:instrText>
      </w:r>
      <w:r w:rsidR="00C923CB">
        <w:instrText>start_or_</w:instrText>
      </w:r>
      <w:r w:rsidR="0018696B" w:rsidRPr="004F6961">
        <w:instrTex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w:instrText>
      </w:r>
      <w:r w:rsidR="00C923CB">
        <w:instrText>start_or_</w:instrText>
      </w:r>
      <w:r w:rsidR="00300420" w:rsidRPr="004F6961">
        <w:instrText>extras&gt;}</w:instrText>
      </w:r>
      <w:r w:rsidR="00300420">
        <w:instrText xml:space="preserve">]" </w:instrText>
      </w:r>
      <w:r w:rsidR="00520661">
        <w:fldChar w:fldCharType="end"/>
      </w:r>
    </w:p>
    <w:p w:rsidR="00FF4B5A" w:rsidRDefault="00A45D68" w:rsidP="00FC07C4">
      <w:r>
        <w:t>Copies elements of an existing</w:t>
      </w:r>
      <w:r w:rsidR="00FC07C4">
        <w:t xml:space="preserve"> SourceArray</w:t>
      </w:r>
      <w:r w:rsidR="00014423">
        <w:t>[]</w:t>
      </w:r>
      <w:r w:rsidR="00FC07C4">
        <w:t xml:space="preserve"> to the DestinationArray</w:t>
      </w:r>
      <w:r w:rsidR="00014423">
        <w:t>[]</w:t>
      </w:r>
      <w:r w:rsidR="00FC07C4">
        <w:t>.</w:t>
      </w:r>
      <w:r w:rsidR="00E6193B">
        <w:t xml:space="preserve"> If the Destination Array exists, some or all of the existing array </w:t>
      </w:r>
      <w:r w:rsidR="00C923CB">
        <w:t>is</w:t>
      </w:r>
      <w:r w:rsidR="00E6193B">
        <w:t xml:space="preserve"> overwritten.</w:t>
      </w:r>
      <w:r w:rsidR="006F2915" w:rsidRPr="006F2915">
        <w:t xml:space="preserve"> </w:t>
      </w:r>
      <w:r w:rsidR="00FF4B5A">
        <w:t>If the Destination Array does not exist, a new array is created.</w:t>
      </w:r>
      <w:r w:rsidR="00C923CB">
        <w:t xml:space="preserve"> </w:t>
      </w:r>
      <w:r w:rsidR="006F2915">
        <w:t>The arrays may be either numeric or string arrays but they must both be of the same type.</w:t>
      </w:r>
    </w:p>
    <w:p w:rsidR="006F2915" w:rsidRDefault="006F2915" w:rsidP="00FC07C4">
      <w:r>
        <w:t>You may copy an entire array (SourceArray[]) or an array segment (SourceArray[</w:t>
      </w:r>
      <w:r w:rsidR="003F7111">
        <w:t>&lt;</w:t>
      </w:r>
      <w:r>
        <w:t>start</w:t>
      </w:r>
      <w:r w:rsidR="003F7111">
        <w:t>&gt;</w:t>
      </w:r>
      <w:r>
        <w:t>,</w:t>
      </w:r>
      <w:r w:rsidR="003F7111">
        <w:t>&lt;</w:t>
      </w:r>
      <w:r>
        <w:t>length</w:t>
      </w:r>
      <w:r w:rsidR="003F7111">
        <w:t>&gt;</w:t>
      </w:r>
      <w:r>
        <w:t>]).</w:t>
      </w:r>
      <w:r w:rsidR="00FF4B5A">
        <w:t xml:space="preserve"> Copying stops without error if it reaches the end of either the SourceArray or the DestinationArray.</w:t>
      </w:r>
    </w:p>
    <w:p w:rsidR="0018696B" w:rsidRDefault="0018696B" w:rsidP="006F2915">
      <w:r>
        <w:t>If &lt;start</w:t>
      </w:r>
      <w:r w:rsidR="009019AA">
        <w:t>&gt;</w:t>
      </w:r>
      <w:r w:rsidR="006F2915">
        <w:t xml:space="preserve"> is &lt; </w:t>
      </w:r>
      <w:r>
        <w:t xml:space="preserve">1 </w:t>
      </w:r>
      <w:r w:rsidR="00314580">
        <w:t>it is set to 1,</w:t>
      </w:r>
      <w:r>
        <w:t xml:space="preserve"> the first element of the SourceArray.</w:t>
      </w:r>
      <w:r w:rsidR="006F2915">
        <w:t xml:space="preserve"> </w:t>
      </w:r>
      <w:r>
        <w:t xml:space="preserve">If &lt;length&gt; is </w:t>
      </w:r>
      <w:r w:rsidR="00FF4B5A">
        <w:t>&lt; 0 it is set to 0</w:t>
      </w:r>
      <w:r>
        <w:t>.</w:t>
      </w:r>
    </w:p>
    <w:p w:rsidR="00C923CB" w:rsidRDefault="00C923CB" w:rsidP="00C923CB">
      <w:r>
        <w:t>If the Destination Array already exists, the optional &lt;start_or_extras&gt; parameter specifies where to start copying into the Destination Array.</w:t>
      </w:r>
    </w:p>
    <w:p w:rsidR="006F2915" w:rsidRDefault="00E6193B" w:rsidP="00FC07C4">
      <w:r>
        <w:t>If the Destination Array does not exist, t</w:t>
      </w:r>
      <w:r w:rsidR="009019AA">
        <w:t>he optional &lt;</w:t>
      </w:r>
      <w:r w:rsidR="00C923CB">
        <w:t>start_or_</w:t>
      </w:r>
      <w:r w:rsidR="009019AA">
        <w:t xml:space="preserve">extras&gt; parameter specifies </w:t>
      </w:r>
      <w:r w:rsidR="007A0F29">
        <w:t>how many</w:t>
      </w:r>
      <w:r w:rsidR="00FF4B5A">
        <w:t xml:space="preserve"> extra</w:t>
      </w:r>
      <w:r w:rsidR="009019AA">
        <w:t xml:space="preserve"> elements to add to the copy. </w:t>
      </w:r>
      <w:r w:rsidR="007A0F29">
        <w:t xml:space="preserve">If </w:t>
      </w:r>
      <w:r w:rsidR="00C923CB">
        <w:t>the parameter</w:t>
      </w:r>
      <w:r w:rsidR="007A0F29">
        <w:t xml:space="preserve"> is a negative number, t</w:t>
      </w:r>
      <w:r w:rsidR="009019AA">
        <w:t>he</w:t>
      </w:r>
      <w:r w:rsidR="00032550">
        <w:t xml:space="preserve">se </w:t>
      </w:r>
      <w:r w:rsidR="009019AA">
        <w:t xml:space="preserve">elements </w:t>
      </w:r>
      <w:r w:rsidR="007A0F29">
        <w:t>are</w:t>
      </w:r>
      <w:r w:rsidR="009019AA">
        <w:t xml:space="preserve"> added to the start of the array</w:t>
      </w:r>
      <w:r w:rsidR="007A0F29">
        <w:t>,</w:t>
      </w:r>
      <w:r w:rsidR="009019AA">
        <w:t xml:space="preserve"> </w:t>
      </w:r>
      <w:r w:rsidR="007A0F29">
        <w:t>otherwise they are</w:t>
      </w:r>
      <w:r w:rsidR="009019AA">
        <w:t xml:space="preserve"> added to end of the array.</w:t>
      </w:r>
    </w:p>
    <w:p w:rsidR="0018696B" w:rsidRDefault="006F2915" w:rsidP="00FC07C4">
      <w:r>
        <w:t xml:space="preserve">The extra elements for a new numeric array </w:t>
      </w:r>
      <w:r w:rsidR="007A0F29">
        <w:t>are</w:t>
      </w:r>
      <w:r>
        <w:t xml:space="preserve"> initialized to zero. The extra elements for a new string array </w:t>
      </w:r>
      <w:r w:rsidR="007A0F29">
        <w:t>are initialized to</w:t>
      </w:r>
      <w:r>
        <w:t xml:space="preserv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05515F" w:rsidRDefault="0005515F" w:rsidP="0005515F">
      <w:pPr>
        <w:pStyle w:val="Heading4"/>
      </w:pPr>
      <w:r w:rsidRPr="00B415D2">
        <w:t>Array.d</w:t>
      </w:r>
      <w:r>
        <w:t>ims</w:t>
      </w:r>
      <w:r w:rsidRPr="00B415D2">
        <w:t xml:space="preserve"> </w:t>
      </w:r>
      <w:r>
        <w:t>Source[]{, {Dims</w:t>
      </w:r>
      <w:r w:rsidRPr="00B415D2">
        <w:t>[]</w:t>
      </w:r>
      <w:r>
        <w:t>}{, NumDims}}</w:t>
      </w:r>
      <w:r>
        <w:fldChar w:fldCharType="begin"/>
      </w:r>
      <w:r>
        <w:instrText xml:space="preserve"> XE "Array.</w:instrText>
      </w:r>
      <w:r w:rsidRPr="00B415D2">
        <w:instrText>d</w:instrText>
      </w:r>
      <w:r>
        <w:instrText>ims</w:instrText>
      </w:r>
      <w:r w:rsidRPr="00B415D2">
        <w:instrText xml:space="preserve"> </w:instrText>
      </w:r>
      <w:r>
        <w:instrText>Source[]{, {Dims</w:instrText>
      </w:r>
      <w:r w:rsidRPr="00B415D2">
        <w:instrText>[]</w:instrText>
      </w:r>
      <w:r>
        <w:instrText xml:space="preserve">}{, NumDims}}" </w:instrText>
      </w:r>
      <w:r>
        <w:fldChar w:fldCharType="end"/>
      </w:r>
    </w:p>
    <w:p w:rsidR="0005515F" w:rsidRDefault="00B61BCB" w:rsidP="0005515F">
      <w:r>
        <w:t>Provides inform</w:t>
      </w:r>
      <w:r w:rsidR="00830E82">
        <w:t>ation about the dimensions of the Source[] array parameter</w:t>
      </w:r>
      <w:r w:rsidR="0005515F">
        <w:t>.</w:t>
      </w:r>
      <w:r>
        <w:t xml:space="preserve"> </w:t>
      </w:r>
      <w:r w:rsidR="00830E82">
        <w:t xml:space="preserve">The Source[] parameter may be a numeric or string array name with nothing in the brackets ("[]"). </w:t>
      </w:r>
      <w:r w:rsidR="00014423">
        <w:t xml:space="preserve">The array must already exist. </w:t>
      </w:r>
      <w:r w:rsidR="00830E82">
        <w:t xml:space="preserve">The </w:t>
      </w:r>
      <w:r w:rsidR="00014423">
        <w:t>Source[]</w:t>
      </w:r>
      <w:r w:rsidR="00830E82">
        <w:t xml:space="preserve"> parameter is required, and both of the other parameters are optional.</w:t>
      </w:r>
    </w:p>
    <w:p w:rsidR="00830E82" w:rsidRDefault="00830E82" w:rsidP="0005515F">
      <w:r>
        <w:t xml:space="preserve">The dimensions of the Source[] array are written to the Dims[] array, if you provide one. </w:t>
      </w:r>
      <w:r w:rsidR="00014423">
        <w:t>The Dims[] para</w:t>
      </w:r>
      <w:r>
        <w:t>m</w:t>
      </w:r>
      <w:r w:rsidR="00014423">
        <w:t>e</w:t>
      </w:r>
      <w:r>
        <w:t>ter must be a numeric array name with nothing in the brackets ("[]"). If the Dims[] array exist</w:t>
      </w:r>
      <w:r w:rsidR="00014423">
        <w:t>s</w:t>
      </w:r>
      <w:r>
        <w:t xml:space="preserve">, </w:t>
      </w:r>
      <w:r w:rsidR="00014423">
        <w:t>it is overwritten. Otherwise a new array is created. The result is always a one-dimensional array.</w:t>
      </w:r>
    </w:p>
    <w:p w:rsidR="00014423" w:rsidRPr="0010507D" w:rsidRDefault="00014423" w:rsidP="0005515F">
      <w:r>
        <w:t>The number of dimensions of the Source[] array is written to the NumDims parameter, if you provide one. NumDims must be a numeric variable. This value is the length of the Dims[] array.</w:t>
      </w:r>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[{&lt;start&gt;,&lt;length&gt;}], &lt;nexp&gt;</w:instrText>
      </w:r>
      <w:r w:rsidR="00461922">
        <w:instrText>"</w:instrText>
      </w:r>
      <w:r>
        <w:instrText xml:space="preserve"> </w:instrText>
      </w:r>
      <w:r>
        <w:fldChar w:fldCharType="end"/>
      </w:r>
      <w:r>
        <w:fldChar w:fldCharType="begin"/>
      </w:r>
      <w:r>
        <w:instrText xml:space="preserve"> XE "Array.fill</w:instrText>
      </w:r>
      <w:r w:rsidRPr="00B415D2">
        <w:instrText xml:space="preserve"> Array</w:instrText>
      </w:r>
      <w:r>
        <w:instrText>$[{&lt;start&gt;,&lt;length&gt;}], &lt;sexp&gt;</w:instrText>
      </w:r>
      <w:r w:rsidR="00461922">
        <w:instrText>"</w:instrText>
      </w:r>
      <w:r>
        <w:instrText xml:space="preserve"> </w:instrText>
      </w:r>
      <w:r>
        <w:fldChar w:fldCharType="end"/>
      </w:r>
    </w:p>
    <w:p w:rsidR="00905A54" w:rsidRPr="0010507D" w:rsidRDefault="00905A54" w:rsidP="00905A54">
      <w:r>
        <w:t>Fill</w:t>
      </w:r>
      <w:r w:rsidR="00B61BCB">
        <w:t>s</w:t>
      </w:r>
      <w:r>
        <w:t xml:space="preserve"> an </w:t>
      </w:r>
      <w:r w:rsidR="005A58F2">
        <w:t>existing</w:t>
      </w:r>
      <w:r>
        <w:t xml:space="preserve"> array or a</w:t>
      </w:r>
      <w:r w:rsidR="005A58F2">
        <w:t>rray</w:t>
      </w:r>
      <w:r>
        <w:t xml:space="preserve"> segment with a value. The types of the array and value must match.</w:t>
      </w:r>
    </w:p>
    <w:p w:rsidR="005866FB" w:rsidRDefault="005866FB" w:rsidP="008209F2">
      <w:pPr>
        <w:pStyle w:val="Heading4"/>
      </w:pPr>
      <w:r>
        <w:lastRenderedPageBreak/>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5A58F2" w:rsidP="0026077D">
      <w:r>
        <w:t>Creates a new array</w:t>
      </w:r>
      <w:r w:rsidR="00B15304">
        <w:t>, evaluates the list of expressions "&lt;exp&gt;, ...",</w:t>
      </w:r>
      <w:r>
        <w:t xml:space="preserve"> and loads </w:t>
      </w:r>
      <w:r w:rsidR="00B15304">
        <w:t xml:space="preserve">values into the </w:t>
      </w:r>
      <w:r w:rsidR="002A54DC">
        <w:t xml:space="preserve">new </w:t>
      </w:r>
      <w:r w:rsidR="00B15304">
        <w:t>array. Specify the array name with no index(es). The array has one dimension; its</w:t>
      </w:r>
      <w:r w:rsidR="009139B2">
        <w:t xml:space="preserve"> size </w:t>
      </w:r>
      <w:r w:rsidR="00B15304">
        <w:t>is the same as</w:t>
      </w:r>
      <w:r w:rsidR="009139B2">
        <w:t xml:space="preserve"> the</w:t>
      </w:r>
      <w:r w:rsidR="00032550">
        <w:t xml:space="preserve"> number of</w:t>
      </w:r>
      <w:r w:rsidR="009139B2">
        <w:t xml:space="preserve"> e</w:t>
      </w:r>
      <w:r w:rsidR="002A54DC">
        <w:t>xpression</w:t>
      </w:r>
      <w:r w:rsidR="009139B2">
        <w:t>s</w:t>
      </w:r>
      <w:r w:rsidR="00032550">
        <w:t xml:space="preserve"> in the list</w:t>
      </w:r>
      <w:r w:rsidR="009139B2">
        <w:t>.</w:t>
      </w:r>
      <w:r w:rsidR="00B15304">
        <w:t xml:space="preserve"> If the named array already exists, it is overwritten.</w:t>
      </w:r>
    </w:p>
    <w:p w:rsidR="009139B2" w:rsidRDefault="00B15304" w:rsidP="0026077D">
      <w:r>
        <w:t xml:space="preserve">The array may be numeric (Array[]) or string (Array$[]), and the </w:t>
      </w:r>
      <w:r w:rsidR="002A54DC">
        <w:t>expressions</w:t>
      </w:r>
      <w:r>
        <w:t xml:space="preserve"> must be the same type as the array</w:t>
      </w:r>
      <w:r w:rsidR="00300420">
        <w:t>.</w:t>
      </w:r>
    </w:p>
    <w:p w:rsidR="002C25C2" w:rsidRDefault="00526E57" w:rsidP="0026077D">
      <w:r>
        <w:t>The list of exp</w:t>
      </w:r>
      <w:r w:rsidR="002A54DC">
        <w:t>ression</w:t>
      </w:r>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lastRenderedPageBreak/>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122" w:name="_Toc5235732"/>
      <w:r>
        <w:t xml:space="preserve">Data Structures </w:t>
      </w:r>
      <w:r w:rsidR="00844D75">
        <w:t xml:space="preserve">and Pointers </w:t>
      </w:r>
      <w:r>
        <w:t>in BASIC!</w:t>
      </w:r>
      <w:bookmarkEnd w:id="122"/>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123" w:name="_Toc5235733"/>
      <w:r w:rsidRPr="00EB1F62">
        <w:t>What is a Pointer</w:t>
      </w:r>
      <w:bookmarkEnd w:id="123"/>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124" w:name="_Toc5235734"/>
      <w:r>
        <w:t>Lists</w:t>
      </w:r>
      <w:bookmarkEnd w:id="124"/>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w:t>
      </w:r>
      <w:r>
        <w:lastRenderedPageBreak/>
        <w:t>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125" w:name="_Toc5235735"/>
      <w:r>
        <w:t>List Commands</w:t>
      </w:r>
      <w:bookmarkEnd w:id="125"/>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lastRenderedPageBreak/>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AE3299" w:rsidP="00D5729C">
      <w:r>
        <w:t>Appends t</w:t>
      </w:r>
      <w:r w:rsidR="00D5729C">
        <w:t>he elements in the source list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AE3299" w:rsidP="00D5729C">
      <w:r>
        <w:t>Appends t</w:t>
      </w:r>
      <w:r w:rsidR="00D5729C">
        <w:t xml:space="preserve">he elements of the specified </w:t>
      </w:r>
      <w:r w:rsidR="00CE4035">
        <w:t>array (</w:t>
      </w:r>
      <w:r w:rsidR="00D5729C">
        <w:t>Array</w:t>
      </w:r>
      <w:r w:rsidR="00CE4035">
        <w:t>[]) or array segment (Array[start,length])</w:t>
      </w:r>
      <w:r w:rsidR="00D5729C">
        <w:t xml:space="preserve"> to t</w:t>
      </w:r>
      <w:r w:rsidR="00CE4035">
        <w:t xml:space="preserve">he end of the </w:t>
      </w:r>
      <w:r>
        <w:t xml:space="preserve">specified </w:t>
      </w:r>
      <w:r w:rsidR="00CE4035">
        <w:t>list.</w:t>
      </w:r>
    </w:p>
    <w:p w:rsidR="00D5729C" w:rsidRDefault="00D5729C" w:rsidP="00D5729C">
      <w:r>
        <w:t>The Array type must be the same as the list type</w:t>
      </w:r>
      <w:r w:rsidR="00AE3299">
        <w:t xml:space="preserve"> (string or numeric)</w:t>
      </w:r>
      <w:r>
        <w:t>.</w:t>
      </w:r>
    </w:p>
    <w:p w:rsidR="00D5729C" w:rsidRDefault="00D5729C" w:rsidP="008209F2">
      <w:pPr>
        <w:pStyle w:val="Heading4"/>
      </w:pPr>
      <w:r>
        <w:t>List.replace &lt;pointer_nexp&gt;,</w:t>
      </w:r>
      <w:r w:rsidR="00AE3299">
        <w:t xml:space="preserve"> </w:t>
      </w:r>
      <w:r>
        <w:t>&lt;index_nexp&gt;, &lt;sexp&gt;|&lt;nexp&gt;</w:t>
      </w:r>
      <w:r w:rsidR="00520661">
        <w:fldChar w:fldCharType="begin"/>
      </w:r>
      <w:r w:rsidR="00BE1479">
        <w:instrText xml:space="preserve"> XE "</w:instrText>
      </w:r>
      <w:r w:rsidR="00BE1479" w:rsidRPr="008A1628">
        <w:instrText>List.replace &lt;pointer_nexp&gt;,</w:instrText>
      </w:r>
      <w:r w:rsidR="00AE3299">
        <w:instrText xml:space="preserve"> </w:instrText>
      </w:r>
      <w:r w:rsidR="00BE1479" w:rsidRPr="008A1628">
        <w:instrTex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t>
      </w:r>
      <w:r w:rsidR="00FA3CE9">
        <w:t>is</w:t>
      </w:r>
      <w:r>
        <w:t xml:space="preserve"> replaced by </w:t>
      </w:r>
      <w:r w:rsidR="000774D5">
        <w:t xml:space="preserve">the </w:t>
      </w:r>
      <w:r w:rsidR="00FA3CE9">
        <w:t xml:space="preserve">value of the </w:t>
      </w:r>
      <w:r w:rsidR="000774D5">
        <w:t>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FA3CE9" w:rsidP="00CB0B57">
      <w:r>
        <w:t>Inserts t</w:t>
      </w:r>
      <w:r w:rsidR="00D5729C">
        <w:t xml:space="preserve">he &lt;sexp&gt; or &lt;nexp&gt; value </w:t>
      </w:r>
      <w:r w:rsidR="005376F8">
        <w:t>into the list pointed t</w:t>
      </w:r>
      <w:r w:rsidR="009A1252">
        <w:t xml:space="preserve">o by </w:t>
      </w:r>
      <w:r w:rsidR="00CB0B57" w:rsidRPr="00CB0B57">
        <w:t>&lt;pointer_nexp&gt;</w:t>
      </w:r>
      <w:r w:rsidR="005376F8">
        <w:t xml:space="preserve"> at the index point</w:t>
      </w:r>
      <w:r w:rsidR="004349F7" w:rsidRPr="004349F7">
        <w:t xml:space="preserve"> &lt;index_nexp&gt;</w:t>
      </w:r>
      <w:r w:rsidR="005376F8">
        <w:t xml:space="preserve">. </w:t>
      </w:r>
      <w:r w:rsidR="00CB0B57">
        <w:t>I</w:t>
      </w:r>
      <w:r w:rsidR="00CB0B57" w:rsidRPr="00CB0B57">
        <w:t xml:space="preserve">f </w:t>
      </w:r>
      <w:r w:rsidR="004349F7">
        <w:t>the</w:t>
      </w:r>
      <w:r w:rsidR="00CB0B57" w:rsidRPr="00CB0B57">
        <w:t xml:space="preserve"> index point is one more than the current size of the list, </w:t>
      </w:r>
      <w:r>
        <w:t>the</w:t>
      </w:r>
      <w:r w:rsidR="00CB0B57" w:rsidRPr="00CB0B57">
        <w:t xml:space="preserve"> new item is </w:t>
      </w:r>
      <w:r>
        <w:t>add</w:t>
      </w:r>
      <w:r w:rsidR="00CB0B57" w:rsidRPr="00CB0B57">
        <w: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 xml:space="preserve">The inserted element type must match the </w:t>
      </w:r>
      <w:r w:rsidR="00FA3CE9">
        <w:t xml:space="preserve">list </w:t>
      </w:r>
      <w:r>
        <w:t>type (</w:t>
      </w:r>
      <w:r w:rsidR="00037A09">
        <w:t>string or numeric</w:t>
      </w:r>
      <w:r>
        <w: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FA3CE9" w:rsidP="004349F7">
      <w:r>
        <w:t>Removes t</w:t>
      </w:r>
      <w:r w:rsidR="00615228">
        <w:t xml:space="preserve">he </w:t>
      </w:r>
      <w:r w:rsidR="004349F7">
        <w:t>l</w:t>
      </w:r>
      <w:r w:rsidR="00615228">
        <w:t xml:space="preserve">ist element specified by &lt;index_nexp&gt; </w:t>
      </w:r>
      <w:r>
        <w:t>from</w:t>
      </w:r>
      <w:r w:rsidR="00615228">
        <w:t xml:space="preserve"> the </w:t>
      </w:r>
      <w:r w:rsidR="004349F7">
        <w:t>l</w:t>
      </w:r>
      <w:r w:rsidR="00615228">
        <w:t>ist pointed to by &lt;pointer_nexp&gt;.</w:t>
      </w:r>
    </w:p>
    <w:p w:rsidR="00615228" w:rsidRDefault="00615228" w:rsidP="00615228">
      <w:r>
        <w:t>The index is ones based. The first element of the list is 1.</w:t>
      </w:r>
    </w:p>
    <w:p w:rsidR="005376F8" w:rsidRDefault="005376F8" w:rsidP="008209F2">
      <w:pPr>
        <w:pStyle w:val="Heading4"/>
      </w:pPr>
      <w:r>
        <w:t>List.get &lt;pointer_nexp&gt;,</w:t>
      </w:r>
      <w:r w:rsidR="00083C80">
        <w:t xml:space="preserve"> </w:t>
      </w:r>
      <w:r>
        <w:t>&lt;index_nexp&gt;, &lt;var&gt;</w:t>
      </w:r>
      <w:r w:rsidR="00520661">
        <w:fldChar w:fldCharType="begin"/>
      </w:r>
      <w:r w:rsidR="00BE1479">
        <w:instrText xml:space="preserve"> XE "</w:instrText>
      </w:r>
      <w:r w:rsidR="00BE1479" w:rsidRPr="008A1628">
        <w:instrText>List.get &lt;pointer_nexp&gt;,</w:instrText>
      </w:r>
      <w:r w:rsidR="00083C80">
        <w:instrText xml:space="preserve"> </w:instrText>
      </w:r>
      <w:r w:rsidR="00BE1479" w:rsidRPr="008A1628">
        <w:instrText>&lt;index_nexp&gt;, &lt;var&gt;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r w:rsidR="00FA3CE9">
        <w:t>is</w:t>
      </w:r>
      <w:r>
        <w:t xml:space="preserve"> returned in the specified string or numeric variable</w:t>
      </w:r>
      <w:r w:rsidR="00083C80">
        <w:t xml:space="preserve"> &lt;var&gt;</w:t>
      </w:r>
      <w:r>
        <w:t>.</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w:t>
      </w:r>
      <w:r w:rsidR="00FA3CE9">
        <w:t xml:space="preserve">list </w:t>
      </w:r>
      <w:r>
        <w:t>type (</w:t>
      </w:r>
      <w:r w:rsidR="003D50AF">
        <w:t>string or numeric</w:t>
      </w:r>
      <w:r>
        <w: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16677E">
      <w:pPr>
        <w:pStyle w:val="NoSpacing"/>
      </w:pPr>
      <w:r>
        <w:t xml:space="preserve">The type of list pointed to by the </w:t>
      </w:r>
      <w:r w:rsidR="004349F7">
        <w:t>l</w:t>
      </w:r>
      <w:r>
        <w:t xml:space="preserve">ist pointer </w:t>
      </w:r>
      <w:r w:rsidR="00FA3CE9">
        <w:t>is</w:t>
      </w:r>
      <w:r>
        <w:t xml:space="preserve"> returned in the </w:t>
      </w:r>
      <w:r w:rsidR="0016677E">
        <w:t>s</w:t>
      </w:r>
      <w:r>
        <w:t>tring variable</w:t>
      </w:r>
      <w:r w:rsidR="0016677E">
        <w:t xml:space="preserve"> &lt;svar&gt;</w:t>
      </w:r>
      <w:r>
        <w:t>.</w:t>
      </w:r>
    </w:p>
    <w:p w:rsidR="005376F8" w:rsidRDefault="00FA3CE9" w:rsidP="004A2113">
      <w:pPr>
        <w:pStyle w:val="ListParagraph"/>
        <w:numPr>
          <w:ilvl w:val="0"/>
          <w:numId w:val="43"/>
        </w:numPr>
      </w:pPr>
      <w:r>
        <w:t>Returns t</w:t>
      </w:r>
      <w:r w:rsidR="007046EB">
        <w:t>he upper case character</w:t>
      </w:r>
      <w:r w:rsidR="005376F8">
        <w:t xml:space="preserve"> </w:t>
      </w:r>
      <w:r w:rsidR="00F5651B">
        <w:t>"</w:t>
      </w:r>
      <w:r w:rsidR="005376F8">
        <w:t>S</w:t>
      </w:r>
      <w:r w:rsidR="00F5651B">
        <w:t>"</w:t>
      </w:r>
      <w:r w:rsidR="005376F8">
        <w:t xml:space="preserve"> if the </w:t>
      </w:r>
      <w:r w:rsidR="0016677E">
        <w:t>l</w:t>
      </w:r>
      <w:r w:rsidR="005376F8">
        <w:t>ist is a list of strings.</w:t>
      </w:r>
    </w:p>
    <w:p w:rsidR="005376F8" w:rsidRPr="005376F8" w:rsidRDefault="0016677E" w:rsidP="004A2113">
      <w:pPr>
        <w:pStyle w:val="ListParagraph"/>
        <w:numPr>
          <w:ilvl w:val="0"/>
          <w:numId w:val="43"/>
        </w:numPr>
      </w:pPr>
      <w:r>
        <w:t>Returns t</w:t>
      </w:r>
      <w:r w:rsidR="007046EB">
        <w:t>he upper case character</w:t>
      </w:r>
      <w:r w:rsidR="005376F8">
        <w:t xml:space="preserve"> </w:t>
      </w:r>
      <w:r w:rsidR="00F5651B">
        <w:t>"</w:t>
      </w:r>
      <w:r w:rsidR="005376F8">
        <w:t>N</w:t>
      </w:r>
      <w:r w:rsidR="00F5651B">
        <w:t>"</w:t>
      </w:r>
      <w:r w:rsidR="005376F8">
        <w:t xml:space="preserve"> if the list is a list of numbers.</w:t>
      </w:r>
    </w:p>
    <w:p w:rsidR="005376F8" w:rsidRDefault="00635507" w:rsidP="008209F2">
      <w:pPr>
        <w:pStyle w:val="Heading4"/>
      </w:pPr>
      <w:r>
        <w:lastRenderedPageBreak/>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r w:rsidR="0016677E">
        <w:t>is</w:t>
      </w:r>
      <w:r>
        <w:t xml:space="preserve"> returned in the numeric variable</w:t>
      </w:r>
      <w:r w:rsidR="0016677E">
        <w:t xml:space="preserve"> &lt;nvar&gt;</w:t>
      </w:r>
      <w:r>
        <w:t>.</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16677E" w:rsidP="004349F7">
      <w:r>
        <w:t>Clears t</w:t>
      </w:r>
      <w:r w:rsidR="00615228">
        <w:t xml:space="preserve">he list pointed to by the </w:t>
      </w:r>
      <w:r w:rsidR="004349F7">
        <w:t>l</w:t>
      </w:r>
      <w:r w:rsidR="00615228">
        <w:t xml:space="preserve">ist pointer </w:t>
      </w:r>
      <w:r>
        <w:t>and sets</w:t>
      </w:r>
      <w:r w:rsidR="00615228">
        <w:t xml:space="preserve"> </w:t>
      </w:r>
      <w:r>
        <w:t>t</w:t>
      </w:r>
      <w:r w:rsidR="00615228">
        <w:t xml:space="preserve">he </w:t>
      </w:r>
      <w:r w:rsidR="004349F7">
        <w:t>l</w:t>
      </w:r>
      <w:r w:rsidR="00615228">
        <w:t>ist’s size</w:t>
      </w:r>
      <w:r w:rsidR="007046EB">
        <w:t xml:space="preserve"> to</w:t>
      </w:r>
      <w:r w:rsidR="00615228">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16677E" w:rsidP="004349F7">
      <w:r>
        <w:t>Searches t</w:t>
      </w:r>
      <w:r w:rsidR="00CE4EFE">
        <w:t xml:space="preserve">he </w:t>
      </w:r>
      <w:r>
        <w:t xml:space="preserve">specified </w:t>
      </w:r>
      <w:r w:rsidR="00CE4EFE">
        <w:t xml:space="preserve">list for the specified string or numeric value. The position of the </w:t>
      </w:r>
      <w:r>
        <w:t>first (left-most) occurrence</w:t>
      </w:r>
      <w:r w:rsidR="00CE4EFE">
        <w:t xml:space="preserve"> </w:t>
      </w:r>
      <w:r>
        <w:t>is</w:t>
      </w:r>
      <w:r w:rsidR="00CE4EFE">
        <w:t xml:space="preserve"> returned in </w:t>
      </w:r>
      <w:r>
        <w:t xml:space="preserve">the </w:t>
      </w:r>
      <w:r w:rsidR="00CE4EFE">
        <w:t>numeric variable</w:t>
      </w:r>
      <w:r>
        <w:t xml:space="preserve"> &lt;result_nvar&gt;</w:t>
      </w:r>
      <w:r w:rsidR="00CE4EFE">
        <w:t xml:space="preserve">. </w:t>
      </w:r>
      <w:r w:rsidR="00F4272F">
        <w:t>If the value is not found in the list the</w:t>
      </w:r>
      <w:r w:rsidR="00D727F0">
        <w:t>n the</w:t>
      </w:r>
      <w:r w:rsidR="00F4272F">
        <w:t xml:space="preserve"> result </w:t>
      </w:r>
      <w:r>
        <w:t>is</w:t>
      </w:r>
      <w:r w:rsidR="00F4272F">
        <w:t xml:space="preserve"> zero.</w:t>
      </w:r>
    </w:p>
    <w:p w:rsidR="00CE4EFE" w:rsidRPr="00CE4EFE" w:rsidRDefault="001D4752" w:rsidP="00CE4EFE">
      <w:r>
        <w:t>If the optional start expression parameter is present, the search start</w:t>
      </w:r>
      <w:r w:rsidR="0016677E">
        <w:t>s</w:t>
      </w:r>
      <w:r>
        <w:t xml:space="preserve"> at the specified element. The default </w:t>
      </w:r>
      <w:r w:rsidR="0016677E">
        <w:t>start position</w:t>
      </w:r>
      <w:r>
        <w:t xml:space="preserv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AE3299" w:rsidP="004349F7">
      <w:r>
        <w:t>Copies t</w:t>
      </w:r>
      <w:r w:rsidR="000774D5">
        <w:t xml:space="preserve">he list pointed to by the </w:t>
      </w:r>
      <w:r w:rsidR="004349F7">
        <w:t>l</w:t>
      </w:r>
      <w:r w:rsidR="000774D5">
        <w:t xml:space="preserve">ist pointer into </w:t>
      </w:r>
      <w:r>
        <w:t>an</w:t>
      </w:r>
      <w:r w:rsidR="000774D5">
        <w:t xml:space="preserve"> array. The array type (</w:t>
      </w:r>
      <w:r w:rsidR="007046EB">
        <w:t>string or numeric</w:t>
      </w:r>
      <w:r w:rsidR="000774D5">
        <w:t>) must be the same as the list</w:t>
      </w:r>
      <w:r>
        <w:t xml:space="preserve"> type.</w:t>
      </w:r>
      <w:r w:rsidRPr="00AE3299">
        <w:t xml:space="preserve"> </w:t>
      </w:r>
      <w:r>
        <w:t>If the ar</w:t>
      </w:r>
      <w:r w:rsidR="00D727F0">
        <w:t>ray exists, it is overwritten, o</w:t>
      </w:r>
      <w:r>
        <w:t>therwise a new array is created. The result is always a one-dimensional array</w:t>
      </w:r>
      <w:r w:rsidR="000774D5">
        <w:t>.</w:t>
      </w:r>
    </w:p>
    <w:p w:rsidR="00664160" w:rsidRDefault="00664160" w:rsidP="00EB1F62">
      <w:pPr>
        <w:pStyle w:val="Heading2"/>
      </w:pPr>
      <w:bookmarkStart w:id="126" w:name="_Toc5235736"/>
      <w:r>
        <w:t>Bundles</w:t>
      </w:r>
      <w:bookmarkEnd w:id="126"/>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127" w:name="_Toc5235737"/>
      <w:r>
        <w:t xml:space="preserve">Bundle </w:t>
      </w:r>
      <w:r w:rsidR="00E02B0C">
        <w:t>Auto-C</w:t>
      </w:r>
      <w:r>
        <w:t>reate</w:t>
      </w:r>
      <w:bookmarkEnd w:id="127"/>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lastRenderedPageBreak/>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128" w:name="_Toc5235738"/>
      <w:r>
        <w:t>Bundle Commands</w:t>
      </w:r>
      <w:bookmarkEnd w:id="128"/>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lastRenderedPageBreak/>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lastRenderedPageBreak/>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129" w:name="_Toc5235739"/>
      <w:r>
        <w:t>Stacks</w:t>
      </w:r>
      <w:bookmarkEnd w:id="12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D0FBF61" wp14:editId="402DC94D">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130" w:name="_Toc5235740"/>
      <w:r>
        <w:t>Stack Commands</w:t>
      </w:r>
      <w:bookmarkEnd w:id="130"/>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lastRenderedPageBreak/>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131" w:name="_Toc5235741"/>
      <w:r>
        <w:t>Queues</w:t>
      </w:r>
      <w:bookmarkEnd w:id="13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132" w:name="_Toc5235742"/>
      <w:r>
        <w:lastRenderedPageBreak/>
        <w:t>Comments</w:t>
      </w:r>
      <w:bookmarkEnd w:id="132"/>
    </w:p>
    <w:p w:rsidR="00EA7A8B" w:rsidRDefault="00184DA5" w:rsidP="00EB1F62">
      <w:pPr>
        <w:pStyle w:val="Heading2"/>
      </w:pPr>
      <w:bookmarkStart w:id="133" w:name="_Toc5235743"/>
      <w:r>
        <w:t>! -</w:t>
      </w:r>
      <w:r w:rsidR="00EA7A8B">
        <w:t xml:space="preserve"> Single Line Comment</w:t>
      </w:r>
      <w:bookmarkEnd w:id="133"/>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134" w:name="_Toc5235744"/>
      <w:r>
        <w:t>R</w:t>
      </w:r>
      <w:r w:rsidR="00953C37">
        <w:t>em</w:t>
      </w:r>
      <w:r>
        <w:t xml:space="preserve"> - Single Line Comment (legacy)</w:t>
      </w:r>
      <w:bookmarkEnd w:id="134"/>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135" w:name="_Toc5235745"/>
      <w:r>
        <w:t>!! - Block Comment</w:t>
      </w:r>
      <w:bookmarkEnd w:id="135"/>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136" w:name="_Toc5235746"/>
      <w:r>
        <w:t>% - Middle of Line Comment</w:t>
      </w:r>
      <w:bookmarkEnd w:id="136"/>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137" w:name="_Toc5235747"/>
      <w:r>
        <w:t>Expressions</w:t>
      </w:r>
      <w:bookmarkEnd w:id="137"/>
    </w:p>
    <w:p w:rsidR="005C05CA" w:rsidRDefault="005866FB" w:rsidP="00EB1F62">
      <w:pPr>
        <w:pStyle w:val="Heading2"/>
      </w:pPr>
      <w:bookmarkStart w:id="138" w:name="_Toc5235748"/>
      <w:r>
        <w:t>Numeric</w:t>
      </w:r>
      <w:r w:rsidR="00EC5719">
        <w:t xml:space="preserve"> </w:t>
      </w:r>
      <w:r w:rsidR="005C05CA">
        <w:t>Expression &lt;nexp&gt;</w:t>
      </w:r>
      <w:bookmarkEnd w:id="138"/>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139" w:name="_Toc5235749"/>
      <w:r>
        <w:t>Numeric Operators &lt;noperator&gt;</w:t>
      </w:r>
      <w:bookmarkEnd w:id="139"/>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140" w:name="_Toc5235750"/>
      <w:r>
        <w:t>Numeric Expression Examples</w:t>
      </w:r>
      <w:bookmarkEnd w:id="140"/>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lastRenderedPageBreak/>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141" w:name="_Toc5235751"/>
      <w:r>
        <w:t>Pre</w:t>
      </w:r>
      <w:r w:rsidR="003A11BB">
        <w:t>-</w:t>
      </w:r>
      <w:r>
        <w:t xml:space="preserve"> and Post</w:t>
      </w:r>
      <w:r w:rsidR="003A11BB">
        <w:t>-</w:t>
      </w:r>
      <w:r>
        <w:t>Increment Operators</w:t>
      </w:r>
      <w:bookmarkEnd w:id="141"/>
    </w:p>
    <w:p w:rsidR="006B0595" w:rsidRDefault="006B0595" w:rsidP="00C923CB">
      <w:pPr>
        <w:spacing w:after="0"/>
        <w:ind w:left="720"/>
      </w:pPr>
      <w:r>
        <w:t>++x</w:t>
      </w:r>
      <w:r w:rsidR="006B5451">
        <w:tab/>
      </w:r>
      <w:r>
        <w:t xml:space="preserve">Increments the value of x by 1 before </w:t>
      </w:r>
      <w:r w:rsidR="00894D85">
        <w:t xml:space="preserve">the </w:t>
      </w:r>
      <w:r>
        <w:t>x value is used</w:t>
      </w:r>
    </w:p>
    <w:p w:rsidR="006B0595" w:rsidRDefault="006B0595" w:rsidP="00C923CB">
      <w:pPr>
        <w:spacing w:after="0"/>
        <w:ind w:left="720"/>
      </w:pPr>
      <w:r>
        <w:t>--y</w:t>
      </w:r>
      <w:r w:rsidR="006B5451">
        <w:tab/>
      </w:r>
      <w:r>
        <w:t xml:space="preserve">Decrements the value of y by 1 before </w:t>
      </w:r>
      <w:r w:rsidR="00894D85">
        <w:t xml:space="preserve">the </w:t>
      </w:r>
      <w:r>
        <w:t>y value is used</w:t>
      </w:r>
    </w:p>
    <w:p w:rsidR="006B0595" w:rsidRDefault="006B0595" w:rsidP="00C923CB">
      <w:pPr>
        <w:spacing w:after="0"/>
        <w:ind w:left="720"/>
      </w:pPr>
      <w:r>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142" w:name="_Toc5235752"/>
      <w:r>
        <w:t>String</w:t>
      </w:r>
      <w:r w:rsidR="00EC5719">
        <w:t xml:space="preserve"> </w:t>
      </w:r>
      <w:r w:rsidR="005C05CA">
        <w:t>Expression &lt;sexp&gt;</w:t>
      </w:r>
      <w:bookmarkEnd w:id="142"/>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143" w:name="_Toc5235753"/>
      <w:r>
        <w:t>Logical</w:t>
      </w:r>
      <w:r w:rsidR="00DC525C">
        <w:t xml:space="preserve"> </w:t>
      </w:r>
      <w:r w:rsidR="005C05CA">
        <w:t xml:space="preserve">Expression </w:t>
      </w:r>
      <w:r w:rsidR="00DC525C">
        <w:t>&lt;lexp&gt;</w:t>
      </w:r>
      <w:bookmarkEnd w:id="143"/>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144" w:name="_Toc5235754"/>
      <w:r>
        <w:lastRenderedPageBreak/>
        <w:t>Logical Operators</w:t>
      </w:r>
      <w:bookmarkEnd w:id="144"/>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Pr="00C923CB" w:rsidRDefault="00740ACD" w:rsidP="0073725A">
      <w:r>
        <w:t>This table shows all of t</w:t>
      </w:r>
      <w:r w:rsidR="0073725A">
        <w:t xml:space="preserve">he </w:t>
      </w:r>
      <w:r w:rsidR="00C923CB">
        <w:t>l</w:t>
      </w:r>
      <w:r w:rsidR="0073725A">
        <w:t>ogical operators</w:t>
      </w:r>
      <w:r>
        <w:t>. They are listed</w:t>
      </w:r>
      <w:r w:rsidR="0073725A">
        <w:t xml:space="preserve"> by precedence with the highest precedence first.</w:t>
      </w:r>
      <w:r w:rsidR="00FF5588">
        <w:t xml:space="preserve"> </w:t>
      </w:r>
      <w:r w:rsidR="00947E4B">
        <w:t xml:space="preserve">All of these operators have </w:t>
      </w:r>
      <w:r w:rsidR="00947E4B">
        <w:rPr>
          <w:i/>
        </w:rPr>
        <w:t>lower</w:t>
      </w:r>
      <w:r w:rsidR="00947E4B">
        <w:t xml:space="preserve"> precedence than any of the numeric operators or the one string operator. </w:t>
      </w:r>
      <w:r w:rsidR="00FF5588">
        <w:t>Precedence may be modified by using parenthes</w:t>
      </w:r>
      <w:r w:rsidR="009D5160">
        <w:t>e</w:t>
      </w:r>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947E4B" w:rsidP="00010AF7">
            <w:pPr>
              <w:jc w:val="center"/>
            </w:pPr>
            <w:r>
              <w:t>1</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p w:rsidR="00947E4B" w:rsidRDefault="00947E4B" w:rsidP="00010AF7">
            <w:pPr>
              <w:jc w:val="center"/>
            </w:pPr>
            <w:r>
              <w:t>=</w:t>
            </w:r>
          </w:p>
          <w:p w:rsidR="00947E4B" w:rsidRDefault="00947E4B" w:rsidP="00010AF7">
            <w:pPr>
              <w:jc w:val="center"/>
            </w:pPr>
            <w:r>
              <w:t>&lt;&gt;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p w:rsidR="00947E4B" w:rsidRDefault="00947E4B" w:rsidP="00010AF7">
            <w:r>
              <w:t>Equal</w:t>
            </w:r>
          </w:p>
          <w:p w:rsidR="00947E4B" w:rsidRDefault="00947E4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947E4B" w:rsidP="00010AF7">
            <w:pPr>
              <w:jc w:val="center"/>
            </w:pPr>
            <w:r>
              <w:t>2</w:t>
            </w:r>
          </w:p>
        </w:tc>
        <w:tc>
          <w:tcPr>
            <w:tcW w:w="1036" w:type="dxa"/>
          </w:tcPr>
          <w:p w:rsidR="002A63FB" w:rsidRDefault="00947E4B" w:rsidP="00947E4B">
            <w:pPr>
              <w:jc w:val="center"/>
            </w:pPr>
            <w:r>
              <w:t>!</w:t>
            </w:r>
          </w:p>
        </w:tc>
        <w:tc>
          <w:tcPr>
            <w:tcW w:w="2292" w:type="dxa"/>
          </w:tcPr>
          <w:p w:rsidR="002A63FB" w:rsidRDefault="00947E4B" w:rsidP="00947E4B">
            <w:r>
              <w:t xml:space="preserve">Unary </w:t>
            </w:r>
            <w:r w:rsidR="002A63FB">
              <w:t>Not</w:t>
            </w:r>
          </w:p>
        </w:tc>
        <w:tc>
          <w:tcPr>
            <w:tcW w:w="2790" w:type="dxa"/>
          </w:tcPr>
          <w:p w:rsidR="002A63FB" w:rsidRDefault="00947E4B" w:rsidP="002A63FB">
            <w:r>
              <w:t>One</w:t>
            </w:r>
            <w:r w:rsidR="002A63FB">
              <w:t xml:space="preserve"> &lt;nlexp&gt; o</w:t>
            </w:r>
            <w:r>
              <w:t>nly</w:t>
            </w:r>
          </w:p>
        </w:tc>
      </w:tr>
      <w:tr w:rsidR="002A63FB" w:rsidTr="00740ACD">
        <w:trPr>
          <w:cantSplit/>
        </w:trPr>
        <w:tc>
          <w:tcPr>
            <w:tcW w:w="1262" w:type="dxa"/>
          </w:tcPr>
          <w:p w:rsidR="002A63FB" w:rsidRDefault="00947E4B" w:rsidP="00010AF7">
            <w:pPr>
              <w:jc w:val="center"/>
            </w:pPr>
            <w:r>
              <w:t>3</w:t>
            </w:r>
          </w:p>
        </w:tc>
        <w:tc>
          <w:tcPr>
            <w:tcW w:w="1036" w:type="dxa"/>
          </w:tcPr>
          <w:p w:rsidR="002A63FB" w:rsidRDefault="002A63FB" w:rsidP="00947E4B">
            <w:pPr>
              <w:jc w:val="center"/>
            </w:pPr>
            <w:r>
              <w:t>&amp;</w:t>
            </w:r>
          </w:p>
        </w:tc>
        <w:tc>
          <w:tcPr>
            <w:tcW w:w="2292" w:type="dxa"/>
          </w:tcPr>
          <w:p w:rsidR="002A63FB" w:rsidRDefault="002A63FB" w:rsidP="0073725A">
            <w:r>
              <w:t>And</w:t>
            </w:r>
          </w:p>
        </w:tc>
        <w:tc>
          <w:tcPr>
            <w:tcW w:w="2790" w:type="dxa"/>
          </w:tcPr>
          <w:p w:rsidR="002A63FB" w:rsidRDefault="002A63FB" w:rsidP="002A63FB">
            <w:r>
              <w:t>Two &lt;nlexp&gt; only</w:t>
            </w:r>
          </w:p>
        </w:tc>
      </w:tr>
      <w:tr w:rsidR="00947E4B" w:rsidTr="00740ACD">
        <w:trPr>
          <w:cantSplit/>
        </w:trPr>
        <w:tc>
          <w:tcPr>
            <w:tcW w:w="1262" w:type="dxa"/>
          </w:tcPr>
          <w:p w:rsidR="00947E4B" w:rsidDel="00947E4B" w:rsidRDefault="00947E4B" w:rsidP="00010AF7">
            <w:pPr>
              <w:jc w:val="center"/>
            </w:pPr>
            <w:r>
              <w:t>4</w:t>
            </w:r>
          </w:p>
        </w:tc>
        <w:tc>
          <w:tcPr>
            <w:tcW w:w="1036" w:type="dxa"/>
          </w:tcPr>
          <w:p w:rsidR="00947E4B" w:rsidRDefault="00947E4B" w:rsidP="00010AF7">
            <w:pPr>
              <w:jc w:val="center"/>
            </w:pPr>
            <w:r>
              <w:t>|</w:t>
            </w:r>
          </w:p>
        </w:tc>
        <w:tc>
          <w:tcPr>
            <w:tcW w:w="2292" w:type="dxa"/>
          </w:tcPr>
          <w:p w:rsidR="00947E4B" w:rsidRDefault="00947E4B" w:rsidP="0073725A">
            <w:r>
              <w:t>Or</w:t>
            </w:r>
          </w:p>
        </w:tc>
        <w:tc>
          <w:tcPr>
            <w:tcW w:w="2790" w:type="dxa"/>
          </w:tcPr>
          <w:p w:rsidR="00947E4B" w:rsidRDefault="00947E4B" w:rsidP="002A63FB">
            <w:r>
              <w:t>Two &lt;nlexp&gt; only</w:t>
            </w:r>
          </w:p>
        </w:tc>
      </w:tr>
    </w:tbl>
    <w:p w:rsidR="00FF5588" w:rsidRDefault="00FF5588" w:rsidP="005F4916">
      <w:pPr>
        <w:pStyle w:val="Heading3"/>
      </w:pPr>
      <w:bookmarkStart w:id="145" w:name="_Toc5235755"/>
      <w:r>
        <w:t>Examples of Logical Expressions</w:t>
      </w:r>
      <w:bookmarkEnd w:id="145"/>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146" w:name="_Toc5235756"/>
      <w:r>
        <w:t>Parentheses</w:t>
      </w:r>
      <w:bookmarkEnd w:id="146"/>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w:t>
      </w:r>
      <w:r w:rsidR="002C415E">
        <w:t>BASIC!</w:t>
      </w:r>
      <w:r>
        <w:t xml:space="preserve">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147" w:name="_Toc5235757"/>
      <w:r w:rsidRPr="00E33967">
        <w:t>Assignment Operations</w:t>
      </w:r>
      <w:bookmarkEnd w:id="147"/>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148" w:name="_Toc5235758"/>
      <w:r>
        <w:lastRenderedPageBreak/>
        <w:t>L</w:t>
      </w:r>
      <w:r w:rsidR="005E290C">
        <w:t>et</w:t>
      </w:r>
      <w:bookmarkEnd w:id="148"/>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D4EE9" w:rsidRPr="003B6E0F" w:rsidRDefault="001D5C06" w:rsidP="009D5160">
      <w:pPr>
        <w:rPr>
          <w:rFonts w:ascii="Letter Gothic" w:hAnsi="Letter Gothic"/>
          <w:b/>
        </w:rPr>
      </w:pPr>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149" w:name="_Toc5235759"/>
      <w:r>
        <w:t>OpEqual Assignment Operations</w:t>
      </w:r>
      <w:bookmarkEnd w:id="149"/>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150" w:name="_Toc5235760"/>
      <w:r>
        <w:t>Math Function</w:t>
      </w:r>
      <w:r w:rsidR="007202D6">
        <w:t>s</w:t>
      </w:r>
      <w:bookmarkEnd w:id="150"/>
    </w:p>
    <w:p w:rsidR="007202D6" w:rsidRDefault="007202D6" w:rsidP="007202D6">
      <w:r>
        <w:t>Math functions act like numeric variables in a &lt;nexp&gt; (or &lt;lexp&gt;)</w:t>
      </w:r>
      <w:r w:rsidR="001E7F77">
        <w:t>.</w:t>
      </w:r>
    </w:p>
    <w:p w:rsidR="001E7F77" w:rsidRDefault="001E7F77" w:rsidP="00EB1F62">
      <w:pPr>
        <w:pStyle w:val="Heading2"/>
      </w:pPr>
      <w:bookmarkStart w:id="151" w:name="_Toc5235761"/>
      <w:r>
        <w:lastRenderedPageBreak/>
        <w:t>BOR(&lt;nexp1&gt;, &lt;nexp2&gt;)</w:t>
      </w:r>
      <w:bookmarkEnd w:id="151"/>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152" w:name="_Toc5235762"/>
      <w:r>
        <w:t>BAND(&lt;nexp1&gt;, &lt;nexp2&gt;)</w:t>
      </w:r>
      <w:bookmarkEnd w:id="152"/>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153" w:name="_Toc5235763"/>
      <w:r>
        <w:t>BXOR(&lt;nexp1&gt;, &lt;nexp2&gt;)</w:t>
      </w:r>
      <w:bookmarkEnd w:id="153"/>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154" w:name="_Toc5235764"/>
      <w:r>
        <w:t>BNOT(&lt;nexp&gt;)</w:t>
      </w:r>
      <w:bookmarkEnd w:id="154"/>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155" w:name="_Toc5235765"/>
      <w:r w:rsidRPr="00D1460F">
        <w:t>ABS(</w:t>
      </w:r>
      <w:r w:rsidR="007202D6" w:rsidRPr="00D1460F">
        <w:t>&lt;nexp&gt;</w:t>
      </w:r>
      <w:r w:rsidRPr="00D1460F">
        <w:t>)</w:t>
      </w:r>
      <w:bookmarkEnd w:id="155"/>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156" w:name="_Toc5235766"/>
      <w:r w:rsidRPr="00D1460F">
        <w:t>S</w:t>
      </w:r>
      <w:r>
        <w:t>GN</w:t>
      </w:r>
      <w:r w:rsidRPr="00D1460F">
        <w:t>(&lt;nexp&gt;)</w:t>
      </w:r>
      <w:bookmarkEnd w:id="156"/>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157" w:name="_Toc5235767"/>
      <w:r>
        <w:t>RANDOMIZE</w:t>
      </w:r>
      <w:r w:rsidR="00430D63">
        <w:t>(</w:t>
      </w:r>
      <w:r w:rsidR="006F7BCF">
        <w:t>{</w:t>
      </w:r>
      <w:r w:rsidR="00430D63">
        <w:t>&lt;nexp&gt;</w:t>
      </w:r>
      <w:r w:rsidR="006F7BCF">
        <w:t>}</w:t>
      </w:r>
      <w:r w:rsidR="00430D63">
        <w:t>)</w:t>
      </w:r>
      <w:bookmarkEnd w:id="157"/>
      <w:r w:rsidR="00520661">
        <w:fldChar w:fldCharType="begin"/>
      </w:r>
      <w:r w:rsidR="0051285E">
        <w:instrText xml:space="preserve"> XE "</w:instrText>
      </w:r>
      <w:r>
        <w:instrText>RANDOMIZE</w:instrText>
      </w:r>
      <w:r w:rsidR="0051285E" w:rsidRPr="00FF428D">
        <w:instrText>(</w:instrText>
      </w:r>
      <w:r w:rsidR="006F7BCF">
        <w:instrText>{</w:instrText>
      </w:r>
      <w:r w:rsidR="0051285E" w:rsidRPr="00FF428D">
        <w:instrText>&lt;nexp&gt;</w:instrText>
      </w:r>
      <w:r w:rsidR="006F7BCF">
        <w:instrText>}</w:instrText>
      </w:r>
      <w:r w:rsidR="0051285E" w:rsidRPr="00FF428D">
        <w:instrText>)</w:instrText>
      </w:r>
      <w:r w:rsidR="0051285E">
        <w:instrText xml:space="preserve">" </w:instrText>
      </w:r>
      <w:r w:rsidR="00520661">
        <w:fldChar w:fldCharType="end"/>
      </w:r>
    </w:p>
    <w:p w:rsidR="00430D63" w:rsidRPr="00EA04F5" w:rsidRDefault="00430D63" w:rsidP="00EA04F5">
      <w:r w:rsidRPr="0051285E">
        <w:t xml:space="preserve">Creates a </w:t>
      </w:r>
      <w:r w:rsidR="0080287A">
        <w:t>pseudo</w:t>
      </w:r>
      <w:r w:rsidR="006F7BCF">
        <w:t>-</w:t>
      </w:r>
      <w:r w:rsidRPr="0051285E">
        <w:t xml:space="preserve">random number generator for use with the </w:t>
      </w:r>
      <w:r w:rsidRPr="001B0869">
        <w:rPr>
          <w:b/>
        </w:rPr>
        <w:t>RND()</w:t>
      </w:r>
      <w:r w:rsidRPr="0051285E">
        <w:t xml:space="preserve"> function.</w:t>
      </w:r>
      <w:r w:rsidR="006F7BCF">
        <w:t xml:space="preserve"> The optional seed parameter &lt;nexp&gt; initializes the generator. Omitting the parameter is the same as specifying 0</w:t>
      </w:r>
      <w:r w:rsidR="00EA04F5">
        <w:t xml:space="preserve">. If you call </w:t>
      </w:r>
      <w:r w:rsidR="00EA04F5">
        <w:rPr>
          <w:b/>
        </w:rPr>
        <w:t>RND()</w:t>
      </w:r>
      <w:r w:rsidR="00EA04F5">
        <w:t xml:space="preserve"> without first calling </w:t>
      </w:r>
      <w:r w:rsidR="00EA04F5">
        <w:rPr>
          <w:b/>
        </w:rPr>
        <w:t>RANDOMIZE()</w:t>
      </w:r>
      <w:r w:rsidR="00EA04F5">
        <w:t xml:space="preserve">, it is the same as if you had executed </w:t>
      </w:r>
      <w:r w:rsidR="00EA04F5">
        <w:rPr>
          <w:b/>
        </w:rPr>
        <w:t>RANDOMIZE(0)</w:t>
      </w:r>
      <w:r w:rsidR="00EA04F5">
        <w:t>.</w:t>
      </w:r>
    </w:p>
    <w:p w:rsidR="00EA04F5" w:rsidRDefault="00EA04F5" w:rsidP="00EA04F5">
      <w:r>
        <w:t>A non-zero seed initializes a predictable series of</w:t>
      </w:r>
      <w:r w:rsidRPr="00EA04F5">
        <w:t xml:space="preserve"> </w:t>
      </w:r>
      <w:r>
        <w:t>pseudo-</w:t>
      </w:r>
      <w:r w:rsidRPr="0051285E">
        <w:t>random</w:t>
      </w:r>
      <w:r>
        <w:t xml:space="preserve"> numbers. That is, for a given non-zero seed value, subsequent </w:t>
      </w:r>
      <w:r>
        <w:rPr>
          <w:b/>
        </w:rPr>
        <w:t>RND()</w:t>
      </w:r>
      <w:r>
        <w:t xml:space="preserve"> calls will always return the same series of values.</w:t>
      </w:r>
    </w:p>
    <w:p w:rsidR="00EA04F5" w:rsidRPr="000F7C40" w:rsidRDefault="00EA04F5" w:rsidP="00EA04F5">
      <w:pPr>
        <w:rPr>
          <w:b/>
        </w:rPr>
      </w:pPr>
      <w:r>
        <w:lastRenderedPageBreak/>
        <w:t xml:space="preserve">If the seed is 0, the sequence of numbers from </w:t>
      </w:r>
      <w:r>
        <w:rPr>
          <w:b/>
        </w:rPr>
        <w:t>RND()</w:t>
      </w:r>
      <w:r>
        <w:t xml:space="preserve"> is unpredictable and not reproducible.</w:t>
      </w:r>
      <w:r w:rsidR="000F7C40">
        <w:t xml:space="preserve"> However, repeated </w:t>
      </w:r>
      <w:r w:rsidR="000F7C40">
        <w:rPr>
          <w:b/>
        </w:rPr>
        <w:t>RANDOMIZE(0)</w:t>
      </w:r>
      <w:r w:rsidR="000F7C40">
        <w:t xml:space="preserve"> calls do not produce "more random" sequences.</w:t>
      </w:r>
    </w:p>
    <w:p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rsidR="00EF672D" w:rsidRPr="00D1460F" w:rsidRDefault="00EF672D" w:rsidP="00EB1F62">
      <w:pPr>
        <w:pStyle w:val="Heading2"/>
      </w:pPr>
      <w:bookmarkStart w:id="158" w:name="_Toc5235768"/>
      <w:r w:rsidRPr="00D1460F">
        <w:t>RND</w:t>
      </w:r>
      <w:r w:rsidR="0038180C">
        <w:t>(</w:t>
      </w:r>
      <w:r w:rsidRPr="00D1460F">
        <w:t>)</w:t>
      </w:r>
      <w:bookmarkEnd w:id="158"/>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r w:rsidR="001B0869">
        <w:rPr>
          <w:b/>
        </w:rPr>
        <w:t>n</w:t>
      </w:r>
      <w:r w:rsidR="00430D63" w:rsidRPr="001B0869">
        <w:rPr>
          <w:b/>
        </w:rPr>
        <w:t>)</w:t>
      </w:r>
      <w:r w:rsidR="0038180C">
        <w:t xml:space="preserve"> has not been previously executed then a new random generator wil</w:t>
      </w:r>
      <w:r w:rsidR="0084064B">
        <w:t xml:space="preserve">l be created using </w:t>
      </w:r>
      <w:r w:rsidR="003A6090" w:rsidRPr="001B0869">
        <w:rPr>
          <w:b/>
        </w:rPr>
        <w:t>RANDOMIZE</w:t>
      </w:r>
      <w:r w:rsidR="00430D63" w:rsidRPr="001B0869">
        <w:rPr>
          <w:b/>
        </w:rPr>
        <w:t>(0)</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159" w:name="_Toc5235769"/>
      <w:r>
        <w:t>MAX(&lt;nexp&gt;, &lt;nexp&gt;)</w:t>
      </w:r>
      <w:bookmarkEnd w:id="159"/>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160" w:name="_Toc5235770"/>
      <w:r>
        <w:t>MIN(&lt;nexp&gt;, &lt;nexp&gt;)</w:t>
      </w:r>
      <w:bookmarkEnd w:id="160"/>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161" w:name="_Toc5235771"/>
      <w:r w:rsidRPr="00D1460F">
        <w:t>CEIL(</w:t>
      </w:r>
      <w:r w:rsidR="007202D6" w:rsidRPr="00D1460F">
        <w:t>&lt;nexp&gt;</w:t>
      </w:r>
      <w:r w:rsidRPr="00D1460F">
        <w:t>)</w:t>
      </w:r>
      <w:bookmarkEnd w:id="161"/>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162" w:name="_Toc5235772"/>
      <w:r w:rsidRPr="00D1460F">
        <w:t>FLOOR(</w:t>
      </w:r>
      <w:r w:rsidR="007202D6" w:rsidRPr="00D1460F">
        <w:t>&lt;nexp&gt;</w:t>
      </w:r>
      <w:r w:rsidRPr="00D1460F">
        <w:t>)</w:t>
      </w:r>
      <w:bookmarkEnd w:id="162"/>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163" w:name="_Toc5235773"/>
      <w:r>
        <w:t>INT</w:t>
      </w:r>
      <w:r w:rsidRPr="00D1460F">
        <w:t>(&lt;nexp&gt;)</w:t>
      </w:r>
      <w:bookmarkEnd w:id="163"/>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164" w:name="_Toc5235774"/>
      <w:r>
        <w:t>FRAC</w:t>
      </w:r>
      <w:r w:rsidRPr="00D1460F">
        <w:t>(&lt;nexp&gt;)</w:t>
      </w:r>
      <w:bookmarkEnd w:id="164"/>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rsidRPr="001B0869">
        <w:rPr>
          <w:b/>
        </w:rPr>
        <w:t>FRAC(n)</w:t>
      </w:r>
      <w:r>
        <w:t xml:space="preserve"> is equivalent to "n </w:t>
      </w:r>
      <w:r w:rsidR="001B0869">
        <w:t>-</w:t>
      </w:r>
      <w:r>
        <w:t xml:space="preserve"> </w:t>
      </w:r>
      <w:r w:rsidRPr="001B0869">
        <w:rPr>
          <w:b/>
        </w:rPr>
        <w:t>INT(n)</w:t>
      </w:r>
      <w:r>
        <w:t>".</w:t>
      </w:r>
    </w:p>
    <w:p w:rsidR="00EF672D" w:rsidRPr="00D1460F" w:rsidRDefault="00EF672D" w:rsidP="00EB1F62">
      <w:pPr>
        <w:pStyle w:val="Heading2"/>
      </w:pPr>
      <w:bookmarkStart w:id="165" w:name="_Toc5235775"/>
      <w:r w:rsidRPr="00D1460F">
        <w:t>MOD(</w:t>
      </w:r>
      <w:r w:rsidR="007202D6" w:rsidRPr="00D1460F">
        <w:t>&lt;nexp</w:t>
      </w:r>
      <w:r w:rsidR="00886784">
        <w:t>1&gt;</w:t>
      </w:r>
      <w:r w:rsidRPr="00D1460F">
        <w:t xml:space="preserve">, </w:t>
      </w:r>
      <w:r w:rsidR="007202D6" w:rsidRPr="00D1460F">
        <w:t>&lt;nexp</w:t>
      </w:r>
      <w:r w:rsidR="00886784">
        <w:t>2&gt;</w:t>
      </w:r>
      <w:r w:rsidRPr="00D1460F">
        <w:t>)</w:t>
      </w:r>
      <w:bookmarkEnd w:id="165"/>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r w:rsidR="00BB0438">
        <w:t xml:space="preserve"> If &lt;nexp2&gt; is 0, the function generates a runtime error.</w:t>
      </w:r>
    </w:p>
    <w:p w:rsidR="00EF672D" w:rsidRPr="00D1460F" w:rsidRDefault="00EF672D" w:rsidP="00EB1F62">
      <w:pPr>
        <w:pStyle w:val="Heading2"/>
      </w:pPr>
      <w:bookmarkStart w:id="166" w:name="_Toc5235776"/>
      <w:r w:rsidRPr="00D1460F">
        <w:t>ROUND(</w:t>
      </w:r>
      <w:r w:rsidR="007202D6" w:rsidRPr="00D1460F">
        <w:t>&lt;</w:t>
      </w:r>
      <w:r w:rsidR="00FC22BC">
        <w:t>value_</w:t>
      </w:r>
      <w:r w:rsidR="007202D6" w:rsidRPr="00D1460F">
        <w:t>nexp&gt;</w:t>
      </w:r>
      <w:r w:rsidR="00FC22BC">
        <w:t>{, &lt;count_nexp&gt;{, &lt;mode_sexp&gt;}}</w:t>
      </w:r>
      <w:r w:rsidRPr="00D1460F">
        <w:t>)</w:t>
      </w:r>
      <w:bookmarkEnd w:id="166"/>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lastRenderedPageBreak/>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rsidR="001B0869" w:rsidRPr="001B0869" w:rsidRDefault="001B0869" w:rsidP="005B3879">
      <w:r>
        <w:rPr>
          <w:b/>
        </w:rPr>
        <w:t>ROUND()</w:t>
      </w:r>
      <w:r>
        <w:t xml:space="preserve"> generates a runtime error if &lt;count_nexp&gt; &lt; 0 or &lt;mode_sexp&gt; is not valid.</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rsidR="00256F8F" w:rsidRPr="00D1460F" w:rsidRDefault="00256F8F" w:rsidP="00256F8F">
      <w:pPr>
        <w:pStyle w:val="Heading2"/>
      </w:pPr>
      <w:bookmarkStart w:id="167" w:name="_Toc5235777"/>
      <w:r w:rsidRPr="00D1460F">
        <w:t>SQR(&lt;nexp&gt;)</w:t>
      </w:r>
      <w:bookmarkEnd w:id="167"/>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r w:rsidR="003A2EB4">
        <w:t>If the value of &lt;nexp&gt; is negative, the function generates a runtime error.</w:t>
      </w:r>
    </w:p>
    <w:p w:rsidR="00256F8F" w:rsidRDefault="00256F8F" w:rsidP="00256F8F">
      <w:pPr>
        <w:pStyle w:val="Heading2"/>
      </w:pPr>
      <w:bookmarkStart w:id="168" w:name="_Toc5235778"/>
      <w:r>
        <w:t>CBRT(&lt;nexp&gt;)</w:t>
      </w:r>
      <w:bookmarkEnd w:id="168"/>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169" w:name="_Toc5235779"/>
      <w:r w:rsidRPr="00D1460F">
        <w:lastRenderedPageBreak/>
        <w:t>LOG(</w:t>
      </w:r>
      <w:r w:rsidR="007202D6" w:rsidRPr="00D1460F">
        <w:t>&lt;nexp&gt;</w:t>
      </w:r>
      <w:r w:rsidRPr="00D1460F">
        <w:t>)</w:t>
      </w:r>
      <w:bookmarkEnd w:id="169"/>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170" w:name="_Toc5235780"/>
      <w:r>
        <w:t>LOG10(&lt;nexp&gt;)</w:t>
      </w:r>
      <w:bookmarkEnd w:id="170"/>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171" w:name="_Toc5235781"/>
      <w:r>
        <w:t>EXP(&lt;nexp&gt;)</w:t>
      </w:r>
      <w:bookmarkEnd w:id="171"/>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172" w:name="_Toc5235782"/>
      <w:r>
        <w:t>POW(&lt;nexp1&gt;, &lt;nexp2&gt;)</w:t>
      </w:r>
      <w:bookmarkEnd w:id="172"/>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173" w:name="_Toc5235783"/>
      <w:r>
        <w:t>HYPOT(&lt;nexp_x&gt;, &lt;nexp_y)</w:t>
      </w:r>
      <w:bookmarkEnd w:id="173"/>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174" w:name="_Toc5235784"/>
      <w:r>
        <w:t>PI()</w:t>
      </w:r>
      <w:bookmarkEnd w:id="174"/>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175" w:name="_Toc5235785"/>
      <w:r w:rsidRPr="00D1460F">
        <w:t>SIN(</w:t>
      </w:r>
      <w:r w:rsidR="007202D6" w:rsidRPr="00D1460F">
        <w:t>&lt;nexp&gt;</w:t>
      </w:r>
      <w:r w:rsidRPr="00D1460F">
        <w:t>)</w:t>
      </w:r>
      <w:bookmarkEnd w:id="175"/>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176" w:name="_Toc5235786"/>
      <w:r w:rsidRPr="00D1460F">
        <w:t>COS(</w:t>
      </w:r>
      <w:r w:rsidR="007202D6" w:rsidRPr="00D1460F">
        <w:t>&lt;nexp&gt;</w:t>
      </w:r>
      <w:r w:rsidRPr="00D1460F">
        <w:t>)</w:t>
      </w:r>
      <w:bookmarkEnd w:id="176"/>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177" w:name="_Toc5235787"/>
      <w:r w:rsidRPr="00D1460F">
        <w:t>TAN(</w:t>
      </w:r>
      <w:r w:rsidR="007202D6" w:rsidRPr="00D1460F">
        <w:t>&lt;nexp&gt;</w:t>
      </w:r>
      <w:r w:rsidRPr="00D1460F">
        <w:t>)</w:t>
      </w:r>
      <w:bookmarkEnd w:id="177"/>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178" w:name="_Toc5235788"/>
      <w:r w:rsidRPr="00D1460F">
        <w:t>SIN</w:t>
      </w:r>
      <w:r>
        <w:t>H</w:t>
      </w:r>
      <w:r w:rsidRPr="00D1460F">
        <w:t>(&lt;nexp&gt;)</w:t>
      </w:r>
      <w:bookmarkEnd w:id="178"/>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79" w:name="_Toc5235789"/>
      <w:r w:rsidRPr="00D1460F">
        <w:t>COS</w:t>
      </w:r>
      <w:r>
        <w:t>H</w:t>
      </w:r>
      <w:r w:rsidRPr="00D1460F">
        <w:t>(&lt;nexp&gt;)</w:t>
      </w:r>
      <w:bookmarkEnd w:id="179"/>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180" w:name="_Toc5235790"/>
      <w:r w:rsidRPr="00D1460F">
        <w:t>ASIN(</w:t>
      </w:r>
      <w:r w:rsidR="007202D6" w:rsidRPr="00D1460F">
        <w:t>&lt;nexp&gt;</w:t>
      </w:r>
      <w:r w:rsidRPr="00D1460F">
        <w:t>)</w:t>
      </w:r>
      <w:bookmarkEnd w:id="180"/>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81" w:name="_Toc5235791"/>
      <w:r w:rsidRPr="00D1460F">
        <w:lastRenderedPageBreak/>
        <w:t>ACOS</w:t>
      </w:r>
      <w:r w:rsidR="007202D6" w:rsidRPr="00D1460F">
        <w:t>(&lt;nexp&gt;)</w:t>
      </w:r>
      <w:bookmarkEnd w:id="181"/>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82" w:name="_Toc5235792"/>
      <w:r w:rsidRPr="00D1460F">
        <w:t>ATAN</w:t>
      </w:r>
      <w:r w:rsidR="007202D6" w:rsidRPr="00D1460F">
        <w:t>(&lt;nexp&gt;)</w:t>
      </w:r>
      <w:bookmarkEnd w:id="182"/>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83" w:name="_Toc5235793"/>
      <w:r>
        <w:t>ATAN2(&lt;nexp_y&gt;, &lt;nexp_x&gt;)</w:t>
      </w:r>
      <w:bookmarkEnd w:id="183"/>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84" w:name="_Toc5235794"/>
      <w:r w:rsidRPr="00D1460F">
        <w:t>TODEGREES(&lt;nexp&gt;)</w:t>
      </w:r>
      <w:bookmarkEnd w:id="184"/>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85" w:name="_Toc5235795"/>
      <w:r w:rsidRPr="00D1460F">
        <w:t>TORADIANS(&lt;nexp&gt;)</w:t>
      </w:r>
      <w:bookmarkEnd w:id="185"/>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86" w:name="_Toc5235796"/>
      <w:r w:rsidRPr="00D1460F">
        <w:t>VAL(&lt;sexp&gt;</w:t>
      </w:r>
      <w:r w:rsidR="00EF672D" w:rsidRPr="00D1460F">
        <w:t>)</w:t>
      </w:r>
      <w:bookmarkEnd w:id="186"/>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7026BC" w:rsidRDefault="005A349C" w:rsidP="007026B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r w:rsidR="003A2EB4">
        <w:t xml:space="preserve"> If the string is empty ("") or does not represent a number, the functio</w:t>
      </w:r>
      <w:r w:rsidR="003F4036">
        <w:t>n generates a runtime error.</w:t>
      </w:r>
    </w:p>
    <w:p w:rsidR="00A34206" w:rsidRDefault="007026BC" w:rsidP="004A2113">
      <w:pPr>
        <w:pStyle w:val="ListParagraph"/>
        <w:numPr>
          <w:ilvl w:val="0"/>
          <w:numId w:val="41"/>
        </w:numPr>
      </w:pPr>
      <w:r>
        <w:t>A sign ("+" or "-"), a decimal point ("." only), and an exponent (power of 10) are optional.</w:t>
      </w:r>
    </w:p>
    <w:p w:rsidR="00EF672D" w:rsidRDefault="007026BC" w:rsidP="004A2113">
      <w:pPr>
        <w:pStyle w:val="ListParagraph"/>
        <w:numPr>
          <w:ilvl w:val="0"/>
          <w:numId w:val="41"/>
        </w:numPr>
      </w:pPr>
      <w:r>
        <w:t>A</w:t>
      </w:r>
      <w:r w:rsidR="00A34206">
        <w:t>n</w:t>
      </w:r>
      <w:r>
        <w:t xml:space="preserve"> exponent is "e" or "E" followed by a number. The number may have a sign but no decimal point.</w:t>
      </w:r>
    </w:p>
    <w:p w:rsidR="007026BC" w:rsidRPr="00D1460F" w:rsidRDefault="007026BC" w:rsidP="004A2113">
      <w:pPr>
        <w:pStyle w:val="ListParagraph"/>
        <w:numPr>
          <w:ilvl w:val="0"/>
          <w:numId w:val="41"/>
        </w:numPr>
      </w:pPr>
      <w:r>
        <w:t>The string may have leading and/or trailing spaces, but no spaces between any other characters.</w:t>
      </w:r>
    </w:p>
    <w:p w:rsidR="00C90773" w:rsidRDefault="00C90773" w:rsidP="00C90773">
      <w:pPr>
        <w:pStyle w:val="Heading2"/>
      </w:pPr>
      <w:bookmarkStart w:id="187" w:name="_Toc5235797"/>
      <w:r>
        <w:t>IS_NUMBER</w:t>
      </w:r>
      <w:r w:rsidRPr="00D1460F">
        <w:t>(&lt;sexp&gt;)</w:t>
      </w:r>
      <w:bookmarkEnd w:id="187"/>
      <w:r>
        <w:fldChar w:fldCharType="begin"/>
      </w:r>
      <w:r>
        <w:instrText xml:space="preserve"> XE "IS_NUMBER</w:instrText>
      </w:r>
      <w:r w:rsidRPr="002E6C8B">
        <w:instrText>(&lt;sexp&gt;)</w:instrText>
      </w:r>
      <w:r>
        <w:instrText xml:space="preserve">" </w:instrText>
      </w:r>
      <w:r>
        <w:fldChar w:fldCharType="end"/>
      </w:r>
    </w:p>
    <w:p w:rsidR="00C90773" w:rsidRDefault="00C90773" w:rsidP="00C90773">
      <w:pPr>
        <w:pStyle w:val="NoSpacing"/>
      </w:pPr>
      <w:r>
        <w:t xml:space="preserve">Tests a string expression &lt;sexp&gt; in the same way as </w:t>
      </w:r>
      <w:r>
        <w:rPr>
          <w:b/>
        </w:rPr>
        <w:t>VAL()</w:t>
      </w:r>
      <w:r>
        <w:t xml:space="preserve"> and returns a logical value:</w:t>
      </w:r>
    </w:p>
    <w:p w:rsidR="00C90773" w:rsidRDefault="00C90773" w:rsidP="004A2113">
      <w:pPr>
        <w:pStyle w:val="ListParagraph"/>
        <w:numPr>
          <w:ilvl w:val="0"/>
          <w:numId w:val="42"/>
        </w:numPr>
      </w:pPr>
      <w:r>
        <w:t xml:space="preserve">TRUE (non-zero) if </w:t>
      </w:r>
      <w:r>
        <w:rPr>
          <w:b/>
        </w:rPr>
        <w:t>VAL()</w:t>
      </w:r>
      <w:r>
        <w:t xml:space="preserve"> would successfully convert the string to a number</w:t>
      </w:r>
    </w:p>
    <w:p w:rsidR="003372D1" w:rsidRDefault="00C90773" w:rsidP="004A2113">
      <w:pPr>
        <w:pStyle w:val="ListParagraph"/>
        <w:numPr>
          <w:ilvl w:val="0"/>
          <w:numId w:val="42"/>
        </w:numPr>
      </w:pPr>
      <w:r>
        <w:t xml:space="preserve">FALSE (0) if </w:t>
      </w:r>
      <w:r>
        <w:rPr>
          <w:b/>
        </w:rPr>
        <w:t>VAL()</w:t>
      </w:r>
      <w:r>
        <w:t xml:space="preserve"> would generate a run-time error.</w:t>
      </w:r>
      <w:r w:rsidR="00943FCD">
        <w:br/>
      </w:r>
      <w:r w:rsidR="003372D1">
        <w:t xml:space="preserve">For example, </w:t>
      </w:r>
      <w:r w:rsidR="003372D1">
        <w:rPr>
          <w:b/>
        </w:rPr>
        <w:t>VAL("name")</w:t>
      </w:r>
      <w:r w:rsidR="003372D1">
        <w:t xml:space="preserve"> generates a run-time error, but </w:t>
      </w:r>
      <w:r w:rsidR="003372D1">
        <w:rPr>
          <w:b/>
        </w:rPr>
        <w:t>IS_NUMBER("name")</w:t>
      </w:r>
      <w:r w:rsidR="003372D1">
        <w:t xml:space="preserve"> returns FALSE.</w:t>
      </w:r>
    </w:p>
    <w:p w:rsidR="003372D1" w:rsidRPr="00C90773" w:rsidRDefault="003372D1" w:rsidP="003372D1">
      <w:r>
        <w:t xml:space="preserve">If </w:t>
      </w:r>
      <w:r w:rsidRPr="003372D1">
        <w:rPr>
          <w:b/>
        </w:rPr>
        <w:t>VAL()</w:t>
      </w:r>
      <w:r>
        <w:t xml:space="preserve"> would report a syntax error, </w:t>
      </w:r>
      <w:r w:rsidRPr="003372D1">
        <w:rPr>
          <w:b/>
        </w:rPr>
        <w:t>IS_NUMBER()</w:t>
      </w:r>
      <w:r>
        <w:t xml:space="preserve"> reports a syntax error.</w:t>
      </w:r>
      <w:r>
        <w:br/>
        <w:t xml:space="preserve">For example, </w:t>
      </w:r>
      <w:r w:rsidRPr="003372D1">
        <w:rPr>
          <w:b/>
        </w:rPr>
        <w:t>IS_NUMBER()</w:t>
      </w:r>
      <w:r>
        <w:t xml:space="preserve">, </w:t>
      </w:r>
      <w:r w:rsidRPr="003372D1">
        <w:rPr>
          <w:b/>
        </w:rPr>
        <w:t>IS_NUMBER(num)</w:t>
      </w:r>
      <w:r>
        <w:t>, and</w:t>
      </w:r>
      <w:r w:rsidRPr="003372D1">
        <w:rPr>
          <w:b/>
        </w:rPr>
        <w:t xml:space="preserve"> IS_NUMBER(5)</w:t>
      </w:r>
      <w:r>
        <w:t xml:space="preserve"> are syntax errors.</w:t>
      </w:r>
    </w:p>
    <w:p w:rsidR="003F798B" w:rsidRPr="00D1460F" w:rsidRDefault="00EF672D" w:rsidP="00EB1F62">
      <w:pPr>
        <w:pStyle w:val="Heading2"/>
      </w:pPr>
      <w:bookmarkStart w:id="188" w:name="_Toc5235798"/>
      <w:r w:rsidRPr="00D1460F">
        <w:t>LEN(</w:t>
      </w:r>
      <w:r w:rsidR="007202D6" w:rsidRPr="00D1460F">
        <w:t>&lt;sexp&gt;</w:t>
      </w:r>
      <w:r w:rsidR="003F798B" w:rsidRPr="00D1460F">
        <w:t>)</w:t>
      </w:r>
      <w:bookmarkEnd w:id="188"/>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89" w:name="_Toc5235799"/>
      <w:r w:rsidRPr="00FB766E">
        <w:lastRenderedPageBreak/>
        <w:t>HEX(&lt;sexp&gt;)</w:t>
      </w:r>
      <w:bookmarkEnd w:id="189"/>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r w:rsidR="00BB0438">
        <w:t xml:space="preserve"> The characters of the string can be only hexadecimal digits (0-9, a-h, or A-H), with an optional leading sign ("+" or "-"), or the function generates a runtime error.</w:t>
      </w:r>
    </w:p>
    <w:p w:rsidR="007D0BE8" w:rsidRDefault="007D0BE8" w:rsidP="00EB1F62">
      <w:pPr>
        <w:pStyle w:val="Heading2"/>
      </w:pPr>
      <w:bookmarkStart w:id="190" w:name="_Toc5235800"/>
      <w:r>
        <w:t>OCT(&lt;sexp&gt;)</w:t>
      </w:r>
      <w:bookmarkEnd w:id="190"/>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r w:rsidR="00BB0438">
        <w:t xml:space="preserve"> The characters of the string can be only octal digits (0-7), with an optional leading sign ("+" or "-"), or the function generates a runtime error.</w:t>
      </w:r>
    </w:p>
    <w:p w:rsidR="007D0BE8" w:rsidRDefault="007D0BE8" w:rsidP="00EB1F62">
      <w:pPr>
        <w:pStyle w:val="Heading2"/>
      </w:pPr>
      <w:bookmarkStart w:id="191" w:name="_Toc5235801"/>
      <w:r>
        <w:t>BIN(&lt;sexp&gt;)</w:t>
      </w:r>
      <w:bookmarkEnd w:id="191"/>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r w:rsidR="00BB0438">
        <w:t xml:space="preserve"> The characters of the string can be only binary digits (0 or 1), with an optional leading sign ("+" or "-"), or the function generates a runtime error.</w:t>
      </w:r>
    </w:p>
    <w:p w:rsidR="00A64EFA" w:rsidRDefault="00CD2EA5" w:rsidP="00EB1F62">
      <w:pPr>
        <w:pStyle w:val="Heading2"/>
      </w:pPr>
      <w:bookmarkStart w:id="192" w:name="_Toc5235802"/>
      <w:r>
        <w:t>SHIFT</w:t>
      </w:r>
      <w:r w:rsidR="00A64EFA">
        <w:t>(&lt;value_nexp&gt;, &lt;bits_nexp&gt;)</w:t>
      </w:r>
      <w:bookmarkEnd w:id="192"/>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93" w:name="_Toc5235803"/>
      <w:r>
        <w:t>ASCII(&lt;sexp&gt;</w:t>
      </w:r>
      <w:r w:rsidR="00FB430A">
        <w:t>{, &lt;index_nexp&gt;}</w:t>
      </w:r>
      <w:r>
        <w:t>)</w:t>
      </w:r>
      <w:bookmarkEnd w:id="193"/>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rsidR="004D4233" w:rsidRDefault="004D4233" w:rsidP="004D4233">
      <w:pPr>
        <w:pStyle w:val="Heading2"/>
      </w:pPr>
      <w:bookmarkStart w:id="194" w:name="_Toc5235804"/>
      <w:r>
        <w:t>UCODE(&lt;sexp&gt;</w:t>
      </w:r>
      <w:r w:rsidR="00FB430A">
        <w:t>{, &lt;index_nexp&gt;}</w:t>
      </w:r>
      <w:r>
        <w:t>)</w:t>
      </w:r>
      <w:bookmarkEnd w:id="194"/>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rsidR="007F792C" w:rsidRPr="00D1460F" w:rsidRDefault="007F792C" w:rsidP="00EB1F62">
      <w:pPr>
        <w:pStyle w:val="Heading2"/>
        <w:rPr>
          <w:rFonts w:eastAsia="Times New Roman"/>
        </w:rPr>
      </w:pPr>
      <w:bookmarkStart w:id="195" w:name="_Toc5235805"/>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95"/>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lastRenderedPageBreak/>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96" w:name="_Toc5235806"/>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96"/>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97" w:name="_Toc5235807"/>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97"/>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98" w:name="_Toc5235808"/>
      <w:r>
        <w:t>G</w:t>
      </w:r>
      <w:r w:rsidR="00AB2F8A">
        <w:t>R</w:t>
      </w:r>
      <w:r w:rsidR="00CD2EA5">
        <w:t>_</w:t>
      </w:r>
      <w:r w:rsidR="00AB2F8A">
        <w:t>COLLISION</w:t>
      </w:r>
      <w:r w:rsidR="008545F3">
        <w:t>(&lt;object_1_nvar&gt;, &lt;object_2_n</w:t>
      </w:r>
      <w:r>
        <w:t>va</w:t>
      </w:r>
      <w:r w:rsidR="008545F3">
        <w:t>r&gt;)</w:t>
      </w:r>
      <w:bookmarkEnd w:id="198"/>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99" w:name="_Toc5235809"/>
      <w:r>
        <w:t>B</w:t>
      </w:r>
      <w:r w:rsidR="00AB2F8A">
        <w:t>ACKGROUND</w:t>
      </w:r>
      <w:r>
        <w:t>()</w:t>
      </w:r>
      <w:bookmarkEnd w:id="199"/>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200" w:name="_Toc5235810"/>
      <w:r>
        <w:t>Time</w:t>
      </w:r>
      <w:r w:rsidRPr="00D1460F">
        <w:t xml:space="preserve"> Functions</w:t>
      </w:r>
      <w:bookmarkEnd w:id="200"/>
    </w:p>
    <w:p w:rsidR="00E61DD6" w:rsidRDefault="00E61DD6" w:rsidP="00E61DD6">
      <w:pPr>
        <w:pStyle w:val="Heading2"/>
      </w:pPr>
      <w:bookmarkStart w:id="201" w:name="_Toc5235811"/>
      <w:r>
        <w:t>CLOCK()</w:t>
      </w:r>
      <w:bookmarkEnd w:id="201"/>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202" w:name="_Toc5235812"/>
      <w:r>
        <w:t>TIME()</w:t>
      </w:r>
      <w:bookmarkEnd w:id="202"/>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203" w:name="_Toc5235813"/>
      <w:r>
        <w:t>TIME(&lt;year_exp&gt;, &lt;month_exp&gt;, &lt;day_exp&gt;, &lt;hour_exp&gt;, &lt;minute_exp&gt;, &lt;second_exp&gt;)</w:t>
      </w:r>
      <w:bookmarkEnd w:id="203"/>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204" w:name="_Toc5235814"/>
      <w:r w:rsidRPr="00D1460F">
        <w:t>String Functions</w:t>
      </w:r>
      <w:bookmarkEnd w:id="204"/>
    </w:p>
    <w:p w:rsidR="00633A72" w:rsidRDefault="001505BE" w:rsidP="00EB1F62">
      <w:pPr>
        <w:pStyle w:val="Heading2"/>
      </w:pPr>
      <w:bookmarkStart w:id="205" w:name="_Toc5235815"/>
      <w:r>
        <w:t>GETERROR</w:t>
      </w:r>
      <w:r w:rsidR="00633A72">
        <w:t>$()</w:t>
      </w:r>
      <w:bookmarkEnd w:id="205"/>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w:t>
      </w:r>
      <w:r w:rsidR="009A164C">
        <w:t>information about</w:t>
      </w:r>
      <w:r w:rsidR="00FA1F69">
        <w:t xml:space="preserve"> a possible error condition</w:t>
      </w:r>
      <w:r>
        <w:t>.</w:t>
      </w:r>
    </w:p>
    <w:p w:rsidR="00FA1F69" w:rsidRDefault="00FA1F69" w:rsidP="00633A72">
      <w:r>
        <w:t xml:space="preserve">An error that stops your program writes an error message to the Console. If you trap the error with the </w:t>
      </w:r>
      <w:r w:rsidRPr="005F04CF">
        <w:rPr>
          <w:b/>
        </w:rPr>
        <w:t>OnError:</w:t>
      </w:r>
      <w:r>
        <w:t xml:space="preserve"> interrupt label, your program does not stop and the error is not printed. </w:t>
      </w:r>
      <w:r w:rsidR="005F04CF">
        <w:t>You can u</w:t>
      </w:r>
      <w:r>
        <w:t xml:space="preserve">se </w:t>
      </w:r>
      <w:r>
        <w:rPr>
          <w:b/>
        </w:rPr>
        <w:t>GETERROR$()</w:t>
      </w:r>
      <w:r>
        <w:t xml:space="preserve"> to retrieve the error message.</w:t>
      </w:r>
    </w:p>
    <w:p w:rsidR="00EA123B" w:rsidRDefault="00FA1F69" w:rsidP="00FA1F69">
      <w:r>
        <w:lastRenderedPageBreak/>
        <w:t xml:space="preserve">Certain commands can report errors without stopping your program. </w:t>
      </w:r>
      <w:r w:rsidR="00EA123B">
        <w:t xml:space="preserve">These commands include </w:t>
      </w:r>
      <w:r w:rsidR="00A5659D" w:rsidRPr="00A5659D">
        <w:rPr>
          <w:b/>
        </w:rPr>
        <w:t>App.broadcast</w:t>
      </w:r>
      <w:r w:rsidR="00A5659D">
        <w:t xml:space="preserve">, </w:t>
      </w:r>
      <w:r w:rsidR="00A5659D" w:rsidRPr="00A5659D">
        <w:rPr>
          <w:b/>
        </w:rPr>
        <w:t>App.start</w:t>
      </w:r>
      <w:r w:rsidR="00A5659D">
        <w:t xml:space="preserve">, </w:t>
      </w:r>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r w:rsidR="008B601C" w:rsidRPr="008B601C">
        <w:rPr>
          <w:b/>
        </w:rPr>
        <w:t>Zip.Open</w:t>
      </w:r>
      <w:r w:rsidR="008B601C">
        <w:t xml:space="preserve">, </w:t>
      </w:r>
      <w:r w:rsidR="00877CBF">
        <w:rPr>
          <w:b/>
        </w:rPr>
        <w:t>Encrypt</w:t>
      </w:r>
      <w:r w:rsidR="00877CBF" w:rsidRPr="00877CBF">
        <w:t xml:space="preserve">, </w:t>
      </w:r>
      <w:r w:rsidR="00877CBF">
        <w:rPr>
          <w:b/>
        </w:rPr>
        <w:t>Decrypt</w:t>
      </w:r>
      <w:r w:rsidR="00877CBF" w:rsidRPr="00877CBF">
        <w:t xml:space="preserve">, </w:t>
      </w:r>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xml:space="preserve">, </w:t>
      </w:r>
      <w:r w:rsidR="007B42D4">
        <w:t xml:space="preserve">the </w:t>
      </w:r>
      <w:r w:rsidR="007B42D4">
        <w:rPr>
          <w:b/>
        </w:rPr>
        <w:t>ENCODE$()</w:t>
      </w:r>
      <w:r w:rsidR="007B42D4" w:rsidRPr="007B42D4">
        <w:t xml:space="preserve"> and </w:t>
      </w:r>
      <w:r w:rsidR="007B42D4">
        <w:rPr>
          <w:b/>
        </w:rPr>
        <w:t>DECODE$()</w:t>
      </w:r>
      <w:r w:rsidR="007B42D4" w:rsidRPr="007B42D4">
        <w:t xml:space="preserve"> functions, </w:t>
      </w:r>
      <w:r w:rsidR="00EA123B">
        <w:t>and any command that can create a bitmap.</w:t>
      </w:r>
    </w:p>
    <w:p w:rsidR="00FA1F69" w:rsidRPr="00FA1F69" w:rsidRDefault="00FA1F69" w:rsidP="00FA1F69">
      <w:r>
        <w:t xml:space="preserve">When you run one of these commands, you can call </w:t>
      </w:r>
      <w:r>
        <w:rPr>
          <w:b/>
        </w:rPr>
        <w:t>GETERROR$()</w:t>
      </w:r>
      <w:r>
        <w:t xml:space="preserve"> to retrieve information about the error state. For example, if </w:t>
      </w:r>
      <w:r>
        <w:rPr>
          <w:b/>
        </w:rPr>
        <w:t>Text.open</w:t>
      </w:r>
      <w:r>
        <w:t xml:space="preserve"> cannot open a file, it sets the file pointer to -1, and writes a </w:t>
      </w:r>
      <w:r>
        <w:rPr>
          <w:b/>
        </w:rPr>
        <w:t>GETERROR$()</w:t>
      </w:r>
      <w:r>
        <w:t xml:space="preserve"> message such as "&lt;filename&gt; not found". If no error o</w:t>
      </w:r>
      <w:r w:rsidR="005F04CF">
        <w:t>ccurred</w:t>
      </w:r>
      <w:r>
        <w:t xml:space="preserve">, </w:t>
      </w:r>
      <w:r>
        <w:rPr>
          <w:b/>
        </w:rPr>
        <w:t>GETERROR$()</w:t>
      </w:r>
      <w:r>
        <w:t xml:space="preserve"> returns the string "No error".</w:t>
      </w:r>
    </w:p>
    <w:p w:rsidR="00633A72" w:rsidRPr="00633A72" w:rsidRDefault="005F04CF" w:rsidP="00633A72">
      <w:r>
        <w:t>Because there are commands that clear the</w:t>
      </w:r>
      <w:r w:rsidR="006150A2">
        <w:t xml:space="preserve"> error message, </w:t>
      </w:r>
      <w:r>
        <w:t xml:space="preserve">you should not expect </w:t>
      </w:r>
      <w:r>
        <w:rPr>
          <w:b/>
        </w:rPr>
        <w:t>GETERROR$()</w:t>
      </w:r>
      <w:r>
        <w:t xml:space="preserve"> to retain its message. Capture the message in a variable as soon as possible, and do not call </w:t>
      </w:r>
      <w:r>
        <w:rPr>
          <w:b/>
        </w:rPr>
        <w:t>GETERROR$()</w:t>
      </w:r>
      <w:r>
        <w:t xml:space="preserve"> again for the same error</w:t>
      </w:r>
      <w:r w:rsidR="006150A2">
        <w:t>.</w:t>
      </w:r>
    </w:p>
    <w:p w:rsidR="00EF672D" w:rsidRPr="001A7162" w:rsidRDefault="00EF672D" w:rsidP="001A7162">
      <w:pPr>
        <w:pStyle w:val="Heading2"/>
        <w:rPr>
          <w:szCs w:val="20"/>
        </w:rPr>
      </w:pPr>
      <w:bookmarkStart w:id="206" w:name="_Toc5235816"/>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206"/>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207" w:name="_Toc523581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207"/>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208" w:name="_Toc523581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208"/>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lastRenderedPageBreak/>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209" w:name="_Toc5235819"/>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209"/>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210" w:name="_Toc5235820"/>
      <w:r>
        <w:rPr>
          <w:rFonts w:eastAsia="Times New Roman"/>
        </w:rPr>
        <w:t>REPLACE$(&lt;sexp&gt;, &lt;argument_sexp&gt;, &lt;replace_sexp&gt;)</w:t>
      </w:r>
      <w:bookmarkEnd w:id="210"/>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211" w:name="_Toc5235821"/>
      <w:r>
        <w:rPr>
          <w:szCs w:val="20"/>
        </w:rPr>
        <w:t>TRIM</w:t>
      </w:r>
      <w:r w:rsidRPr="001A7162">
        <w:rPr>
          <w:szCs w:val="20"/>
        </w:rPr>
        <w:t>$</w:t>
      </w:r>
      <w:r w:rsidRPr="001A7162">
        <w:t>(</w:t>
      </w:r>
      <w:r>
        <w:t>&lt;s</w:t>
      </w:r>
      <w:r w:rsidRPr="001A7162">
        <w:t>exp&gt;</w:t>
      </w:r>
      <w:r>
        <w:t>{, &lt;test_sexp&gt;}</w:t>
      </w:r>
      <w:r w:rsidRPr="001A7162">
        <w:t>)</w:t>
      </w:r>
      <w:bookmarkEnd w:id="21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212" w:name="_Toc5235822"/>
      <w:r>
        <w:rPr>
          <w:szCs w:val="20"/>
        </w:rPr>
        <w:t>LTRIM</w:t>
      </w:r>
      <w:r w:rsidRPr="001A7162">
        <w:rPr>
          <w:szCs w:val="20"/>
        </w:rPr>
        <w:t>$</w:t>
      </w:r>
      <w:r w:rsidRPr="001A7162">
        <w:t>(</w:t>
      </w:r>
      <w:r>
        <w:t>&lt;s</w:t>
      </w:r>
      <w:r w:rsidRPr="001A7162">
        <w:t>exp&gt;</w:t>
      </w:r>
      <w:r>
        <w:t>{, &lt;test_sexp&gt;}</w:t>
      </w:r>
      <w:r w:rsidRPr="001A7162">
        <w:t>)</w:t>
      </w:r>
      <w:bookmarkEnd w:id="212"/>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213" w:name="_Toc5235823"/>
      <w:r>
        <w:rPr>
          <w:szCs w:val="20"/>
        </w:rPr>
        <w:t>RTRIM</w:t>
      </w:r>
      <w:r w:rsidRPr="001A7162">
        <w:rPr>
          <w:szCs w:val="20"/>
        </w:rPr>
        <w:t>$</w:t>
      </w:r>
      <w:r w:rsidRPr="001A7162">
        <w:t>(</w:t>
      </w:r>
      <w:r>
        <w:t>&lt;s</w:t>
      </w:r>
      <w:r w:rsidRPr="001A7162">
        <w:t>exp&gt;</w:t>
      </w:r>
      <w:r>
        <w:t>{, &lt;test_sexp&gt;}</w:t>
      </w:r>
      <w:r w:rsidRPr="001A7162">
        <w:t>)</w:t>
      </w:r>
      <w:bookmarkEnd w:id="21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214" w:name="_Toc5235824"/>
      <w:r w:rsidRPr="000A24BA">
        <w:rPr>
          <w:rFonts w:eastAsia="Times New Roman"/>
        </w:rPr>
        <w:lastRenderedPageBreak/>
        <w:t>WORD$(&lt;source_sexp&gt;, &lt;n_nexp&gt; {, &lt;</w:t>
      </w:r>
      <w:r w:rsidR="009503FB">
        <w:rPr>
          <w:rFonts w:eastAsia="Times New Roman"/>
        </w:rPr>
        <w:t>test</w:t>
      </w:r>
      <w:r w:rsidRPr="000A24BA">
        <w:rPr>
          <w:rFonts w:eastAsia="Times New Roman"/>
        </w:rPr>
        <w:t>_sexp&gt;})</w:t>
      </w:r>
      <w:bookmarkEnd w:id="21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215" w:name="_Toc5235825"/>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215"/>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800"/>
        <w:gridCol w:w="1080"/>
        <w:gridCol w:w="990"/>
        <w:gridCol w:w="5580"/>
      </w:tblGrid>
      <w:tr w:rsidR="00313091" w:rsidRPr="002C2F6D" w:rsidTr="008571E2">
        <w:tc>
          <w:tcPr>
            <w:tcW w:w="1800" w:type="dxa"/>
          </w:tcPr>
          <w:p w:rsidR="00313091" w:rsidRPr="002C2F6D" w:rsidRDefault="00313091" w:rsidP="00D05C80">
            <w:pPr>
              <w:jc w:val="center"/>
              <w:rPr>
                <w:b/>
              </w:rPr>
            </w:pPr>
            <w:r>
              <w:rPr>
                <w:b/>
              </w:rPr>
              <w:t>Type</w:t>
            </w:r>
          </w:p>
        </w:tc>
        <w:tc>
          <w:tcPr>
            <w:tcW w:w="1080" w:type="dxa"/>
          </w:tcPr>
          <w:p w:rsidR="00313091" w:rsidRDefault="004C23CF" w:rsidP="00D05C80">
            <w:pPr>
              <w:jc w:val="center"/>
              <w:rPr>
                <w:b/>
              </w:rPr>
            </w:pPr>
            <w:r>
              <w:rPr>
                <w:b/>
              </w:rPr>
              <w:t>Qualifier</w:t>
            </w:r>
          </w:p>
        </w:tc>
        <w:tc>
          <w:tcPr>
            <w:tcW w:w="990" w:type="dxa"/>
          </w:tcPr>
          <w:p w:rsidR="00313091" w:rsidRDefault="00313091" w:rsidP="00D05C80">
            <w:pPr>
              <w:jc w:val="center"/>
              <w:rPr>
                <w:b/>
              </w:rPr>
            </w:pPr>
            <w:r>
              <w:rPr>
                <w:b/>
              </w:rPr>
              <w:t>Default</w:t>
            </w:r>
          </w:p>
        </w:tc>
        <w:tc>
          <w:tcPr>
            <w:tcW w:w="5580" w:type="dxa"/>
          </w:tcPr>
          <w:p w:rsidR="00313091" w:rsidRDefault="00313091" w:rsidP="00D05C80">
            <w:pPr>
              <w:jc w:val="center"/>
              <w:rPr>
                <w:b/>
              </w:rPr>
            </w:pPr>
            <w:r>
              <w:rPr>
                <w:b/>
              </w:rPr>
              <w:t>Result</w:t>
            </w:r>
          </w:p>
        </w:tc>
      </w:tr>
      <w:tr w:rsidR="00313091" w:rsidRPr="005B3879" w:rsidTr="008571E2">
        <w:tc>
          <w:tcPr>
            <w:tcW w:w="1800" w:type="dxa"/>
          </w:tcPr>
          <w:p w:rsidR="00313091" w:rsidRPr="005B3879" w:rsidRDefault="00313091" w:rsidP="00D05C80">
            <w:pPr>
              <w:jc w:val="center"/>
            </w:pPr>
            <w:r w:rsidRPr="005B3879">
              <w:t>"</w:t>
            </w:r>
            <w:r>
              <w:t>ENCRYPT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 (empty)</w:t>
            </w:r>
          </w:p>
        </w:tc>
        <w:tc>
          <w:tcPr>
            <w:tcW w:w="5580" w:type="dxa"/>
          </w:tcPr>
          <w:p w:rsidR="00313091" w:rsidRPr="00313091" w:rsidRDefault="00313091" w:rsidP="002B5B39">
            <w:r>
              <w:t>Encrypts the source string using the password parameter.</w:t>
            </w:r>
            <w:r w:rsidR="008571E2">
              <w:t xml:space="preserve"> </w:t>
            </w:r>
            <w:r>
              <w:t>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w:t>
            </w:r>
            <w:r w:rsidR="00F23665">
              <w:t>y</w:t>
            </w:r>
            <w:r>
              <w:t xml:space="preserve"> as the </w:t>
            </w:r>
            <w:r>
              <w:rPr>
                <w:b/>
              </w:rPr>
              <w:t>ENCRYPT</w:t>
            </w:r>
            <w:r>
              <w:t xml:space="preserve"> command.</w:t>
            </w:r>
            <w:r w:rsidR="000333FF">
              <w:t xml:space="preserve"> Use the </w:t>
            </w:r>
            <w:r w:rsidR="000333FF" w:rsidRPr="000333FF">
              <w:rPr>
                <w:b/>
              </w:rPr>
              <w:t>DECODE$()</w:t>
            </w:r>
            <w:r w:rsidR="000333FF">
              <w:t xml:space="preserve"> function to decrypt.</w:t>
            </w:r>
          </w:p>
        </w:tc>
      </w:tr>
      <w:tr w:rsidR="00313091" w:rsidRPr="005B3879" w:rsidTr="008571E2">
        <w:tc>
          <w:tcPr>
            <w:tcW w:w="1800" w:type="dxa"/>
          </w:tcPr>
          <w:p w:rsidR="00313091" w:rsidRPr="005B3879" w:rsidRDefault="00313091" w:rsidP="00D05C80">
            <w:pPr>
              <w:jc w:val="center"/>
            </w:pPr>
            <w:r w:rsidRPr="005B3879">
              <w:t>"</w:t>
            </w:r>
            <w:r>
              <w:t>DECRYPT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w:t>
            </w:r>
          </w:p>
        </w:tc>
        <w:tc>
          <w:tcPr>
            <w:tcW w:w="5580" w:type="dxa"/>
          </w:tcPr>
          <w:p w:rsidR="00313091" w:rsidRPr="008571E2" w:rsidRDefault="00313091" w:rsidP="000333FF">
            <w:r>
              <w:t>Same as type "ENCRYPT"</w:t>
            </w:r>
            <w:r w:rsidR="000333FF">
              <w:t xml:space="preserve"> (encrypts, does not decrypt)</w:t>
            </w:r>
            <w:r>
              <w:t>.</w:t>
            </w:r>
          </w:p>
        </w:tc>
      </w:tr>
      <w:tr w:rsidR="008571E2" w:rsidRPr="005B3879" w:rsidTr="008571E2">
        <w:tc>
          <w:tcPr>
            <w:tcW w:w="1800" w:type="dxa"/>
          </w:tcPr>
          <w:p w:rsidR="008571E2" w:rsidRPr="005B3879" w:rsidRDefault="008571E2" w:rsidP="000E6060">
            <w:pPr>
              <w:jc w:val="center"/>
            </w:pPr>
            <w:r w:rsidRPr="005B3879">
              <w:t>"</w:t>
            </w:r>
            <w:r>
              <w:t>ENCRYPT_RAW</w:t>
            </w:r>
            <w:r w:rsidRPr="005B3879">
              <w:t>"</w:t>
            </w:r>
          </w:p>
        </w:tc>
        <w:tc>
          <w:tcPr>
            <w:tcW w:w="1080" w:type="dxa"/>
          </w:tcPr>
          <w:p w:rsidR="008571E2" w:rsidRPr="005B3879" w:rsidRDefault="008571E2" w:rsidP="000E6060">
            <w:pPr>
              <w:jc w:val="center"/>
            </w:pPr>
            <w:r>
              <w:t>password</w:t>
            </w:r>
          </w:p>
        </w:tc>
        <w:tc>
          <w:tcPr>
            <w:tcW w:w="990" w:type="dxa"/>
          </w:tcPr>
          <w:p w:rsidR="008571E2" w:rsidRDefault="004404C6" w:rsidP="004404C6">
            <w:pPr>
              <w:jc w:val="center"/>
            </w:pPr>
            <w:r>
              <w:t>""</w:t>
            </w:r>
          </w:p>
        </w:tc>
        <w:tc>
          <w:tcPr>
            <w:tcW w:w="5580" w:type="dxa"/>
          </w:tcPr>
          <w:p w:rsidR="008571E2" w:rsidRPr="00313091" w:rsidRDefault="008571E2" w:rsidP="003A3BD3">
            <w:r>
              <w:t>Same as</w:t>
            </w:r>
            <w:r w:rsidR="003A3BD3">
              <w:t xml:space="preserve"> type</w:t>
            </w:r>
            <w:r>
              <w:t xml:space="preserve"> "ENCRYPT" except the </w:t>
            </w:r>
            <w:r w:rsidR="002B5B39">
              <w:t xml:space="preserve">input </w:t>
            </w:r>
            <w:r w:rsidR="003A3BD3">
              <w:t>and output are</w:t>
            </w:r>
            <w:r w:rsidR="00421B37">
              <w:t xml:space="preserve"> </w:t>
            </w:r>
            <w:r w:rsidR="002B5B39">
              <w:t>buffer</w:t>
            </w:r>
            <w:r>
              <w:t xml:space="preserve"> </w:t>
            </w:r>
            <w:r w:rsidR="00421B37">
              <w:t>string</w:t>
            </w:r>
            <w:r w:rsidR="003A3BD3">
              <w:t>s. This is useful for encrypting binary data.</w:t>
            </w:r>
          </w:p>
        </w:tc>
      </w:tr>
      <w:tr w:rsidR="008571E2" w:rsidRPr="005B3879" w:rsidTr="008571E2">
        <w:tc>
          <w:tcPr>
            <w:tcW w:w="1800" w:type="dxa"/>
          </w:tcPr>
          <w:p w:rsidR="008571E2" w:rsidRPr="005B3879" w:rsidRDefault="008571E2" w:rsidP="000E6060">
            <w:pPr>
              <w:jc w:val="center"/>
            </w:pPr>
            <w:r w:rsidRPr="005B3879">
              <w:t>"</w:t>
            </w:r>
            <w:r>
              <w:t>DECRYPT_RAW</w:t>
            </w:r>
            <w:r w:rsidRPr="005B3879">
              <w:t>"</w:t>
            </w:r>
          </w:p>
        </w:tc>
        <w:tc>
          <w:tcPr>
            <w:tcW w:w="1080" w:type="dxa"/>
          </w:tcPr>
          <w:p w:rsidR="008571E2" w:rsidRPr="005B3879" w:rsidRDefault="008571E2" w:rsidP="000E6060">
            <w:pPr>
              <w:jc w:val="center"/>
            </w:pPr>
            <w:r>
              <w:t>password</w:t>
            </w:r>
          </w:p>
        </w:tc>
        <w:tc>
          <w:tcPr>
            <w:tcW w:w="990" w:type="dxa"/>
          </w:tcPr>
          <w:p w:rsidR="008571E2" w:rsidRDefault="008571E2" w:rsidP="000E6060">
            <w:pPr>
              <w:jc w:val="center"/>
            </w:pPr>
            <w:r>
              <w:t>""</w:t>
            </w:r>
          </w:p>
        </w:tc>
        <w:tc>
          <w:tcPr>
            <w:tcW w:w="5580" w:type="dxa"/>
          </w:tcPr>
          <w:p w:rsidR="008571E2" w:rsidRPr="005B3879" w:rsidRDefault="008571E2" w:rsidP="000333FF">
            <w:r>
              <w:t>Same as "ENCRYPT_RAW</w:t>
            </w:r>
            <w:r w:rsidR="000333FF">
              <w:t>" (encrypts, does not decrypt).</w:t>
            </w:r>
          </w:p>
        </w:tc>
      </w:tr>
      <w:tr w:rsidR="00313091" w:rsidRPr="005B3879" w:rsidTr="008571E2">
        <w:tc>
          <w:tcPr>
            <w:tcW w:w="1800" w:type="dxa"/>
          </w:tcPr>
          <w:p w:rsidR="00313091" w:rsidRPr="005B3879" w:rsidRDefault="00313091" w:rsidP="00313091">
            <w:pPr>
              <w:jc w:val="center"/>
            </w:pPr>
            <w:r>
              <w:t>"URL"</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313091" w:rsidP="00954422">
            <w:r>
              <w:t xml:space="preserve">Encodes the source string using the format required by HTML </w:t>
            </w:r>
            <w:hyperlink r:id="rId25"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8571E2">
        <w:tc>
          <w:tcPr>
            <w:tcW w:w="1800" w:type="dxa"/>
          </w:tcPr>
          <w:p w:rsidR="00313091" w:rsidRPr="005B3879" w:rsidRDefault="00313091" w:rsidP="00313091">
            <w:pPr>
              <w:jc w:val="center"/>
            </w:pPr>
            <w:r>
              <w:t>"BASE64"</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A039B7" w:rsidP="00954422">
            <w:r>
              <w:t xml:space="preserve">Encodes the source string into the Base64 representation of binary data. </w:t>
            </w:r>
            <w:r w:rsidR="00954422">
              <w:t>S</w:t>
            </w:r>
            <w:r w:rsidR="003C1B1C">
              <w:t xml:space="preserve">ee RFCs </w:t>
            </w:r>
            <w:hyperlink r:id="rId26" w:history="1">
              <w:r w:rsidR="003C1B1C" w:rsidRPr="003C1B1C">
                <w:rPr>
                  <w:rStyle w:val="Hyperlink"/>
                </w:rPr>
                <w:t>2045</w:t>
              </w:r>
            </w:hyperlink>
            <w:r w:rsidR="003C1B1C">
              <w:t xml:space="preserve"> and </w:t>
            </w:r>
            <w:hyperlink r:id="rId27"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lastRenderedPageBreak/>
        <w:t>If you supply the qualifier, whether password or charset, it IS case-sensitive.</w:t>
      </w:r>
    </w:p>
    <w:p w:rsidR="00BE6142" w:rsidRDefault="00BE6142" w:rsidP="00CC38B6">
      <w:r>
        <w:t xml:space="preserve">If the source string cannot be encoded (or encrypted) with the specified charset (or password), the function returns an empty string (""). You can call the </w:t>
      </w:r>
      <w:r w:rsidRPr="006B2707">
        <w:rPr>
          <w:b/>
        </w:rPr>
        <w:t>GETERROR$()</w:t>
      </w:r>
      <w:r>
        <w:t xml:space="preserve"> function to get an error message.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873A89">
        <w:t>The</w:t>
      </w:r>
      <w:r w:rsidR="00954422">
        <w:t xml:space="preserve"> </w:t>
      </w:r>
      <w:r w:rsidR="004C23CF">
        <w:t>encrypt</w:t>
      </w:r>
      <w:r w:rsidR="00873A89">
        <w:t>ed</w:t>
      </w:r>
      <w:r w:rsidR="00954422">
        <w:t xml:space="preserve"> byte stream is </w:t>
      </w:r>
      <w:r w:rsidR="00545781">
        <w:t xml:space="preserve">converted </w:t>
      </w:r>
      <w:r w:rsidR="00915034">
        <w:t xml:space="preserve">to string format </w:t>
      </w:r>
      <w:r w:rsidR="00545781">
        <w:t xml:space="preserve">using </w:t>
      </w:r>
      <w:r w:rsidR="00915034">
        <w:t>the Base64 representation of binary data (see comment for "BASE64" in the table above</w:t>
      </w:r>
      <w:r w:rsidR="00954422">
        <w:t xml:space="preserve">. </w:t>
      </w:r>
      <w:r>
        <w:t xml:space="preserve">URL-encoded strings </w:t>
      </w:r>
      <w:r w:rsidR="00873A89">
        <w:t>do not require this extra step</w:t>
      </w:r>
      <w:r w:rsidR="00556426">
        <w:t>.</w:t>
      </w:r>
    </w:p>
    <w:p w:rsidR="00DA0940" w:rsidRDefault="00DA0940" w:rsidP="00DA0940">
      <w:r>
        <w:t xml:space="preserve">"ENCRYPT_RAW" </w:t>
      </w:r>
      <w:r w:rsidR="000333FF">
        <w:t>and "DECRYPT_RAW" are</w:t>
      </w:r>
      <w:r w:rsidR="00873A89">
        <w:t xml:space="preserve"> intended for use with </w:t>
      </w:r>
      <w:r w:rsidR="00F611FF">
        <w:t>binary data in a buffer string. A buffer string is a special use of the BASIC! string in which each 16-bit character consists of one byte of 0 and one byte of data.</w:t>
      </w:r>
      <w:r w:rsidR="00CD3967">
        <w:t xml:space="preserve"> </w:t>
      </w:r>
      <w:r w:rsidR="000333FF">
        <w:t xml:space="preserve">"ENCRYPT_RAW" </w:t>
      </w:r>
      <w:r w:rsidR="000E6060">
        <w:t xml:space="preserve">can </w:t>
      </w:r>
      <w:r w:rsidR="000333FF">
        <w:t xml:space="preserve">encrypt </w:t>
      </w:r>
      <w:r w:rsidR="000E6060">
        <w:t xml:space="preserve">a buffer string or </w:t>
      </w:r>
      <w:r w:rsidR="000333FF">
        <w:t>a</w:t>
      </w:r>
      <w:r w:rsidR="000E6060">
        <w:t>n</w:t>
      </w:r>
      <w:r w:rsidR="000333FF">
        <w:t xml:space="preserve"> </w:t>
      </w:r>
      <w:r w:rsidR="000E6060">
        <w:t xml:space="preserve">ASCII </w:t>
      </w:r>
      <w:r w:rsidR="000333FF">
        <w:t>text string</w:t>
      </w:r>
      <w:r w:rsidR="000E6060">
        <w:t>, but using it on Unicode text will corrupt the string</w:t>
      </w:r>
      <w:r w:rsidR="000333FF">
        <w:t xml:space="preserve">. </w:t>
      </w:r>
      <w:r w:rsidR="00915034">
        <w:t>After encryption</w:t>
      </w:r>
      <w:r w:rsidR="00873A89">
        <w:t>, the result is returned in a</w:t>
      </w:r>
      <w:r w:rsidR="003A3BD3">
        <w:t>nother</w:t>
      </w:r>
      <w:r w:rsidR="00873A89">
        <w:t xml:space="preserve"> buffer string.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216" w:name="_Toc5235826"/>
      <w:r>
        <w:t>DE</w:t>
      </w:r>
      <w:r w:rsidR="004623ED">
        <w:t>CODE$(&lt;type_sexp&gt;, {&lt;</w:t>
      </w:r>
      <w:r w:rsidR="00C809B3">
        <w:t>qualifier_sexp</w:t>
      </w:r>
      <w:r w:rsidR="004623ED">
        <w:t>&gt;}</w:t>
      </w:r>
      <w:r>
        <w:t>, &lt;source_sexp&gt;)</w:t>
      </w:r>
      <w:bookmarkEnd w:id="216"/>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w:t>
      </w:r>
      <w:r w:rsidR="00997295">
        <w:t>a</w:t>
      </w:r>
      <w:r>
        <w:t xml:space="preserve"> string &lt;source_sexp&gt; that was encoded </w:t>
      </w:r>
      <w:r w:rsidR="00997295">
        <w:t>with ENCODE$(). T</w:t>
      </w:r>
      <w:r>
        <w:t>he &lt;type_sexp&gt;</w:t>
      </w:r>
      <w:r w:rsidR="00997295">
        <w:t>and</w:t>
      </w:r>
      <w:r>
        <w:t xml:space="preserve"> &lt;qualifier_sexp&gt; </w:t>
      </w:r>
      <w:r w:rsidR="00280036">
        <w:t>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r w:rsidR="00997295">
              <w:t xml:space="preserve"> (decrypts, does not encrypt)</w:t>
            </w:r>
            <w:r>
              <w:t>.</w:t>
            </w:r>
          </w:p>
        </w:tc>
      </w:tr>
      <w:tr w:rsidR="00997295" w:rsidRPr="005B3879" w:rsidTr="00877CBF">
        <w:tc>
          <w:tcPr>
            <w:tcW w:w="1260" w:type="dxa"/>
          </w:tcPr>
          <w:p w:rsidR="00997295" w:rsidRPr="005B3879" w:rsidRDefault="00997295" w:rsidP="00877CBF">
            <w:pPr>
              <w:jc w:val="center"/>
            </w:pPr>
            <w:r w:rsidRPr="005B3879">
              <w:t>"</w:t>
            </w:r>
            <w:r>
              <w:t>ENCRYPT</w:t>
            </w:r>
            <w:r w:rsidRPr="005B3879">
              <w:t>"</w:t>
            </w:r>
          </w:p>
        </w:tc>
        <w:tc>
          <w:tcPr>
            <w:tcW w:w="1260" w:type="dxa"/>
          </w:tcPr>
          <w:p w:rsidR="00997295" w:rsidRPr="005B3879" w:rsidRDefault="00997295" w:rsidP="00877CBF">
            <w:pPr>
              <w:jc w:val="center"/>
            </w:pPr>
            <w:r>
              <w:t>password</w:t>
            </w:r>
          </w:p>
        </w:tc>
        <w:tc>
          <w:tcPr>
            <w:tcW w:w="1080" w:type="dxa"/>
          </w:tcPr>
          <w:p w:rsidR="00997295" w:rsidRDefault="00997295" w:rsidP="00877CBF">
            <w:pPr>
              <w:jc w:val="center"/>
            </w:pPr>
            <w:r>
              <w:t>""</w:t>
            </w:r>
          </w:p>
        </w:tc>
        <w:tc>
          <w:tcPr>
            <w:tcW w:w="5850" w:type="dxa"/>
          </w:tcPr>
          <w:p w:rsidR="00997295" w:rsidRPr="00313091" w:rsidRDefault="00997295" w:rsidP="00997295">
            <w:r>
              <w:t>Same as type "DECRYPT" except the input and output are buffer strings. This is useful for decrypting binary data.</w:t>
            </w:r>
          </w:p>
        </w:tc>
      </w:tr>
      <w:tr w:rsidR="00997295" w:rsidRPr="005B3879" w:rsidTr="00877CBF">
        <w:tc>
          <w:tcPr>
            <w:tcW w:w="1260" w:type="dxa"/>
          </w:tcPr>
          <w:p w:rsidR="00997295" w:rsidRPr="005B3879" w:rsidRDefault="00997295" w:rsidP="00877CBF">
            <w:pPr>
              <w:jc w:val="center"/>
            </w:pPr>
            <w:r w:rsidRPr="005B3879">
              <w:t>"</w:t>
            </w:r>
            <w:r>
              <w:t>DECRYPT</w:t>
            </w:r>
            <w:r w:rsidRPr="005B3879">
              <w:t>"</w:t>
            </w:r>
          </w:p>
        </w:tc>
        <w:tc>
          <w:tcPr>
            <w:tcW w:w="1260" w:type="dxa"/>
          </w:tcPr>
          <w:p w:rsidR="00997295" w:rsidRPr="005B3879" w:rsidRDefault="00997295" w:rsidP="00877CBF">
            <w:pPr>
              <w:jc w:val="center"/>
            </w:pPr>
            <w:r>
              <w:t>password</w:t>
            </w:r>
          </w:p>
        </w:tc>
        <w:tc>
          <w:tcPr>
            <w:tcW w:w="1080" w:type="dxa"/>
          </w:tcPr>
          <w:p w:rsidR="00997295" w:rsidRDefault="00997295" w:rsidP="00877CBF">
            <w:pPr>
              <w:jc w:val="center"/>
            </w:pPr>
            <w:r>
              <w:t>""</w:t>
            </w:r>
          </w:p>
        </w:tc>
        <w:tc>
          <w:tcPr>
            <w:tcW w:w="5850" w:type="dxa"/>
          </w:tcPr>
          <w:p w:rsidR="00997295" w:rsidRPr="005B3879" w:rsidRDefault="00997295" w:rsidP="00877CBF">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8"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9" w:history="1">
              <w:r w:rsidRPr="003C1B1C">
                <w:rPr>
                  <w:rStyle w:val="Hyperlink"/>
                </w:rPr>
                <w:t>2045</w:t>
              </w:r>
            </w:hyperlink>
            <w:r>
              <w:t xml:space="preserve"> and </w:t>
            </w:r>
            <w:hyperlink r:id="rId30"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lastRenderedPageBreak/>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Default="00997295" w:rsidP="00F70D72">
      <w:r>
        <w:t>If the source</w:t>
      </w:r>
      <w:r w:rsidR="00F70D72">
        <w:t xml:space="preserve"> string was encoded from binary data</w:t>
      </w:r>
      <w:r>
        <w:t xml:space="preserve"> (with "ENCRYPT_RAW" or "BASE64")</w:t>
      </w:r>
      <w:r w:rsidR="00F70D72">
        <w:t>, the resulting BASIC! string will be a buffer string. When</w:t>
      </w:r>
      <w:r w:rsidR="00714346">
        <w:t xml:space="preserve"> a string is</w:t>
      </w:r>
      <w:r w:rsidR="00F70D72">
        <w:t xml:space="preserve"> used as a buffer, one byte of data is written into the lower 8 bits of each 16-bit character, and the upper 8 bits are 0. You can extract the binary data from the string, one byte at a time, using the </w:t>
      </w:r>
      <w:r w:rsidR="00F70D72" w:rsidRPr="00F70D72">
        <w:rPr>
          <w:b/>
        </w:rPr>
        <w:t>ASCII()</w:t>
      </w:r>
      <w:r w:rsidR="00F70D72">
        <w:t xml:space="preserve"> or </w:t>
      </w:r>
      <w:r w:rsidR="00F70D72" w:rsidRPr="00F70D72">
        <w:rPr>
          <w:b/>
        </w:rPr>
        <w:t>UCODE()</w:t>
      </w:r>
      <w:r w:rsidR="00F70D72">
        <w:t xml:space="preserve"> functions.</w:t>
      </w:r>
    </w:p>
    <w:p w:rsidR="00BE6142" w:rsidRPr="004C23CF" w:rsidRDefault="00BE6142" w:rsidP="00F70D72">
      <w:r>
        <w:t xml:space="preserve">If the source string cannot be decoded (or decrypted) with the specified charset (or password), the function returns an empty string (""). You can call the </w:t>
      </w:r>
      <w:r w:rsidRPr="006B2707">
        <w:rPr>
          <w:b/>
        </w:rPr>
        <w:t>GETERROR$()</w:t>
      </w:r>
      <w:r>
        <w:t xml:space="preserve"> function to get an error message.</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217" w:name="_Toc5235827"/>
      <w:r>
        <w:t>ENCODE$(&lt;charset_sexp&gt;, &lt;source_sexp&gt;)</w:t>
      </w:r>
      <w:bookmarkEnd w:id="217"/>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BE6142" w:rsidRDefault="00BE6142" w:rsidP="00C809B3">
      <w:r>
        <w:t xml:space="preserve">If the source string cannot be encoded with the specified charset, the function returns an empty string (""). You can call the </w:t>
      </w:r>
      <w:r w:rsidRPr="006B2707">
        <w:rPr>
          <w:b/>
        </w:rPr>
        <w:t>GETERROR$()</w:t>
      </w:r>
      <w:r>
        <w:t xml:space="preserve"> function to get an error message.</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218" w:name="_Toc5235828"/>
      <w:r>
        <w:t>DECODE$(&lt;charset_sexp&gt;, &lt;buffer_sexp&gt;)</w:t>
      </w:r>
      <w:bookmarkEnd w:id="218"/>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BE6142" w:rsidRDefault="00BE6142" w:rsidP="00294DAF">
      <w:r>
        <w:t xml:space="preserve">If the source string cannot be decoded with the specified charset, the function returns an empty string (""). You can call the </w:t>
      </w:r>
      <w:r w:rsidRPr="006B2707">
        <w:rPr>
          <w:b/>
        </w:rPr>
        <w:t>GETERROR$()</w:t>
      </w:r>
      <w:r>
        <w:t xml:space="preserve"> function to get an error message.</w:t>
      </w:r>
    </w:p>
    <w:p w:rsidR="00294DAF" w:rsidRDefault="00294DAF" w:rsidP="00294DAF">
      <w:r>
        <w:lastRenderedPageBreak/>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219" w:name="_Toc5235829"/>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219"/>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220" w:name="_Toc5235830"/>
      <w:r w:rsidRPr="00D1460F">
        <w:rPr>
          <w:rFonts w:eastAsia="Times New Roman"/>
        </w:rPr>
        <w:t>LOWER$(</w:t>
      </w:r>
      <w:r w:rsidRPr="00D1460F">
        <w:t>&lt;sexp&gt;</w:t>
      </w:r>
      <w:r w:rsidR="00EF672D" w:rsidRPr="00D1460F">
        <w:rPr>
          <w:rFonts w:eastAsia="Times New Roman"/>
        </w:rPr>
        <w:t>)</w:t>
      </w:r>
      <w:bookmarkEnd w:id="220"/>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221" w:name="_Toc5235831"/>
      <w:r w:rsidRPr="00D1460F">
        <w:rPr>
          <w:rFonts w:eastAsia="Times New Roman"/>
        </w:rPr>
        <w:t>UPPER$(</w:t>
      </w:r>
      <w:r w:rsidR="00CA49F0" w:rsidRPr="00D1460F">
        <w:t>&lt;sexp&gt;</w:t>
      </w:r>
      <w:r w:rsidR="00AF288A">
        <w:rPr>
          <w:rFonts w:eastAsia="Times New Roman"/>
        </w:rPr>
        <w:t>)</w:t>
      </w:r>
      <w:bookmarkEnd w:id="221"/>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222" w:name="_Toc5235832"/>
      <w:r>
        <w:rPr>
          <w:rFonts w:eastAsia="Times New Roman"/>
        </w:rPr>
        <w:t>VERSION$()</w:t>
      </w:r>
      <w:bookmarkEnd w:id="222"/>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223" w:name="_Toc5235833"/>
      <w:r>
        <w:rPr>
          <w:rFonts w:eastAsia="Times New Roman"/>
        </w:rPr>
        <w:t>INT$(&lt;nexp&gt;)</w:t>
      </w:r>
      <w:bookmarkEnd w:id="223"/>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224" w:name="_Toc5235834"/>
      <w:r>
        <w:rPr>
          <w:rFonts w:eastAsia="Times New Roman"/>
        </w:rPr>
        <w:t>HEX$(&lt;nexp&gt;)</w:t>
      </w:r>
      <w:bookmarkEnd w:id="224"/>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225" w:name="_Toc5235835"/>
      <w:r>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225"/>
    </w:p>
    <w:p w:rsidR="007D0BE8" w:rsidRDefault="007D0BE8" w:rsidP="007D0BE8">
      <w:r>
        <w:t>Returns a string representing the octal representation of the numeric expression.</w:t>
      </w:r>
    </w:p>
    <w:p w:rsidR="007D0BE8" w:rsidRDefault="007D0BE8" w:rsidP="00EB1F62">
      <w:pPr>
        <w:pStyle w:val="Heading2"/>
      </w:pPr>
      <w:bookmarkStart w:id="226" w:name="_Toc5235836"/>
      <w:r>
        <w:t>BIN$(&lt;nexp&gt;)</w:t>
      </w:r>
      <w:bookmarkEnd w:id="226"/>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227" w:name="_Toc5235837"/>
      <w:r>
        <w:lastRenderedPageBreak/>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227"/>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31"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228" w:name="_Toc5235838"/>
      <w:r>
        <w:t>Locale</w:t>
      </w:r>
      <w:r w:rsidR="004544DB">
        <w:t xml:space="preserve"> expression</w:t>
      </w:r>
      <w:bookmarkEnd w:id="228"/>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229" w:name="_Toc5235839"/>
      <w:r>
        <w:t>Format expression</w:t>
      </w:r>
      <w:bookmarkEnd w:id="229"/>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lastRenderedPageBreak/>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lastRenderedPageBreak/>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lastRenderedPageBreak/>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230" w:name="_Toc5235840"/>
      <w:r>
        <w:lastRenderedPageBreak/>
        <w:t>Integer values</w:t>
      </w:r>
      <w:bookmarkEnd w:id="230"/>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231" w:name="_Toc5235841"/>
      <w:r>
        <w:t>FORMAT_USING$(&lt;locale_sexp&gt;, &lt;format_sexp&gt;</w:t>
      </w:r>
      <w:r w:rsidR="00B23E47">
        <w:t xml:space="preserve"> { </w:t>
      </w:r>
      <w:r>
        <w:t>, &lt;exp&gt;</w:t>
      </w:r>
      <w:r w:rsidR="00B23E47">
        <w:t>}</w:t>
      </w:r>
      <w:r w:rsidR="00C66F8A">
        <w:t>...</w:t>
      </w:r>
      <w:r>
        <w:t>)</w:t>
      </w:r>
      <w:bookmarkEnd w:id="231"/>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232" w:name="_Toc5235842"/>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232"/>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233" w:name="_Toc5235843"/>
      <w:r>
        <w:t>Notes</w:t>
      </w:r>
      <w:bookmarkEnd w:id="233"/>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234" w:name="_Toc5235844"/>
      <w:r>
        <w:t>Examples</w:t>
      </w:r>
      <w:bookmarkEnd w:id="234"/>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235" w:name="_Toc5235845"/>
      <w:r>
        <w:t>User</w:t>
      </w:r>
      <w:r w:rsidR="00E34BE5">
        <w:t>-</w:t>
      </w:r>
      <w:r>
        <w:t>Defined Functions</w:t>
      </w:r>
      <w:bookmarkEnd w:id="235"/>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F11A10" w:rsidRDefault="00F11A10" w:rsidP="002418A0">
      <w:r>
        <w:t>You may define a function with the same name as a built-in function. The User-Defined Function always overrides the built-in function, and the built-in function is not accessible.</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236" w:name="_Toc5235846"/>
      <w:r>
        <w:t>Variable Scope</w:t>
      </w:r>
      <w:bookmarkEnd w:id="236"/>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237" w:name="_Toc5235847"/>
      <w:r>
        <w:t>Data Structures in User-Defined Functions</w:t>
      </w:r>
      <w:bookmarkEnd w:id="237"/>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238" w:name="_Toc5235848"/>
      <w:r>
        <w:t>Commands</w:t>
      </w:r>
      <w:bookmarkEnd w:id="238"/>
    </w:p>
    <w:p w:rsidR="002418A0" w:rsidRDefault="002418A0" w:rsidP="005F4916">
      <w:pPr>
        <w:pStyle w:val="Heading3"/>
      </w:pPr>
      <w:bookmarkStart w:id="239" w:name="_Toc5235849"/>
      <w:r>
        <w:t>Fn.def name|name$( {nvar}|{svar}|Array[]|Array$[]</w:t>
      </w:r>
      <w:r w:rsidR="002341F5">
        <w:t xml:space="preserve">, </w:t>
      </w:r>
      <w:r w:rsidR="001F060B">
        <w:t>...</w:t>
      </w:r>
      <w:r w:rsidR="002341F5">
        <w:t xml:space="preserve"> {nvar}|{svar}|Array[]|Array$[])</w:t>
      </w:r>
      <w:bookmarkEnd w:id="239"/>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B4B07" w:rsidRDefault="00A80749" w:rsidP="002341F5">
      <w:r>
        <w:t>Begins the definition of a function. This command names the function and lists the parameters, if any.</w:t>
      </w:r>
    </w:p>
    <w:p w:rsidR="00AB4B07" w:rsidRDefault="00AB4B07" w:rsidP="002341F5">
      <w:r>
        <w:t xml:space="preserve">If the function name ends with the $ character then the function will return a string, otherwise it will return a number. </w:t>
      </w:r>
      <w:r w:rsidRPr="002341F5">
        <w:t>The parameter list can contain as</w:t>
      </w:r>
      <w:r>
        <w:t xml:space="preserve"> many parameters as needed, or none at all. The parameters may </w:t>
      </w:r>
      <w:r w:rsidRPr="002341F5">
        <w:t>be numeric or st</w:t>
      </w:r>
      <w:r>
        <w:t>r</w:t>
      </w:r>
      <w:r w:rsidRPr="002341F5">
        <w:t>ing, scalar or array.</w:t>
      </w:r>
    </w:p>
    <w:p w:rsidR="00A80749" w:rsidRDefault="00A80749" w:rsidP="002341F5">
      <w:r>
        <w:t xml:space="preserve">Your program must execute </w:t>
      </w:r>
      <w:r w:rsidRPr="00A80749">
        <w:rPr>
          <w:b/>
        </w:rPr>
        <w:t>Fn.def</w:t>
      </w:r>
      <w:r>
        <w:t xml:space="preserve"> before it tries to call the named function. Your program must not </w:t>
      </w:r>
      <w:r w:rsidR="0076653F">
        <w:t>attempt to crea</w:t>
      </w:r>
      <w:r>
        <w:t xml:space="preserve">te more than one </w:t>
      </w:r>
      <w:r w:rsidR="0076653F">
        <w:t>function with</w:t>
      </w:r>
      <w:r>
        <w:t xml:space="preserve"> the same name, or the same </w:t>
      </w:r>
      <w:r w:rsidR="0076653F" w:rsidRPr="0076653F">
        <w:t>function</w:t>
      </w:r>
      <w:r>
        <w:t xml:space="preserve"> more than once.</w:t>
      </w:r>
      <w:r w:rsidR="0076653F">
        <w:t xml:space="preserve"> However, you may override a built-in function by defining your own function with the same name.</w:t>
      </w:r>
    </w:p>
    <w:p w:rsidR="002341F5" w:rsidRDefault="002341F5" w:rsidP="002341F5">
      <w:r>
        <w:lastRenderedPageBreak/>
        <w:t>The following are all valid:</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cut$(a$, left, right)</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sum(a, b, </w:t>
      </w:r>
      <w:r w:rsidR="00AB4B07">
        <w:rPr>
          <w:rFonts w:ascii="Letter Gothic" w:hAnsi="Letter Gothic"/>
          <w:b w:val="0"/>
        </w:rPr>
        <w:t>c</w:t>
      </w:r>
      <w:r w:rsidR="002341F5" w:rsidRPr="004D67FF">
        <w:rPr>
          <w:rFonts w:ascii="Letter Gothic" w:hAnsi="Letter Gothic"/>
          <w:b w:val="0"/>
        </w:rPr>
        <w:t>, d, e, f, g, h, i, j)</w:t>
      </w:r>
    </w:p>
    <w:p w:rsidR="0076653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sort(v$[], direction)</w:t>
      </w:r>
    </w:p>
    <w:p w:rsidR="002341F5" w:rsidRPr="004D67FF" w:rsidRDefault="0076653F" w:rsidP="007B2223">
      <w:pPr>
        <w:pStyle w:val="Codeexample"/>
        <w:rPr>
          <w:b w:val="0"/>
        </w:rPr>
      </w:pPr>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w:t>
      </w:r>
      <w:r w:rsidR="00D727F0">
        <w:rPr>
          <w:rFonts w:ascii="Letter Gothic" w:hAnsi="Letter Gothic"/>
          <w:b w:val="0"/>
        </w:rPr>
        <w:t>O</w:t>
      </w:r>
      <w:r>
        <w:rPr>
          <w:rFonts w:ascii="Letter Gothic" w:hAnsi="Letter Gothic"/>
          <w:b w:val="0"/>
        </w:rPr>
        <w:t>verrides built-in</w:t>
      </w:r>
      <w:r w:rsidR="00D727F0">
        <w:rPr>
          <w:rFonts w:ascii="Letter Gothic" w:hAnsi="Letter Gothic"/>
          <w:b w:val="0"/>
        </w:rPr>
        <w:t>.</w:t>
      </w:r>
      <w:r>
        <w:rPr>
          <w:rFonts w:ascii="Letter Gothic" w:hAnsi="Letter Gothic"/>
          <w:b w:val="0"/>
        </w:rPr>
        <w:t xml:space="preserve"> </w:t>
      </w:r>
      <w:r w:rsidR="00D727F0">
        <w:rPr>
          <w:rFonts w:ascii="Letter Gothic" w:hAnsi="Letter Gothic"/>
          <w:b w:val="0"/>
        </w:rPr>
        <w:t>Y</w:t>
      </w:r>
      <w:r>
        <w:rPr>
          <w:rFonts w:ascii="Letter Gothic" w:hAnsi="Letter Gothic"/>
          <w:b w:val="0"/>
        </w:rPr>
        <w:t xml:space="preserve">ou can make </w:t>
      </w:r>
      <w:r w:rsidRPr="00AB4B07">
        <w:rPr>
          <w:rFonts w:asciiTheme="minorHAnsi" w:hAnsiTheme="minorHAnsi"/>
          <w:b w:val="0"/>
        </w:rPr>
        <w:t>π</w:t>
      </w:r>
      <w:r w:rsidR="00AB4B07">
        <w:rPr>
          <w:rFonts w:ascii="Letter Gothic" w:hAnsi="Letter Gothic"/>
          <w:b w:val="0"/>
        </w:rPr>
        <w:t xml:space="preserve"> = 3!</w:t>
      </w:r>
    </w:p>
    <w:p w:rsidR="006D7008" w:rsidRDefault="006D7008" w:rsidP="002341F5">
      <w:r>
        <w:t>Parameters create variables visible only inside the function. They can be used like other variables created inside the function (see Variable Scope, above).</w:t>
      </w:r>
    </w:p>
    <w:p w:rsidR="00D3543D" w:rsidRDefault="00D3543D" w:rsidP="002341F5">
      <w:r>
        <w:t>There are two type</w:t>
      </w:r>
      <w:r w:rsidR="005A67BD">
        <w:t>s</w:t>
      </w:r>
      <w:r>
        <w:t xml:space="preserve"> of parameters: call by reference and call by value. Call by value means that the calling variable value (or expression) </w:t>
      </w:r>
      <w:r w:rsidR="006D7008">
        <w:t>is</w:t>
      </w:r>
      <w:r>
        <w:t xml:space="preserve"> copied into the called variable. Changes made to the called variable within the function </w:t>
      </w:r>
      <w:r w:rsidR="006D7008">
        <w:t>do</w:t>
      </w:r>
      <w:r>
        <w:t xml:space="preserve"> not affect the value of the calling variable. Call by reference means that the calling variable value </w:t>
      </w:r>
      <w:r w:rsidR="006D7008">
        <w:t>is</w:t>
      </w:r>
      <w:r>
        <w:t xml:space="preserv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r w:rsidR="006D7008">
        <w:t>is</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r w:rsidR="006D7008">
        <w:t>is</w:t>
      </w:r>
      <w:r w:rsidR="00D3543D">
        <w:t xml:space="preserv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  %</w:t>
      </w:r>
      <w:r w:rsidR="001A520F" w:rsidRPr="004D67FF">
        <w:rPr>
          <w:rFonts w:ascii="Letter Gothic" w:hAnsi="Letter Gothic"/>
          <w:b w:val="0"/>
        </w:rPr>
        <w:t>will print: 9, 1</w:t>
      </w:r>
    </w:p>
    <w:p w:rsidR="001A520F" w:rsidRPr="004D67FF" w:rsidRDefault="006D7008" w:rsidP="007B2223">
      <w:pPr>
        <w:pStyle w:val="Codeexample"/>
        <w:rPr>
          <w:rFonts w:ascii="Letter Gothic" w:hAnsi="Letter Gothic"/>
          <w:b w:val="0"/>
        </w:rPr>
      </w:pPr>
      <w:r>
        <w:rPr>
          <w:rFonts w:ascii="Letter Gothic" w:hAnsi="Letter Gothic"/>
          <w:b w:val="0"/>
        </w:rPr>
        <w:t>PRINT</w:t>
      </w:r>
      <w:r w:rsidR="001F51F1"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a[1]</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6D7008" w:rsidP="007B2223">
      <w:pPr>
        <w:pStyle w:val="Codeexample"/>
        <w:rPr>
          <w:rFonts w:ascii="Letter Gothic" w:hAnsi="Letter Gothic"/>
          <w:b w:val="0"/>
        </w:rPr>
      </w:pPr>
      <w:r>
        <w:rPr>
          <w:rFonts w:ascii="Letter Gothic" w:hAnsi="Letter Gothic"/>
          <w:b w:val="0"/>
        </w:rPr>
        <w:t>DIM</w:t>
      </w:r>
      <w:r w:rsidR="001A520F"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a[1]  %</w:t>
      </w:r>
      <w:r w:rsidR="001A520F" w:rsidRPr="004D67FF">
        <w:rPr>
          <w:rFonts w:ascii="Letter Gothic" w:hAnsi="Letter Gothic"/>
          <w:b w:val="0"/>
        </w:rPr>
        <w:t xml:space="preserve"> print</w:t>
      </w:r>
      <w:r>
        <w:rPr>
          <w:rFonts w:ascii="Letter Gothic" w:hAnsi="Letter Gothic"/>
          <w:b w:val="0"/>
        </w:rPr>
        <w:t>s</w:t>
      </w:r>
      <w:r w:rsidR="001A520F" w:rsidRPr="004D67FF">
        <w:rPr>
          <w:rFonts w:ascii="Letter Gothic" w:hAnsi="Letter Gothic"/>
          <w:b w:val="0"/>
        </w:rPr>
        <w: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240" w:name="_Toc5235850"/>
      <w:r>
        <w:t>Fn.rtn</w:t>
      </w:r>
      <w:r w:rsidR="00A1178A">
        <w:t xml:space="preserve"> &lt;sexp&gt;|&lt;nexp&gt;</w:t>
      </w:r>
      <w:bookmarkEnd w:id="240"/>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lastRenderedPageBreak/>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241" w:name="_Toc5235851"/>
      <w:r>
        <w:t>Fn.end</w:t>
      </w:r>
      <w:bookmarkEnd w:id="241"/>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242" w:name="_Toc5235852"/>
      <w:r>
        <w:t>Call &lt;user_defined_function&gt;</w:t>
      </w:r>
      <w:bookmarkEnd w:id="242"/>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243" w:name="_Toc5235853"/>
      <w:r>
        <w:t>Program Control Commands</w:t>
      </w:r>
      <w:bookmarkEnd w:id="243"/>
    </w:p>
    <w:p w:rsidR="00364E69" w:rsidRDefault="00737EB3" w:rsidP="00EB1F62">
      <w:pPr>
        <w:pStyle w:val="Heading2"/>
      </w:pPr>
      <w:bookmarkStart w:id="244" w:name="_Toc5235854"/>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244"/>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lastRenderedPageBreak/>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245" w:name="_Toc5235855"/>
      <w:r>
        <w:t>If</w:t>
      </w:r>
      <w:r w:rsidR="00854349">
        <w:t xml:space="preserve"> /</w:t>
      </w:r>
      <w:r>
        <w:t xml:space="preserve"> Then</w:t>
      </w:r>
      <w:r w:rsidR="00E34BE5">
        <w:t xml:space="preserve"> </w:t>
      </w:r>
      <w:r w:rsidR="00854349">
        <w:t>/</w:t>
      </w:r>
      <w:r>
        <w:t xml:space="preserve"> Else</w:t>
      </w:r>
      <w:bookmarkEnd w:id="245"/>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246" w:name="_Toc5235856"/>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246"/>
      <w:r w:rsidR="00520661" w:rsidRPr="00674A65">
        <w:fldChar w:fldCharType="begin"/>
      </w:r>
      <w:r>
        <w:instrText xml:space="preserve"> XE "For </w:instrText>
      </w:r>
      <w:r w:rsidR="004D3DDB">
        <w:instrText>&lt;nvar&gt; = &lt;nexp&gt;</w:instrText>
      </w:r>
      <w:r>
        <w:instrText xml:space="preserve"> To </w:instrText>
      </w:r>
      <w:r w:rsidR="004D3DDB">
        <w:instrText>&lt;nexp&gt;</w:instrText>
      </w:r>
      <w:r>
        <w:instrText xml:space="preserve"> </w:instrText>
      </w:r>
      <w:r w:rsidR="004D3DDB">
        <w:instrText>{</w:instrText>
      </w:r>
      <w:r>
        <w:instrText xml:space="preserve">Step </w:instrText>
      </w:r>
      <w:r w:rsidR="004D3DDB">
        <w:instrText xml:space="preserve">&lt;nexp&gt;}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4D3DDB" w:rsidP="00084947">
      <w:r>
        <w:lastRenderedPageBreak/>
        <w:t>Initially,</w:t>
      </w:r>
      <w:r w:rsidR="00BB5FF4">
        <w:t xml:space="preserve"> </w:t>
      </w:r>
      <w:r w:rsidR="00AC64BE" w:rsidRPr="00674A65">
        <w:t xml:space="preserve">&lt;nvar&gt; </w:t>
      </w:r>
      <w:r>
        <w:t>is</w:t>
      </w:r>
      <w:r w:rsidR="00F454BB" w:rsidRPr="00674A65">
        <w:t xml:space="preserve"> assigned the value of &lt;nexp_</w:t>
      </w:r>
      <w:r w:rsidR="00AC64BE" w:rsidRPr="00674A65">
        <w:t>1</w:t>
      </w:r>
      <w:r w:rsidR="00F454BB" w:rsidRPr="00674A65">
        <w:t>&gt;</w:t>
      </w:r>
      <w:r w:rsidR="00BB5FF4">
        <w:t xml:space="preserve"> </w:t>
      </w:r>
      <w:r>
        <w:t>and</w:t>
      </w:r>
      <w:r w:rsidR="00F454BB" w:rsidRPr="00674A65">
        <w:t xml:space="preserve"> compared to &lt;nexp_2&gt;</w:t>
      </w:r>
      <w:r w:rsidR="002E1B0B" w:rsidRPr="00674A65">
        <w:t>.</w:t>
      </w:r>
      <w:r>
        <w:t xml:space="preserve"> </w:t>
      </w:r>
      <w:r w:rsidRPr="00674A65">
        <w:t>{S</w:t>
      </w:r>
      <w:r>
        <w:t>TEP</w:t>
      </w:r>
      <w:r w:rsidRPr="00674A65">
        <w:t xml:space="preserve"> &lt;nexp_3&gt;} is optional and may be omitted. If omitted then the </w:t>
      </w:r>
      <w:r w:rsidRPr="00C107C7">
        <w:rPr>
          <w:b/>
        </w:rPr>
        <w:t>Step</w:t>
      </w:r>
      <w:r w:rsidRPr="00674A65">
        <w:t xml:space="preserve"> value </w:t>
      </w:r>
      <w:r>
        <w:t>is</w:t>
      </w:r>
      <w:r w:rsidRPr="00674A65">
        <w:t xml:space="preserve"> 1.</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796245" w:rsidRPr="007D3AF2" w:rsidRDefault="00796245" w:rsidP="00A33ED2">
      <w:r>
        <w:t xml:space="preserve">When the </w:t>
      </w:r>
      <w:r w:rsidRPr="00517080">
        <w:rPr>
          <w:b/>
        </w:rPr>
        <w:t>Next</w:t>
      </w:r>
      <w:r>
        <w:t xml:space="preserve"> statement is executed, &lt;nvar&gt; </w:t>
      </w:r>
      <w:r w:rsidR="004D3DDB">
        <w:t>is</w:t>
      </w:r>
      <w:r>
        <w:t xml:space="preserve"> incremented or decremented by the </w:t>
      </w:r>
      <w:r w:rsidR="009725B4" w:rsidRPr="00517080">
        <w:rPr>
          <w:b/>
        </w:rPr>
        <w:t>Step</w:t>
      </w:r>
      <w:r w:rsidR="009725B4">
        <w:t xml:space="preserve"> </w:t>
      </w:r>
      <w:r w:rsidR="00003B09">
        <w:t xml:space="preserve">value </w:t>
      </w:r>
      <w:r>
        <w:t xml:space="preserve">and the test </w:t>
      </w:r>
      <w:r w:rsidR="004D3DDB">
        <w:t>is</w:t>
      </w:r>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r w:rsidR="007D3AF2">
        <w:t xml:space="preserve"> Each time, &lt;nvar&gt; is compared to the original value of &lt;nexp_2&gt;; </w:t>
      </w:r>
      <w:r w:rsidR="00D4046C">
        <w:t>&lt;nexp_2&gt;</w:t>
      </w:r>
      <w:r w:rsidR="007D3AF2">
        <w:t xml:space="preserve"> is not re-evaluated with each </w:t>
      </w:r>
      <w:r w:rsidR="007D3AF2">
        <w:rPr>
          <w:b/>
        </w:rPr>
        <w:t>Next</w:t>
      </w:r>
      <w:r w:rsidR="007D3AF2">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w:t>
      </w:r>
      <w:r w:rsidR="002C415E">
        <w:t>BASIC!</w:t>
      </w:r>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r w:rsidR="002C415E">
        <w:t>BASIC!</w:t>
      </w:r>
      <w:r>
        <w:t xml:space="preserve">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4D3DDB" w:rsidP="00A33ED2">
      <w:r>
        <w:t>It is possible to</w:t>
      </w:r>
      <w:r w:rsidR="00A744E5">
        <w:t xml:space="preserve"> exit a </w:t>
      </w:r>
      <w:r w:rsidR="00A744E5" w:rsidRPr="00A744E5">
        <w:rPr>
          <w:b/>
        </w:rPr>
        <w:t>For</w:t>
      </w:r>
      <w:r w:rsidR="00A744E5">
        <w:t xml:space="preserve"> </w:t>
      </w:r>
      <w:r w:rsidR="00A744E5" w:rsidRPr="00A744E5">
        <w:t>loop</w:t>
      </w:r>
      <w:r w:rsidR="00A744E5">
        <w:t xml:space="preserve"> without </w:t>
      </w:r>
      <w:r w:rsidR="00A744E5">
        <w:rPr>
          <w:b/>
        </w:rPr>
        <w:t>Next</w:t>
      </w:r>
      <w:r w:rsidR="00A744E5">
        <w:t xml:space="preserve"> or </w:t>
      </w:r>
      <w:r w:rsidR="00A744E5">
        <w:rPr>
          <w:b/>
        </w:rPr>
        <w:t>F_N.break</w:t>
      </w:r>
      <w:r w:rsidR="00A81E2C">
        <w:t xml:space="preserve">. However, this can </w:t>
      </w:r>
      <w:r w:rsidR="00A744E5">
        <w:t xml:space="preserve">create </w:t>
      </w:r>
      <w:r w:rsidR="00A81E2C">
        <w:t>subtle logic errors</w:t>
      </w:r>
      <w:r w:rsidR="00A744E5">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rsidR="00A744E5">
        <w:t>and did not leave it cleanly, BASIC! shows a run-time error: "Program ended with FOR without NEXT".</w:t>
      </w:r>
    </w:p>
    <w:p w:rsidR="00915AC3" w:rsidRDefault="00915AC3" w:rsidP="00915AC3">
      <w:pPr>
        <w:pStyle w:val="Heading2"/>
      </w:pPr>
      <w:bookmarkStart w:id="247" w:name="_Toc5235857"/>
      <w:r>
        <w:t>F_N.continue</w:t>
      </w:r>
      <w:bookmarkEnd w:id="247"/>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248" w:name="_Toc5235858"/>
      <w:r>
        <w:t>F_</w:t>
      </w:r>
      <w:r w:rsidR="00915AC3">
        <w:t>N</w:t>
      </w:r>
      <w:r>
        <w:t>.break</w:t>
      </w:r>
      <w:bookmarkEnd w:id="248"/>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249" w:name="_Toc5235859"/>
      <w:r>
        <w:t>While</w:t>
      </w:r>
      <w:r w:rsidR="00DB389E">
        <w:t xml:space="preserve"> &lt;lexp&gt;</w:t>
      </w:r>
      <w:r w:rsidR="00C760EB">
        <w:t xml:space="preserve"> </w:t>
      </w:r>
      <w:r w:rsidR="009611B1">
        <w:t>/</w:t>
      </w:r>
      <w:r>
        <w:t xml:space="preserve"> Repeat</w:t>
      </w:r>
      <w:bookmarkEnd w:id="249"/>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lastRenderedPageBreak/>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250" w:name="_Toc5235860"/>
      <w:r>
        <w:t>W_R.continue</w:t>
      </w:r>
      <w:bookmarkEnd w:id="250"/>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251" w:name="_Toc5235861"/>
      <w:r>
        <w:t>W_</w:t>
      </w:r>
      <w:r w:rsidR="00915AC3">
        <w:t>R</w:t>
      </w:r>
      <w:r>
        <w:t>.break</w:t>
      </w:r>
      <w:bookmarkEnd w:id="251"/>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252" w:name="_Toc5235862"/>
      <w:r>
        <w:t xml:space="preserve">Do </w:t>
      </w:r>
      <w:r w:rsidR="009611B1">
        <w:t>/</w:t>
      </w:r>
      <w:r>
        <w:t xml:space="preserve"> Until</w:t>
      </w:r>
      <w:r w:rsidR="00BA0F9C">
        <w:t xml:space="preserve"> </w:t>
      </w:r>
      <w:r w:rsidR="00DB389E">
        <w:t>&lt;lexp&gt;</w:t>
      </w:r>
      <w:bookmarkEnd w:id="252"/>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253" w:name="_Toc5235863"/>
      <w:r>
        <w:t>D_U.continue</w:t>
      </w:r>
      <w:bookmarkEnd w:id="253"/>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254" w:name="_Toc5235864"/>
      <w:r>
        <w:lastRenderedPageBreak/>
        <w:t>D_</w:t>
      </w:r>
      <w:r w:rsidR="00915AC3">
        <w:t>U</w:t>
      </w:r>
      <w:r>
        <w:t>.break</w:t>
      </w:r>
      <w:bookmarkEnd w:id="254"/>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255" w:name="_Toc5235865"/>
      <w:r>
        <w:t xml:space="preserve">Labels, </w:t>
      </w:r>
      <w:r w:rsidR="004957D3">
        <w:t xml:space="preserve">GOTO, </w:t>
      </w:r>
      <w:r w:rsidR="0073447D">
        <w:t>GOSUB</w:t>
      </w:r>
      <w:r w:rsidR="004957D3">
        <w:t>, and RETURN</w:t>
      </w:r>
      <w:r>
        <w:t>: Traditional BASIC</w:t>
      </w:r>
      <w:bookmarkEnd w:id="255"/>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256" w:name="_Toc5235866"/>
      <w:r>
        <w:t>Label</w:t>
      </w:r>
      <w:bookmarkEnd w:id="256"/>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4D20A6">
        <w:t>, except that a label must not start with a BASIC! command keyword</w:t>
      </w:r>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lastRenderedPageBreak/>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257" w:name="_Toc5235867"/>
      <w:r>
        <w:t>GoTo &lt;label&gt;</w:t>
      </w:r>
      <w:bookmarkEnd w:id="257"/>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258" w:name="_Toc5235868"/>
      <w:r>
        <w:t>GoTo &lt;index_nexp&gt;, &lt;label&gt;...</w:t>
      </w:r>
      <w:bookmarkEnd w:id="258"/>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259" w:name="_Toc5235869"/>
      <w:r>
        <w:t>GoSub &lt;label&gt;</w:t>
      </w:r>
      <w:r w:rsidR="00854349">
        <w:t xml:space="preserve"> /</w:t>
      </w:r>
      <w:r>
        <w:t xml:space="preserve"> Return</w:t>
      </w:r>
      <w:bookmarkEnd w:id="259"/>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260" w:name="_Toc5235870"/>
      <w:r>
        <w:t>GoSub &lt;index_nexp&gt;, &lt;label&gt;...</w:t>
      </w:r>
      <w:r w:rsidR="009611B1">
        <w:t xml:space="preserve"> / Return</w:t>
      </w:r>
      <w:bookmarkEnd w:id="260"/>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lastRenderedPageBreak/>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 xml:space="preserve">&lt;subroutine for side </w:t>
      </w:r>
      <w:r w:rsidR="00E35822">
        <w:rPr>
          <w:rFonts w:ascii="Letter Gothic" w:hAnsi="Letter Gothic"/>
          <w:b w:val="0"/>
        </w:rPr>
        <w:t>6</w:t>
      </w:r>
      <w:r w:rsidRPr="00517080">
        <w:rPr>
          <w:rFonts w:ascii="Letter Gothic" w:hAnsi="Letter Gothic"/>
          <w:b w:val="0"/>
        </w:rPr>
        <w:t>&gt;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261" w:name="_Toc5235871"/>
      <w:r>
        <w:t>Using Source Code f</w:t>
      </w:r>
      <w:r w:rsidR="000A743C">
        <w:t>rom Multiple Files</w:t>
      </w:r>
      <w:bookmarkEnd w:id="261"/>
    </w:p>
    <w:p w:rsidR="00391A64" w:rsidRDefault="00391A64" w:rsidP="000A743C">
      <w:pPr>
        <w:pStyle w:val="Heading3"/>
      </w:pPr>
      <w:bookmarkStart w:id="262" w:name="_Toc5235872"/>
      <w:r>
        <w:t>Include FilePath</w:t>
      </w:r>
      <w:bookmarkEnd w:id="262"/>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 xml:space="preserve">Before the program is run, the BASIC! preprocessor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5862A4" w:rsidRPr="00D160AA" w:rsidRDefault="005862A4" w:rsidP="00391A64">
      <w:r>
        <w:t xml:space="preserve">You may </w:t>
      </w:r>
      <w:r w:rsidR="00D160AA">
        <w:t xml:space="preserve">include </w:t>
      </w:r>
      <w:r>
        <w:t xml:space="preserve">a file only once. If multiple </w:t>
      </w:r>
      <w:r>
        <w:rPr>
          <w:b/>
        </w:rPr>
        <w:t>Include</w:t>
      </w:r>
      <w:r>
        <w:t xml:space="preserve"> statements name the same file, the preprocessor inserts the contents of the file in place of the first such </w:t>
      </w:r>
      <w:r>
        <w:rPr>
          <w:b/>
        </w:rPr>
        <w:t>Include</w:t>
      </w:r>
      <w:r>
        <w:t xml:space="preserve"> statement and deletes the others.</w:t>
      </w:r>
      <w:r w:rsidR="00D160AA">
        <w:t xml:space="preserve"> This prevents Out-Of-Memory crashes caused by an </w:t>
      </w:r>
      <w:r w:rsidR="00D160AA">
        <w:rPr>
          <w:b/>
        </w:rPr>
        <w:t>Include</w:t>
      </w:r>
      <w:r w:rsidR="00D160AA">
        <w:t xml:space="preserve"> file including itself.</w:t>
      </w:r>
    </w:p>
    <w:p w:rsidR="00391A64" w:rsidRPr="008377C5" w:rsidRDefault="00391A64" w:rsidP="000A5A50">
      <w:pPr>
        <w:pStyle w:val="Codeexample"/>
        <w:keepNext/>
        <w:rPr>
          <w:rFonts w:ascii="Letter Gothic" w:hAnsi="Letter Gothic"/>
          <w:b w:val="0"/>
        </w:rPr>
      </w:pPr>
      <w:r w:rsidRPr="008377C5">
        <w:rPr>
          <w:rFonts w:ascii="Letter Gothic" w:hAnsi="Letter Gothic"/>
          <w:b w:val="0"/>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8377C5" w:rsidRDefault="003E49F4" w:rsidP="003E49F4">
      <w:pPr>
        <w:pStyle w:val="Codeexample"/>
        <w:rPr>
          <w:rFonts w:ascii="Letter Gothic" w:hAnsi="Letter Gothic"/>
          <w:b w:val="0"/>
        </w:rPr>
      </w:pPr>
      <w:r w:rsidRPr="008377C5">
        <w:rPr>
          <w:rFonts w:ascii="Letter Gothic" w:hAnsi="Letter Gothic"/>
          <w:b w:val="0"/>
        </w:rPr>
        <w:t>INCLUDE "functions/DrawGraph.bas"</w:t>
      </w:r>
    </w:p>
    <w:p w:rsidR="005C0F82" w:rsidRDefault="003E49F4" w:rsidP="00391A64">
      <w:r>
        <w:t>If present, the quotes prevent the preprocessor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160AA" w:rsidRDefault="008377C5" w:rsidP="00391A64">
      <w:r>
        <w:t xml:space="preserve">Because </w:t>
      </w:r>
      <w:r>
        <w:rPr>
          <w:b/>
        </w:rPr>
        <w:t>Include</w:t>
      </w:r>
      <w:r>
        <w:t xml:space="preserve"> is processed before your program starts running, it is not affected by program logic.</w:t>
      </w:r>
    </w:p>
    <w:p w:rsidR="00DC67C4" w:rsidRDefault="008377C5" w:rsidP="008377C5">
      <w:pPr>
        <w:pStyle w:val="Codeexample"/>
        <w:rPr>
          <w:rFonts w:ascii="Letter Gothic" w:hAnsi="Letter Gothic"/>
          <w:b w:val="0"/>
        </w:rPr>
      </w:pPr>
      <w:r>
        <w:rPr>
          <w:rFonts w:ascii="Letter Gothic" w:hAnsi="Letter Gothic"/>
          <w:b w:val="0"/>
        </w:rPr>
        <w:t xml:space="preserve">IF </w:t>
      </w:r>
      <w:r w:rsidR="00DC67C4">
        <w:rPr>
          <w:rFonts w:ascii="Letter Gothic" w:hAnsi="Letter Gothic"/>
          <w:b w:val="0"/>
        </w:rPr>
        <w:t>0</w:t>
      </w:r>
    </w:p>
    <w:p w:rsidR="00DC67C4" w:rsidRDefault="00DC67C4" w:rsidP="008377C5">
      <w:pPr>
        <w:pStyle w:val="Codeexample"/>
        <w:rPr>
          <w:rFonts w:ascii="Letter Gothic" w:hAnsi="Letter Gothic"/>
          <w:b w:val="0"/>
        </w:rPr>
      </w:pPr>
      <w:r>
        <w:rPr>
          <w:rFonts w:ascii="Letter Gothic" w:hAnsi="Letter Gothic"/>
          <w:b w:val="0"/>
        </w:rPr>
        <w:t xml:space="preserve">  </w:t>
      </w:r>
      <w:r w:rsidR="008377C5">
        <w:rPr>
          <w:rFonts w:ascii="Letter Gothic" w:hAnsi="Letter Gothic"/>
          <w:b w:val="0"/>
        </w:rPr>
        <w:t>IN</w:t>
      </w:r>
      <w:r>
        <w:rPr>
          <w:rFonts w:ascii="Letter Gothic" w:hAnsi="Letter Gothic"/>
          <w:b w:val="0"/>
        </w:rPr>
        <w:t>CLUDE functions/DrawGraph.bas</w:t>
      </w:r>
    </w:p>
    <w:p w:rsidR="008377C5" w:rsidRDefault="008377C5" w:rsidP="008377C5">
      <w:pPr>
        <w:pStyle w:val="Codeexample"/>
        <w:rPr>
          <w:rFonts w:ascii="Letter Gothic" w:hAnsi="Letter Gothic"/>
          <w:b w:val="0"/>
        </w:rPr>
      </w:pPr>
      <w:r>
        <w:rPr>
          <w:rFonts w:ascii="Letter Gothic" w:hAnsi="Letter Gothic"/>
          <w:b w:val="0"/>
        </w:rPr>
        <w:t>ENDIF</w:t>
      </w:r>
    </w:p>
    <w:p w:rsidR="008377C5" w:rsidRPr="008377C5" w:rsidRDefault="008377C5" w:rsidP="008377C5">
      <w:r>
        <w:t xml:space="preserve">In this example, the contents of the program file replace the </w:t>
      </w:r>
      <w:r>
        <w:rPr>
          <w:b/>
        </w:rPr>
        <w:t>Include</w:t>
      </w:r>
      <w:r>
        <w:t xml:space="preserve"> statement</w:t>
      </w:r>
      <w:r w:rsidR="00DC67C4">
        <w:t xml:space="preserve"> in the body of the </w:t>
      </w:r>
      <w:r w:rsidR="00DC67C4">
        <w:rPr>
          <w:b/>
        </w:rPr>
        <w:t>If</w:t>
      </w:r>
      <w:r w:rsidR="00DC67C4">
        <w:t>/</w:t>
      </w:r>
      <w:r w:rsidR="00DC67C4">
        <w:rPr>
          <w:b/>
        </w:rPr>
        <w:t>Endif</w:t>
      </w:r>
      <w:r>
        <w:t xml:space="preserve">, but the statements are never executed because </w:t>
      </w:r>
      <w:r w:rsidRPr="008377C5">
        <w:rPr>
          <w:b/>
        </w:rPr>
        <w:t>I</w:t>
      </w:r>
      <w:r>
        <w:rPr>
          <w:b/>
        </w:rPr>
        <w:t>f</w:t>
      </w:r>
      <w:r w:rsidRPr="008377C5">
        <w:rPr>
          <w:b/>
        </w:rPr>
        <w:t xml:space="preserve"> 0</w:t>
      </w:r>
      <w:r>
        <w:t xml:space="preserve"> is always false.</w:t>
      </w:r>
    </w:p>
    <w:p w:rsidR="008377C5" w:rsidRDefault="008377C5" w:rsidP="008377C5">
      <w:r>
        <w:lastRenderedPageBreak/>
        <w:t xml:space="preserve">However, an </w:t>
      </w:r>
      <w:r>
        <w:rPr>
          <w:b/>
        </w:rPr>
        <w:t>Include</w:t>
      </w:r>
      <w:r>
        <w:t xml:space="preserve"> in a single-line </w:t>
      </w:r>
      <w:r>
        <w:rPr>
          <w:b/>
        </w:rPr>
        <w:t>If</w:t>
      </w:r>
      <w:r>
        <w:t xml:space="preserve"> is ignored:</w:t>
      </w:r>
    </w:p>
    <w:p w:rsidR="008377C5" w:rsidRDefault="008377C5" w:rsidP="008377C5">
      <w:pPr>
        <w:pStyle w:val="Codeexample"/>
        <w:rPr>
          <w:rFonts w:ascii="Letter Gothic" w:hAnsi="Letter Gothic"/>
          <w:b w:val="0"/>
        </w:rPr>
      </w:pPr>
      <w:r>
        <w:rPr>
          <w:rFonts w:ascii="Letter Gothic" w:hAnsi="Letter Gothic"/>
          <w:b w:val="0"/>
        </w:rPr>
        <w:t>IF x THEN INCLUDE functions/DrawGraph.bas</w:t>
      </w:r>
      <w:r w:rsidR="00DC67C4">
        <w:rPr>
          <w:rFonts w:ascii="Letter Gothic" w:hAnsi="Letter Gothic"/>
          <w:b w:val="0"/>
        </w:rPr>
        <w:t xml:space="preserve"> ELSE PRINT "bad!"</w:t>
      </w:r>
    </w:p>
    <w:p w:rsidR="008377C5" w:rsidRPr="00DC67C4" w:rsidRDefault="008377C5" w:rsidP="008377C5">
      <w:r>
        <w:t xml:space="preserve">In this example, the </w:t>
      </w:r>
      <w:r w:rsidR="00DC67C4">
        <w:t xml:space="preserve">file is not inserted in place of the </w:t>
      </w:r>
      <w:r w:rsidR="00DC67C4">
        <w:rPr>
          <w:b/>
        </w:rPr>
        <w:t>Include</w:t>
      </w:r>
      <w:r w:rsidR="00DC67C4">
        <w:t xml:space="preserve"> statement.</w:t>
      </w:r>
    </w:p>
    <w:p w:rsidR="00D4463D" w:rsidRDefault="00D4463D" w:rsidP="000A743C">
      <w:pPr>
        <w:pStyle w:val="Heading3"/>
      </w:pPr>
      <w:bookmarkStart w:id="263" w:name="_Toc5235873"/>
      <w:r>
        <w:t>Run &lt;filename_sexp&gt;{,</w:t>
      </w:r>
      <w:r w:rsidR="0029334D">
        <w:t xml:space="preserve"> &lt;data_sexp&gt;}</w:t>
      </w:r>
      <w:bookmarkEnd w:id="263"/>
      <w:r w:rsidR="00520661">
        <w:fldChar w:fldCharType="begin"/>
      </w:r>
      <w:r w:rsidR="0029334D">
        <w:instrText xml:space="preserve"> XE "</w:instrText>
      </w:r>
      <w:r w:rsidR="0029334D" w:rsidRPr="00B4125C">
        <w:instrText>Run &lt;filename_sexp&gt;{,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706934" w:rsidRPr="00706934" w:rsidRDefault="00706934" w:rsidP="00064982">
      <w:r>
        <w:t xml:space="preserve">If the filename parameter is omitted, and the currently executing program has a name, then the program restarts. The program does not have a name if you run from the BASIC! Editor without first saving the program; in this case </w:t>
      </w:r>
      <w:r>
        <w:rPr>
          <w:b/>
        </w:rPr>
        <w:t>Run</w:t>
      </w:r>
      <w:r>
        <w:t xml:space="preserve"> terminates your program with a syntax error.</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6C0D68" w:rsidRDefault="006C0D68" w:rsidP="006C0D68">
      <w:pPr>
        <w:pStyle w:val="Heading3"/>
      </w:pPr>
      <w:bookmarkStart w:id="264" w:name="_Toc5235874"/>
      <w:r>
        <w:t xml:space="preserve">Program.info </w:t>
      </w:r>
      <w:r w:rsidRPr="007664E4">
        <w:t>&lt;nexp&gt;|&lt;nvar&gt;</w:t>
      </w:r>
      <w:bookmarkEnd w:id="264"/>
      <w:r>
        <w:fldChar w:fldCharType="begin"/>
      </w:r>
      <w:r>
        <w:instrText xml:space="preserve"> XE "Program.info</w:instrText>
      </w:r>
      <w:r w:rsidRPr="00B4125C">
        <w:instrText xml:space="preserve"> </w:instrText>
      </w:r>
      <w:r w:rsidRPr="007664E4">
        <w:instrText>&lt;nexp&gt;|&lt;nvar&gt;</w:instrText>
      </w:r>
      <w:r>
        <w:instrText xml:space="preserve">" </w:instrText>
      </w:r>
      <w:r>
        <w:fldChar w:fldCharType="end"/>
      </w:r>
    </w:p>
    <w:p w:rsidR="006C0D68" w:rsidRDefault="006C0D68" w:rsidP="006C0D68">
      <w:r>
        <w:t>Returns a Bundle that reports information about the currently running program. If you provide a variable that is not a valid Bundle pointer, the command creates a new Bundle and returns the Bundle pointer in your variable. Otherwise it writes into the Bundle your variable or expression points to.</w:t>
      </w:r>
    </w:p>
    <w:p w:rsidR="006C4403" w:rsidRDefault="006C0D68" w:rsidP="006C4403">
      <w:r>
        <w:t>The bundle keys and possibl</w:t>
      </w:r>
      <w:r w:rsidR="006C4403">
        <w:t>e values are in the table below:</w:t>
      </w:r>
    </w:p>
    <w:tbl>
      <w:tblPr>
        <w:tblStyle w:val="TableGrid"/>
        <w:tblW w:w="8259" w:type="dxa"/>
        <w:jc w:val="center"/>
        <w:tblLayout w:type="fixed"/>
        <w:tblLook w:val="04A0" w:firstRow="1" w:lastRow="0" w:firstColumn="1" w:lastColumn="0" w:noHBand="0" w:noVBand="1"/>
      </w:tblPr>
      <w:tblGrid>
        <w:gridCol w:w="1189"/>
        <w:gridCol w:w="1108"/>
        <w:gridCol w:w="5962"/>
      </w:tblGrid>
      <w:tr w:rsidR="006C4403" w:rsidRPr="002C2F6D" w:rsidTr="00EB697C">
        <w:trPr>
          <w:cantSplit/>
          <w:trHeight w:val="302"/>
          <w:jc w:val="center"/>
        </w:trPr>
        <w:tc>
          <w:tcPr>
            <w:tcW w:w="1189" w:type="dxa"/>
          </w:tcPr>
          <w:p w:rsidR="006C4403" w:rsidRPr="002C2F6D" w:rsidRDefault="006C4403" w:rsidP="008A66A9">
            <w:pPr>
              <w:jc w:val="center"/>
              <w:rPr>
                <w:b/>
              </w:rPr>
            </w:pPr>
            <w:r>
              <w:rPr>
                <w:b/>
              </w:rPr>
              <w:t>Key</w:t>
            </w:r>
          </w:p>
        </w:tc>
        <w:tc>
          <w:tcPr>
            <w:tcW w:w="1108" w:type="dxa"/>
          </w:tcPr>
          <w:p w:rsidR="006C4403" w:rsidRDefault="006C4403" w:rsidP="008A66A9">
            <w:pPr>
              <w:jc w:val="center"/>
              <w:rPr>
                <w:b/>
              </w:rPr>
            </w:pPr>
            <w:r>
              <w:rPr>
                <w:b/>
              </w:rPr>
              <w:t>Type</w:t>
            </w:r>
          </w:p>
        </w:tc>
        <w:tc>
          <w:tcPr>
            <w:tcW w:w="5962" w:type="dxa"/>
          </w:tcPr>
          <w:p w:rsidR="006C4403" w:rsidRDefault="00EB697C" w:rsidP="008A66A9">
            <w:pPr>
              <w:jc w:val="center"/>
              <w:rPr>
                <w:b/>
              </w:rPr>
            </w:pPr>
            <w:r>
              <w:rPr>
                <w:b/>
              </w:rPr>
              <w:t>Value</w:t>
            </w:r>
          </w:p>
        </w:tc>
      </w:tr>
      <w:tr w:rsidR="006C4403" w:rsidRPr="002C2F6D" w:rsidTr="00EB697C">
        <w:trPr>
          <w:cantSplit/>
          <w:trHeight w:val="312"/>
          <w:jc w:val="center"/>
        </w:trPr>
        <w:tc>
          <w:tcPr>
            <w:tcW w:w="1189" w:type="dxa"/>
            <w:vAlign w:val="center"/>
          </w:tcPr>
          <w:p w:rsidR="006C4403" w:rsidRPr="001839EC" w:rsidRDefault="006C4403" w:rsidP="008A66A9">
            <w:pPr>
              <w:jc w:val="center"/>
              <w:rPr>
                <w:b/>
              </w:rPr>
            </w:pPr>
            <w:r>
              <w:rPr>
                <w:b/>
              </w:rPr>
              <w:t>BasPath</w:t>
            </w:r>
          </w:p>
        </w:tc>
        <w:tc>
          <w:tcPr>
            <w:tcW w:w="1108" w:type="dxa"/>
            <w:vAlign w:val="center"/>
          </w:tcPr>
          <w:p w:rsidR="006C4403" w:rsidRDefault="006C4403" w:rsidP="008A66A9">
            <w:pPr>
              <w:jc w:val="center"/>
            </w:pPr>
            <w:r>
              <w:t>String</w:t>
            </w:r>
          </w:p>
        </w:tc>
        <w:tc>
          <w:tcPr>
            <w:tcW w:w="5962" w:type="dxa"/>
            <w:vAlign w:val="center"/>
          </w:tcPr>
          <w:p w:rsidR="006C4403" w:rsidRDefault="006C4403" w:rsidP="006C4403">
            <w:r>
              <w:t>Full path + name of the program currently being executed.</w:t>
            </w:r>
          </w:p>
          <w:p w:rsidR="006C4403" w:rsidRDefault="006C4403" w:rsidP="006C4403">
            <w:r>
              <w:t>The path is relative to BASIC!’s "source/" directory.</w:t>
            </w:r>
          </w:p>
        </w:tc>
      </w:tr>
      <w:tr w:rsidR="006C4403" w:rsidRPr="002C2F6D" w:rsidTr="00EB697C">
        <w:trPr>
          <w:cantSplit/>
          <w:trHeight w:val="312"/>
          <w:jc w:val="center"/>
        </w:trPr>
        <w:tc>
          <w:tcPr>
            <w:tcW w:w="1189" w:type="dxa"/>
            <w:vAlign w:val="center"/>
          </w:tcPr>
          <w:p w:rsidR="006C4403" w:rsidRPr="001839EC" w:rsidRDefault="006C4403" w:rsidP="008A66A9">
            <w:pPr>
              <w:jc w:val="center"/>
              <w:rPr>
                <w:b/>
              </w:rPr>
            </w:pPr>
            <w:r>
              <w:rPr>
                <w:b/>
              </w:rPr>
              <w:t>BasName</w:t>
            </w:r>
          </w:p>
        </w:tc>
        <w:tc>
          <w:tcPr>
            <w:tcW w:w="1108" w:type="dxa"/>
            <w:vAlign w:val="center"/>
          </w:tcPr>
          <w:p w:rsidR="006C4403" w:rsidRDefault="006C4403" w:rsidP="008A66A9">
            <w:pPr>
              <w:jc w:val="center"/>
            </w:pPr>
            <w:r>
              <w:t>String</w:t>
            </w:r>
          </w:p>
        </w:tc>
        <w:tc>
          <w:tcPr>
            <w:tcW w:w="5962" w:type="dxa"/>
            <w:vAlign w:val="center"/>
          </w:tcPr>
          <w:p w:rsidR="006C4403" w:rsidRDefault="006C4403" w:rsidP="008A66A9">
            <w:r>
              <w:t>Name of the program currently being executed.</w:t>
            </w:r>
          </w:p>
        </w:tc>
      </w:tr>
      <w:tr w:rsidR="006C4403" w:rsidRPr="002C2F6D" w:rsidTr="00EB697C">
        <w:trPr>
          <w:cantSplit/>
          <w:trHeight w:val="302"/>
          <w:jc w:val="center"/>
        </w:trPr>
        <w:tc>
          <w:tcPr>
            <w:tcW w:w="1189" w:type="dxa"/>
            <w:vAlign w:val="center"/>
          </w:tcPr>
          <w:p w:rsidR="006C4403" w:rsidRPr="001839EC" w:rsidRDefault="006C4403" w:rsidP="008A66A9">
            <w:pPr>
              <w:jc w:val="center"/>
              <w:rPr>
                <w:b/>
              </w:rPr>
            </w:pPr>
            <w:r>
              <w:rPr>
                <w:b/>
              </w:rPr>
              <w:t>SysPath</w:t>
            </w:r>
          </w:p>
        </w:tc>
        <w:tc>
          <w:tcPr>
            <w:tcW w:w="1108" w:type="dxa"/>
            <w:vAlign w:val="center"/>
          </w:tcPr>
          <w:p w:rsidR="006C4403" w:rsidRDefault="006C4403" w:rsidP="008A66A9">
            <w:pPr>
              <w:jc w:val="center"/>
            </w:pPr>
            <w:r>
              <w:t>String</w:t>
            </w:r>
          </w:p>
        </w:tc>
        <w:tc>
          <w:tcPr>
            <w:tcW w:w="5962" w:type="dxa"/>
            <w:vAlign w:val="center"/>
          </w:tcPr>
          <w:p w:rsidR="006C4403" w:rsidRDefault="006C4403" w:rsidP="008A66A9">
            <w:r>
              <w:t xml:space="preserve">Full </w:t>
            </w:r>
            <w:r w:rsidR="00271853">
              <w:t>path to the BASIC!’s</w:t>
            </w:r>
            <w:r>
              <w:t xml:space="preserve"> private file storage directory.</w:t>
            </w:r>
          </w:p>
          <w:p w:rsidR="006C4403" w:rsidRDefault="006C4403" w:rsidP="008A66A9">
            <w:r>
              <w:t>The path is relative to BASIC!’s "data/" directory.</w:t>
            </w:r>
          </w:p>
        </w:tc>
      </w:tr>
      <w:tr w:rsidR="006C4403" w:rsidRPr="002C2F6D" w:rsidTr="00EB697C">
        <w:trPr>
          <w:cantSplit/>
          <w:trHeight w:val="302"/>
          <w:jc w:val="center"/>
        </w:trPr>
        <w:tc>
          <w:tcPr>
            <w:tcW w:w="1189" w:type="dxa"/>
            <w:vAlign w:val="center"/>
          </w:tcPr>
          <w:p w:rsidR="006C4403" w:rsidRPr="001839EC" w:rsidRDefault="006C4403" w:rsidP="008A66A9">
            <w:pPr>
              <w:jc w:val="center"/>
              <w:rPr>
                <w:b/>
              </w:rPr>
            </w:pPr>
            <w:r>
              <w:rPr>
                <w:b/>
              </w:rPr>
              <w:t>UserApk</w:t>
            </w:r>
          </w:p>
        </w:tc>
        <w:tc>
          <w:tcPr>
            <w:tcW w:w="1108" w:type="dxa"/>
            <w:vAlign w:val="center"/>
          </w:tcPr>
          <w:p w:rsidR="006C4403" w:rsidRDefault="006C4403" w:rsidP="008A66A9">
            <w:pPr>
              <w:jc w:val="center"/>
            </w:pPr>
            <w:r>
              <w:t>Numeric</w:t>
            </w:r>
          </w:p>
          <w:p w:rsidR="006C4403" w:rsidRDefault="006C4403" w:rsidP="008A66A9">
            <w:pPr>
              <w:jc w:val="center"/>
            </w:pPr>
            <w:r>
              <w:t>(Logical)</w:t>
            </w:r>
          </w:p>
        </w:tc>
        <w:tc>
          <w:tcPr>
            <w:tcW w:w="5962" w:type="dxa"/>
            <w:vAlign w:val="center"/>
          </w:tcPr>
          <w:p w:rsidR="006C4403" w:rsidRDefault="006C4403" w:rsidP="00B96081">
            <w:r>
              <w:t>Returns 1.0 (true) if the current program is being run from a standalone user-built APK (Appendix D).</w:t>
            </w:r>
          </w:p>
          <w:p w:rsidR="00EB697C" w:rsidRDefault="006C4403" w:rsidP="00B96081">
            <w:r>
              <w:t xml:space="preserve">Returns 0.0 (false) if the program </w:t>
            </w:r>
            <w:r w:rsidR="00EB697C">
              <w:t>is being from from the BASIC! Editor or a Launcher Shortcut (Appendix C).</w:t>
            </w:r>
          </w:p>
        </w:tc>
      </w:tr>
    </w:tbl>
    <w:p w:rsidR="006C4403" w:rsidRDefault="006C4403" w:rsidP="006C4403">
      <w:pPr>
        <w:pStyle w:val="ListParagraph"/>
        <w:ind w:left="0"/>
      </w:pPr>
    </w:p>
    <w:p w:rsidR="006C4403" w:rsidRDefault="006C4403" w:rsidP="006C4403">
      <w:pPr>
        <w:pStyle w:val="ListParagraph"/>
        <w:ind w:left="0"/>
      </w:pPr>
      <w:r>
        <w:t>For example, assume:</w:t>
      </w:r>
    </w:p>
    <w:p w:rsidR="006C4403" w:rsidRDefault="006C4403" w:rsidP="006C4403">
      <w:pPr>
        <w:pStyle w:val="ListParagraph"/>
        <w:numPr>
          <w:ilvl w:val="0"/>
          <w:numId w:val="56"/>
        </w:numPr>
        <w:ind w:left="720"/>
      </w:pPr>
      <w:r>
        <w:t>Y</w:t>
      </w:r>
      <w:r w:rsidR="008A66A9">
        <w:t xml:space="preserve">ou are using the default &lt;pref </w:t>
      </w:r>
      <w:r>
        <w:t>base</w:t>
      </w:r>
      <w:r w:rsidR="008A66A9">
        <w:t xml:space="preserve"> </w:t>
      </w:r>
      <w:r>
        <w:t>drive&gt;</w:t>
      </w:r>
    </w:p>
    <w:p w:rsidR="00EB697C" w:rsidRDefault="006C4403" w:rsidP="008A66A9">
      <w:pPr>
        <w:pStyle w:val="ListParagraph"/>
        <w:numPr>
          <w:ilvl w:val="0"/>
          <w:numId w:val="56"/>
        </w:numPr>
        <w:ind w:left="720"/>
      </w:pPr>
      <w:r>
        <w:t>You downloaded a file called "my_program.bas" to the standard Android Download directory.</w:t>
      </w:r>
    </w:p>
    <w:p w:rsidR="006C4403" w:rsidRDefault="006C4403" w:rsidP="008A66A9">
      <w:pPr>
        <w:pStyle w:val="ListParagraph"/>
        <w:numPr>
          <w:ilvl w:val="0"/>
          <w:numId w:val="56"/>
        </w:numPr>
        <w:ind w:left="720"/>
      </w:pPr>
      <w:r>
        <w:t>You used the BASIC! Editor to load and run the downloaded program.</w:t>
      </w:r>
    </w:p>
    <w:p w:rsidR="00EB697C" w:rsidRDefault="00EB697C" w:rsidP="00EB697C">
      <w:r>
        <w:t>Then the returned values would be as follows:</w:t>
      </w:r>
    </w:p>
    <w:tbl>
      <w:tblPr>
        <w:tblStyle w:val="TableGrid"/>
        <w:tblW w:w="7778" w:type="dxa"/>
        <w:jc w:val="center"/>
        <w:tblLayout w:type="fixed"/>
        <w:tblLook w:val="04A0" w:firstRow="1" w:lastRow="0" w:firstColumn="1" w:lastColumn="0" w:noHBand="0" w:noVBand="1"/>
      </w:tblPr>
      <w:tblGrid>
        <w:gridCol w:w="1189"/>
        <w:gridCol w:w="3557"/>
        <w:gridCol w:w="1189"/>
        <w:gridCol w:w="1843"/>
      </w:tblGrid>
      <w:tr w:rsidR="00271853" w:rsidRPr="002C2F6D" w:rsidTr="00271853">
        <w:trPr>
          <w:cantSplit/>
          <w:trHeight w:val="302"/>
          <w:jc w:val="center"/>
        </w:trPr>
        <w:tc>
          <w:tcPr>
            <w:tcW w:w="1189" w:type="dxa"/>
          </w:tcPr>
          <w:p w:rsidR="00271853" w:rsidRPr="002C2F6D" w:rsidRDefault="00271853" w:rsidP="008A66A9">
            <w:pPr>
              <w:jc w:val="center"/>
              <w:rPr>
                <w:b/>
              </w:rPr>
            </w:pPr>
            <w:r>
              <w:rPr>
                <w:b/>
              </w:rPr>
              <w:t>Key</w:t>
            </w:r>
          </w:p>
        </w:tc>
        <w:tc>
          <w:tcPr>
            <w:tcW w:w="3557" w:type="dxa"/>
          </w:tcPr>
          <w:p w:rsidR="00271853" w:rsidRDefault="00271853" w:rsidP="008A66A9">
            <w:pPr>
              <w:jc w:val="center"/>
              <w:rPr>
                <w:b/>
              </w:rPr>
            </w:pPr>
            <w:r>
              <w:rPr>
                <w:b/>
              </w:rPr>
              <w:t>Value</w:t>
            </w:r>
          </w:p>
        </w:tc>
        <w:tc>
          <w:tcPr>
            <w:tcW w:w="1189" w:type="dxa"/>
          </w:tcPr>
          <w:p w:rsidR="00271853" w:rsidRDefault="00271853" w:rsidP="008A66A9">
            <w:pPr>
              <w:jc w:val="center"/>
              <w:rPr>
                <w:b/>
              </w:rPr>
            </w:pPr>
            <w:r>
              <w:rPr>
                <w:b/>
              </w:rPr>
              <w:t>Key</w:t>
            </w:r>
          </w:p>
        </w:tc>
        <w:tc>
          <w:tcPr>
            <w:tcW w:w="1843" w:type="dxa"/>
          </w:tcPr>
          <w:p w:rsidR="00271853" w:rsidRDefault="00271853" w:rsidP="008A66A9">
            <w:pPr>
              <w:jc w:val="center"/>
              <w:rPr>
                <w:b/>
              </w:rPr>
            </w:pPr>
            <w:r>
              <w:rPr>
                <w:b/>
              </w:rPr>
              <w:t>Value</w:t>
            </w:r>
          </w:p>
        </w:tc>
      </w:tr>
      <w:tr w:rsidR="00271853" w:rsidRPr="002C2F6D" w:rsidTr="00271853">
        <w:trPr>
          <w:cantSplit/>
          <w:trHeight w:val="312"/>
          <w:jc w:val="center"/>
        </w:trPr>
        <w:tc>
          <w:tcPr>
            <w:tcW w:w="1189" w:type="dxa"/>
            <w:vAlign w:val="center"/>
          </w:tcPr>
          <w:p w:rsidR="00271853" w:rsidRPr="001839EC" w:rsidRDefault="00271853" w:rsidP="008A66A9">
            <w:pPr>
              <w:jc w:val="center"/>
              <w:rPr>
                <w:b/>
              </w:rPr>
            </w:pPr>
            <w:r>
              <w:rPr>
                <w:b/>
              </w:rPr>
              <w:t>BasPath</w:t>
            </w:r>
          </w:p>
        </w:tc>
        <w:tc>
          <w:tcPr>
            <w:tcW w:w="3557" w:type="dxa"/>
          </w:tcPr>
          <w:p w:rsidR="00271853" w:rsidRDefault="00271853" w:rsidP="008A66A9">
            <w:r>
              <w:t>../../Download/my_program.bas</w:t>
            </w:r>
          </w:p>
        </w:tc>
        <w:tc>
          <w:tcPr>
            <w:tcW w:w="1189" w:type="dxa"/>
          </w:tcPr>
          <w:p w:rsidR="00271853" w:rsidRDefault="00271853" w:rsidP="008A66A9">
            <w:r>
              <w:rPr>
                <w:b/>
              </w:rPr>
              <w:t>BasName</w:t>
            </w:r>
          </w:p>
        </w:tc>
        <w:tc>
          <w:tcPr>
            <w:tcW w:w="1843" w:type="dxa"/>
            <w:vAlign w:val="center"/>
          </w:tcPr>
          <w:p w:rsidR="00271853" w:rsidRDefault="00271853" w:rsidP="008A66A9">
            <w:r>
              <w:t>my_program.bas</w:t>
            </w:r>
          </w:p>
        </w:tc>
      </w:tr>
      <w:tr w:rsidR="00271853" w:rsidRPr="002C2F6D" w:rsidTr="00271853">
        <w:trPr>
          <w:cantSplit/>
          <w:trHeight w:val="302"/>
          <w:jc w:val="center"/>
        </w:trPr>
        <w:tc>
          <w:tcPr>
            <w:tcW w:w="1189" w:type="dxa"/>
            <w:vAlign w:val="center"/>
          </w:tcPr>
          <w:p w:rsidR="00271853" w:rsidRPr="001839EC" w:rsidRDefault="00271853" w:rsidP="008A66A9">
            <w:pPr>
              <w:jc w:val="center"/>
              <w:rPr>
                <w:b/>
              </w:rPr>
            </w:pPr>
            <w:r>
              <w:rPr>
                <w:b/>
              </w:rPr>
              <w:t>SysPath</w:t>
            </w:r>
          </w:p>
        </w:tc>
        <w:tc>
          <w:tcPr>
            <w:tcW w:w="3557" w:type="dxa"/>
          </w:tcPr>
          <w:p w:rsidR="00271853" w:rsidRDefault="00271853" w:rsidP="008A66A9">
            <w:r>
              <w:t>../../../../../data/data/com.rfo.basic</w:t>
            </w:r>
          </w:p>
        </w:tc>
        <w:tc>
          <w:tcPr>
            <w:tcW w:w="1189" w:type="dxa"/>
          </w:tcPr>
          <w:p w:rsidR="00271853" w:rsidRPr="00271853" w:rsidRDefault="00271853" w:rsidP="008A66A9">
            <w:pPr>
              <w:rPr>
                <w:b/>
              </w:rPr>
            </w:pPr>
            <w:r>
              <w:rPr>
                <w:b/>
              </w:rPr>
              <w:t>UserApk</w:t>
            </w:r>
          </w:p>
        </w:tc>
        <w:tc>
          <w:tcPr>
            <w:tcW w:w="1843" w:type="dxa"/>
            <w:vAlign w:val="center"/>
          </w:tcPr>
          <w:p w:rsidR="00271853" w:rsidRDefault="00271853" w:rsidP="008A66A9">
            <w:r>
              <w:t>0.0</w:t>
            </w:r>
          </w:p>
        </w:tc>
      </w:tr>
    </w:tbl>
    <w:p w:rsidR="009C120E" w:rsidRDefault="009C120E" w:rsidP="009C120E">
      <w:pPr>
        <w:pStyle w:val="ListParagraph"/>
        <w:ind w:left="0"/>
      </w:pPr>
    </w:p>
    <w:p w:rsidR="00EB697C" w:rsidRDefault="00271853" w:rsidP="00271853">
      <w:r>
        <w:rPr>
          <w:b/>
        </w:rPr>
        <w:t>SysPath</w:t>
      </w:r>
      <w:r>
        <w:t>:</w:t>
      </w:r>
      <w:r w:rsidR="009C120E">
        <w:t xml:space="preserve"> BASIC! normally keeps programs and data in its </w:t>
      </w:r>
      <w:r w:rsidR="009C120E">
        <w:rPr>
          <w:i/>
        </w:rPr>
        <w:t>base directory</w:t>
      </w:r>
      <w:r w:rsidR="009C120E">
        <w:t xml:space="preserve"> (see </w:t>
      </w:r>
      <w:r w:rsidR="009C120E" w:rsidRPr="00EB697C">
        <w:rPr>
          <w:b/>
        </w:rPr>
        <w:t>Working with Files</w:t>
      </w:r>
      <w:r w:rsidR="009C120E">
        <w:t xml:space="preserve">, later in this manual). The base directory is in public storage </w:t>
      </w:r>
      <w:r>
        <w:t>space</w:t>
      </w:r>
      <w:r w:rsidR="009C120E">
        <w:t xml:space="preserve">. </w:t>
      </w:r>
      <w:r>
        <w:t>BASIC! programs also have acces to</w:t>
      </w:r>
      <w:r w:rsidR="009C120E">
        <w:t xml:space="preserve"> a private storage area</w:t>
      </w:r>
      <w:r>
        <w:t>. Y</w:t>
      </w:r>
      <w:r w:rsidR="009C120E">
        <w:t>our program can create a subdirectory within the SysPath directory and store private files there. Note that if you uninstall BASIC!, any files in private storage will be deleted.</w:t>
      </w:r>
    </w:p>
    <w:p w:rsidR="00271853" w:rsidRPr="00706934" w:rsidRDefault="00271853" w:rsidP="009C120E">
      <w:pPr>
        <w:pStyle w:val="ListParagraph"/>
        <w:ind w:left="0"/>
      </w:pPr>
      <w:r>
        <w:t>SysPath is of particular interest</w:t>
      </w:r>
      <w:r w:rsidR="00706934">
        <w:t xml:space="preserve"> to you</w:t>
      </w:r>
      <w:r w:rsidR="00C52DC4">
        <w:t xml:space="preserve"> if you</w:t>
      </w:r>
      <w:r>
        <w:t xml:space="preserve"> build a </w:t>
      </w:r>
      <w:r w:rsidR="00C52DC4">
        <w:t xml:space="preserve">BASIC! </w:t>
      </w:r>
      <w:r>
        <w:t xml:space="preserve">program </w:t>
      </w:r>
      <w:r w:rsidR="00C52DC4">
        <w:t xml:space="preserve">as an application </w:t>
      </w:r>
      <w:r>
        <w:t xml:space="preserve">in a standalone </w:t>
      </w:r>
      <w:r w:rsidR="00706934">
        <w:t xml:space="preserve">apk, as described in </w:t>
      </w:r>
      <w:r>
        <w:t>Appendix D.</w:t>
      </w:r>
      <w:r w:rsidR="00C52DC4">
        <w:t xml:space="preserve"> See </w:t>
      </w:r>
      <w:r w:rsidR="00706934" w:rsidRPr="00706934">
        <w:rPr>
          <w:b/>
        </w:rPr>
        <w:t xml:space="preserve">Modifications to the AndroidManifest.xml File </w:t>
      </w:r>
      <w:r w:rsidR="00706934" w:rsidRPr="00706934">
        <w:rPr>
          <w:b/>
          <w:sz w:val="16"/>
          <w:szCs w:val="16"/>
        </w:rPr>
        <w:sym w:font="Wingdings" w:char="F0E0"/>
      </w:r>
      <w:r w:rsidR="00706934">
        <w:rPr>
          <w:b/>
        </w:rPr>
        <w:t xml:space="preserve"> Permissions</w:t>
      </w:r>
      <w:r w:rsidR="00706934">
        <w:t>.</w:t>
      </w:r>
    </w:p>
    <w:p w:rsidR="009725B4" w:rsidRDefault="00FD6B3C" w:rsidP="00EB1F62">
      <w:pPr>
        <w:pStyle w:val="Heading2"/>
      </w:pPr>
      <w:bookmarkStart w:id="265" w:name="_Toc5235875"/>
      <w:r>
        <w:t>Switch Commands</w:t>
      </w:r>
      <w:bookmarkEnd w:id="265"/>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r w:rsidR="006807B6">
        <w:rPr>
          <w:rFonts w:ascii="Letter Gothic" w:hAnsi="Letter Gothic"/>
          <w:sz w:val="20"/>
          <w:szCs w:val="20"/>
        </w:rPr>
        <w:t>, 4</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r w:rsidR="006807B6">
        <w:rPr>
          <w:rFonts w:ascii="Letter Gothic" w:hAnsi="Letter Gothic"/>
          <w:sz w:val="20"/>
          <w:szCs w:val="20"/>
        </w:rPr>
        <w:t>&lt; 0</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1104F5" w:rsidRPr="00EA4758" w:rsidRDefault="001104F5" w:rsidP="001104F5">
      <w:pPr>
        <w:spacing w:before="120"/>
      </w:pPr>
      <w:r>
        <w:lastRenderedPageBreak/>
        <w:t xml:space="preserve">The </w:t>
      </w:r>
      <w:r w:rsidR="00E50ADB">
        <w:t xml:space="preserve">value of the </w:t>
      </w:r>
      <w:r>
        <w:t xml:space="preserve">argument of </w:t>
      </w:r>
      <w:r>
        <w:rPr>
          <w:b/>
        </w:rPr>
        <w:t>Sw.begin</w:t>
      </w:r>
      <w:r>
        <w:t xml:space="preserve"> is compared to the argument of each </w:t>
      </w:r>
      <w:r>
        <w:rPr>
          <w:b/>
        </w:rPr>
        <w:t>Sw.case</w:t>
      </w:r>
      <w:r>
        <w:t xml:space="preserve"> in order. If </w:t>
      </w:r>
      <w:r w:rsidR="00E50ADB">
        <w:t xml:space="preserve">any </w:t>
      </w:r>
      <w:r w:rsidR="00E50ADB">
        <w:rPr>
          <w:b/>
        </w:rPr>
        <w:t>Sw.case</w:t>
      </w:r>
      <w:r w:rsidR="00E50ADB">
        <w:t xml:space="preserve"> </w:t>
      </w:r>
      <w:r>
        <w:t>match</w:t>
      </w:r>
      <w:r w:rsidR="00E50ADB">
        <w:t xml:space="preserve">es the </w:t>
      </w:r>
      <w:r w:rsidR="00E50ADB">
        <w:rPr>
          <w:b/>
        </w:rPr>
        <w:t>Sw.begin</w:t>
      </w:r>
      <w:r>
        <w:t xml:space="preserve">, </w:t>
      </w:r>
      <w:r w:rsidR="00E50ADB">
        <w:t xml:space="preserve">the </w:t>
      </w:r>
      <w:r>
        <w:t xml:space="preserve">statements following the matching </w:t>
      </w:r>
      <w:r>
        <w:rPr>
          <w:b/>
        </w:rPr>
        <w:t>Sw.case</w:t>
      </w:r>
      <w:r>
        <w:t xml:space="preserve"> </w:t>
      </w:r>
      <w:r w:rsidR="00E50ADB">
        <w:t xml:space="preserve">is </w:t>
      </w:r>
      <w:r>
        <w:t xml:space="preserve">executed; if no </w:t>
      </w:r>
      <w:r>
        <w:rPr>
          <w:b/>
        </w:rPr>
        <w:t>Sw.case</w:t>
      </w:r>
      <w:r>
        <w:t xml:space="preserve"> matches, the statements after </w:t>
      </w:r>
      <w:r>
        <w:rPr>
          <w:b/>
        </w:rPr>
        <w:t>Sw.default</w:t>
      </w:r>
      <w:r>
        <w:t xml:space="preserve"> are executed. Once </w:t>
      </w:r>
      <w:r w:rsidR="002C415E">
        <w:t>BASIC!</w:t>
      </w:r>
      <w:r>
        <w:t xml:space="preserve"> starts to execute the statements of a </w:t>
      </w:r>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r w:rsidR="00CC0FAA">
        <w:t xml:space="preserve"> other</w:t>
      </w:r>
      <w:r>
        <w:t xml:space="preserve"> </w:t>
      </w:r>
      <w:r>
        <w:rPr>
          <w:b/>
        </w:rPr>
        <w:t>Sw.case</w:t>
      </w:r>
      <w:r>
        <w:t xml:space="preserve"> or </w:t>
      </w:r>
      <w:r>
        <w:rPr>
          <w:b/>
        </w:rPr>
        <w:t>Sw.default</w:t>
      </w:r>
      <w:r>
        <w:t xml:space="preserve"> it may encounter.</w:t>
      </w:r>
      <w:r w:rsidR="00EA4758">
        <w:t xml:space="preserve"> </w:t>
      </w:r>
      <w:r w:rsidR="00EA4758">
        <w:rPr>
          <w:b/>
        </w:rPr>
        <w:t>Sw.break</w:t>
      </w:r>
      <w:r w:rsidR="00EA4758">
        <w:t xml:space="preserve"> causes a jump to the </w:t>
      </w:r>
      <w:r w:rsidR="00EA4758">
        <w:rPr>
          <w:b/>
        </w:rPr>
        <w:t>Sw.end</w:t>
      </w:r>
      <w:r w:rsidR="00EA4758">
        <w:t>.</w:t>
      </w:r>
    </w:p>
    <w:p w:rsidR="00D75C2C" w:rsidRDefault="00D75C2C" w:rsidP="00D75C2C">
      <w:pPr>
        <w:pStyle w:val="NoSpacing"/>
      </w:pPr>
      <w:r>
        <w:t>In th</w:t>
      </w:r>
      <w:r w:rsidR="001104F5">
        <w:t>e</w:t>
      </w:r>
      <w:r>
        <w:t xml:space="preserve"> example:</w:t>
      </w:r>
    </w:p>
    <w:p w:rsidR="00D75C2C" w:rsidRDefault="00D75C2C" w:rsidP="004A2113">
      <w:pPr>
        <w:pStyle w:val="ListParagraph"/>
        <w:numPr>
          <w:ilvl w:val="0"/>
          <w:numId w:val="44"/>
        </w:numPr>
      </w:pPr>
      <w:r>
        <w:t xml:space="preserve">if the value of </w:t>
      </w:r>
      <w:r>
        <w:rPr>
          <w:b/>
        </w:rPr>
        <w:t>a</w:t>
      </w:r>
      <w:r>
        <w:t xml:space="preserve"> is 1, then &lt;statement1&gt; through &lt;statement2&gt; </w:t>
      </w:r>
      <w:r w:rsidR="000B4792">
        <w:t>execute</w:t>
      </w:r>
    </w:p>
    <w:p w:rsidR="00D75C2C" w:rsidRDefault="00D75C2C" w:rsidP="004A2113">
      <w:pPr>
        <w:pStyle w:val="ListParagraph"/>
        <w:numPr>
          <w:ilvl w:val="0"/>
          <w:numId w:val="44"/>
        </w:numPr>
      </w:pPr>
      <w:r>
        <w:t xml:space="preserve">if the value of </w:t>
      </w:r>
      <w:r>
        <w:rPr>
          <w:b/>
        </w:rPr>
        <w:t>a</w:t>
      </w:r>
      <w:r>
        <w:t xml:space="preserve"> is 2</w:t>
      </w:r>
      <w:r w:rsidR="006807B6">
        <w:t xml:space="preserve"> or 4</w:t>
      </w:r>
      <w:r>
        <w:t xml:space="preserve">, then &lt;statement3&gt; through &lt;statement4&gt; </w:t>
      </w:r>
      <w:r w:rsidR="000B4792">
        <w:t>execute</w:t>
      </w:r>
    </w:p>
    <w:p w:rsidR="00D75C2C" w:rsidRDefault="00D75C2C" w:rsidP="004A2113">
      <w:pPr>
        <w:pStyle w:val="ListParagraph"/>
        <w:numPr>
          <w:ilvl w:val="0"/>
          <w:numId w:val="44"/>
        </w:numPr>
      </w:pPr>
      <w:r>
        <w:t xml:space="preserve">if the value of </w:t>
      </w:r>
      <w:r>
        <w:rPr>
          <w:b/>
        </w:rPr>
        <w:t>a</w:t>
      </w:r>
      <w:r>
        <w:t xml:space="preserve"> is </w:t>
      </w:r>
      <w:r w:rsidR="006807B6">
        <w:t>less than 0</w:t>
      </w:r>
      <w:r>
        <w:t xml:space="preserve">, then &lt;statement5&gt; through &lt;statement6&gt; </w:t>
      </w:r>
      <w:r w:rsidR="000B4792">
        <w:t>execute</w:t>
      </w:r>
    </w:p>
    <w:p w:rsidR="00D75C2C" w:rsidRPr="00D75C2C" w:rsidRDefault="00D75C2C" w:rsidP="004A2113">
      <w:pPr>
        <w:pStyle w:val="ListParagraph"/>
        <w:numPr>
          <w:ilvl w:val="0"/>
          <w:numId w:val="44"/>
        </w:numPr>
      </w:pPr>
      <w:r>
        <w:t xml:space="preserve">if </w:t>
      </w:r>
      <w:r>
        <w:rPr>
          <w:b/>
        </w:rPr>
        <w:t>a</w:t>
      </w:r>
      <w:r>
        <w:t xml:space="preserve"> </w:t>
      </w:r>
      <w:r w:rsidR="006807B6">
        <w:t>has any other value (3, or more than 4)</w:t>
      </w:r>
      <w:r w:rsidR="000B4792">
        <w:t xml:space="preserve"> then &lt;statement7&gt; executes</w:t>
      </w:r>
      <w:r>
        <w:t>.</w:t>
      </w:r>
    </w:p>
    <w:p w:rsidR="0028068E" w:rsidRPr="00E75BBF" w:rsidRDefault="00E75BBF" w:rsidP="00E75BBF">
      <w:r>
        <w:t xml:space="preserve">A </w:t>
      </w:r>
      <w:r>
        <w:rPr>
          <w:b/>
        </w:rPr>
        <w:t>Sw.begin</w:t>
      </w:r>
      <w:r>
        <w:t xml:space="preserve"> must be followed by a </w:t>
      </w:r>
      <w:r>
        <w:rPr>
          <w:b/>
        </w:rPr>
        <w:t>Sw.end</w:t>
      </w:r>
      <w:r>
        <w:t>, and all</w:t>
      </w:r>
      <w:r w:rsidR="00304EB8">
        <w:t xml:space="preserve"> of the</w:t>
      </w:r>
      <w:r>
        <w:t xml:space="preserve"> </w:t>
      </w:r>
      <w:r>
        <w:rPr>
          <w:b/>
        </w:rPr>
        <w:t>Sw.case</w:t>
      </w:r>
      <w:r>
        <w:t xml:space="preserve"> and the </w:t>
      </w:r>
      <w:r>
        <w:rPr>
          <w:b/>
        </w:rPr>
        <w:t>Sw.default</w:t>
      </w:r>
      <w:r>
        <w:t xml:space="preserve"> (if there is one) for the same switch must appear between them. </w:t>
      </w:r>
      <w:r w:rsidR="00CC0FAA">
        <w:t>A set of s</w:t>
      </w:r>
      <w:r>
        <w:t>witch commands is treated as a single unit, just as if BASIC! were compiled.</w:t>
      </w:r>
    </w:p>
    <w:p w:rsidR="00265345" w:rsidRDefault="00265345" w:rsidP="005F4916">
      <w:pPr>
        <w:pStyle w:val="Heading3"/>
      </w:pPr>
      <w:bookmarkStart w:id="266" w:name="_Toc5235876"/>
      <w:r>
        <w:t xml:space="preserve">Nesting Switch </w:t>
      </w:r>
      <w:r w:rsidR="0088530E">
        <w:t>Operations</w:t>
      </w:r>
      <w:bookmarkEnd w:id="266"/>
    </w:p>
    <w:p w:rsidR="00CC0FAA" w:rsidRDefault="0088530E" w:rsidP="00304EB8">
      <w:r>
        <w:t>Switch</w:t>
      </w:r>
      <w:r w:rsidR="00304EB8">
        <w:t>es</w:t>
      </w:r>
      <w:r>
        <w:t xml:space="preserve"> can be nested. </w:t>
      </w:r>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p>
    <w:p w:rsidR="0088530E" w:rsidRPr="00EA4758" w:rsidRDefault="00CC0FAA" w:rsidP="00304EB8">
      <w:r>
        <w:t>If you prefer, you may put the inner</w:t>
      </w:r>
      <w:r w:rsidR="0088530E">
        <w:t xml:space="preserve"> switch operations </w:t>
      </w:r>
      <w:r>
        <w:t xml:space="preserve">in a labeled </w:t>
      </w:r>
      <w:r>
        <w:rPr>
          <w:b/>
        </w:rPr>
        <w:t>Gosub</w:t>
      </w:r>
      <w:r>
        <w:t xml:space="preserve"> routine or a User-defined Function, and put the </w:t>
      </w:r>
      <w:r>
        <w:rPr>
          <w:b/>
        </w:rPr>
        <w:t>Gosub</w:t>
      </w:r>
      <w:r>
        <w:t xml:space="preserve"> or function call in the </w:t>
      </w:r>
      <w:r>
        <w:rPr>
          <w:b/>
        </w:rPr>
        <w:t>Sw.case</w:t>
      </w:r>
      <w:r>
        <w:t xml:space="preserve"> or </w:t>
      </w:r>
      <w:r>
        <w:rPr>
          <w:b/>
        </w:rPr>
        <w:t>Sw.default</w:t>
      </w:r>
      <w:r>
        <w:t xml:space="preserve"> block. This may make your code easier to read, and it will also make the initial scan of the switch a little faster</w:t>
      </w:r>
      <w:r w:rsidR="0088530E">
        <w:t>.</w:t>
      </w:r>
    </w:p>
    <w:p w:rsidR="004921BA" w:rsidRDefault="00265345" w:rsidP="005F4916">
      <w:pPr>
        <w:pStyle w:val="Heading3"/>
      </w:pPr>
      <w:bookmarkStart w:id="267" w:name="_Toc5235877"/>
      <w:r>
        <w:t>Sw.begin &lt;exp&gt;</w:t>
      </w:r>
      <w:bookmarkEnd w:id="267"/>
      <w:r w:rsidR="00520661">
        <w:fldChar w:fldCharType="begin"/>
      </w:r>
      <w:r w:rsidR="0088530E">
        <w:instrText xml:space="preserve"> XE "</w:instrText>
      </w:r>
      <w:r w:rsidR="0088530E" w:rsidRPr="00955305">
        <w:instrText>Sw.begin &lt;exp&gt;</w:instrText>
      </w:r>
      <w:r w:rsidR="0088530E">
        <w:instrText xml:space="preserve">" </w:instrText>
      </w:r>
      <w:r w:rsidR="00520661">
        <w:fldChar w:fldCharType="end"/>
      </w:r>
    </w:p>
    <w:p w:rsidR="00B30AA7" w:rsidRPr="002C415E" w:rsidRDefault="003B538A" w:rsidP="00D04A62">
      <w:r>
        <w:t>Begins</w:t>
      </w:r>
      <w:r w:rsidR="00535476">
        <w:t xml:space="preserve"> a switch operation</w:t>
      </w:r>
      <w:r w:rsidR="001449A8">
        <w:t>.</w:t>
      </w:r>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r w:rsidR="00535476">
        <w:t>.</w:t>
      </w:r>
    </w:p>
    <w:p w:rsidR="00B30AA7" w:rsidRPr="00D1333D" w:rsidRDefault="00B30AA7" w:rsidP="00D04A62">
      <w:r>
        <w:t xml:space="preserve">The </w:t>
      </w:r>
      <w:r w:rsidR="000B4792">
        <w:t>numeric</w:t>
      </w:r>
      <w:r>
        <w:t xml:space="preserve"> or </w:t>
      </w:r>
      <w:r w:rsidR="000B4792">
        <w:t xml:space="preserve">string expression </w:t>
      </w:r>
      <w:r>
        <w:t xml:space="preserve">&lt;exp&gt; </w:t>
      </w:r>
      <w:r w:rsidR="000B4792">
        <w:t>is</w:t>
      </w:r>
      <w:r>
        <w:t xml:space="preserve"> evaluated. </w:t>
      </w:r>
      <w:r w:rsidR="000B4792">
        <w:t>Its value</w:t>
      </w:r>
      <w:r w:rsidR="001449A8">
        <w:t xml:space="preserve"> is</w:t>
      </w:r>
      <w:r>
        <w:t xml:space="preserve"> then compared t</w:t>
      </w:r>
      <w:r w:rsidR="000B4792">
        <w:t>o t</w:t>
      </w:r>
      <w:r>
        <w:t xml:space="preserve">he </w:t>
      </w:r>
      <w:r w:rsidR="005102B9">
        <w:t>exp</w:t>
      </w:r>
      <w:r w:rsidR="00E50ADB">
        <w:t>ression</w:t>
      </w:r>
      <w:r w:rsidR="00B534D0">
        <w:t>(s)</w:t>
      </w:r>
      <w:r w:rsidR="00731361">
        <w:t xml:space="preserve"> </w:t>
      </w:r>
      <w:r>
        <w:t xml:space="preserve">in </w:t>
      </w:r>
      <w:r w:rsidR="00E50ADB">
        <w:t>each</w:t>
      </w:r>
      <w:r>
        <w:t xml:space="preserve"> </w:t>
      </w:r>
      <w:r w:rsidR="00731361" w:rsidRPr="00731361">
        <w:rPr>
          <w:b/>
        </w:rPr>
        <w:t>S</w:t>
      </w:r>
      <w:r w:rsidR="003B538A" w:rsidRPr="00731361">
        <w:rPr>
          <w:b/>
        </w:rPr>
        <w:t>w.</w:t>
      </w:r>
      <w:r w:rsidRPr="00731361">
        <w:rPr>
          <w:b/>
        </w:rPr>
        <w:t>case</w:t>
      </w:r>
      <w:r>
        <w:t xml:space="preserve"> statement</w:t>
      </w:r>
      <w:r w:rsidR="00E50ADB">
        <w:t>, in order</w:t>
      </w:r>
      <w:r>
        <w:t>.</w:t>
      </w:r>
      <w:r w:rsidR="00B534D0">
        <w:t xml:space="preserve"> BASIC! uses to result of the compare</w:t>
      </w:r>
      <w:r w:rsidR="00D1333D">
        <w:t>s</w:t>
      </w:r>
      <w:r w:rsidR="00B534D0">
        <w:t xml:space="preserve"> to decide which statement to execute next</w:t>
      </w:r>
      <w:r w:rsidR="00D1333D">
        <w:t>.</w:t>
      </w:r>
    </w:p>
    <w:tbl>
      <w:tblPr>
        <w:tblStyle w:val="GridTable1Light"/>
        <w:tblW w:w="0" w:type="auto"/>
        <w:tblInd w:w="198" w:type="dxa"/>
        <w:tblLook w:val="04A0" w:firstRow="1" w:lastRow="0" w:firstColumn="1" w:lastColumn="0" w:noHBand="0" w:noVBand="1"/>
      </w:tblPr>
      <w:tblGrid>
        <w:gridCol w:w="5400"/>
        <w:gridCol w:w="3240"/>
      </w:tblGrid>
      <w:tr w:rsidR="009C74EC" w:rsidTr="0056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t>IF this condition is met:</w:t>
            </w:r>
          </w:p>
        </w:tc>
        <w:tc>
          <w:tcPr>
            <w:tcW w:w="3240" w:type="dxa"/>
          </w:tcPr>
          <w:p w:rsidR="009C74EC" w:rsidRDefault="009C74EC" w:rsidP="009C74EC">
            <w:pPr>
              <w:cnfStyle w:val="100000000000" w:firstRow="1" w:lastRow="0" w:firstColumn="0" w:lastColumn="0" w:oddVBand="0" w:evenVBand="0" w:oddHBand="0" w:evenHBand="0" w:firstRowFirstColumn="0" w:firstRowLastColumn="0" w:lastRowFirstColumn="0" w:lastRowLastColumn="0"/>
            </w:pPr>
            <w:r>
              <w:t>THEN jump to the statement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sidRPr="009C74EC">
              <w:rPr>
                <w:b w:val="0"/>
              </w:rPr>
              <w:t xml:space="preserve">One or more </w:t>
            </w:r>
            <w:r>
              <w:t>Sw.Case</w:t>
            </w:r>
            <w:r>
              <w:rPr>
                <w:b w:val="0"/>
              </w:rPr>
              <w:t xml:space="preserve"> </w:t>
            </w:r>
            <w:r w:rsidR="00564F21">
              <w:rPr>
                <w:b w:val="0"/>
              </w:rPr>
              <w:t xml:space="preserve">statement(s) </w:t>
            </w:r>
            <w:r>
              <w:rPr>
                <w:b w:val="0"/>
              </w:rPr>
              <w:t xml:space="preserve">match the </w:t>
            </w:r>
            <w:r>
              <w:t>Sw.Begin</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sidRPr="00564F21">
              <w:rPr>
                <w:i/>
              </w:rPr>
              <w:t>first</w:t>
            </w:r>
            <w:r>
              <w:t xml:space="preserve"> matching </w:t>
            </w:r>
            <w:r>
              <w:rPr>
                <w:b/>
              </w:rPr>
              <w:t>Sw.case</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Pr>
                <w:b w:val="0"/>
              </w:rPr>
              <w:t xml:space="preserve">No </w:t>
            </w:r>
            <w:r>
              <w:t>Sw.Case</w:t>
            </w:r>
            <w:r>
              <w:rPr>
                <w:b w:val="0"/>
              </w:rPr>
              <w:t xml:space="preserve"> matches </w:t>
            </w:r>
            <w:r>
              <w:t>AND</w:t>
            </w:r>
            <w:r>
              <w:rPr>
                <w:b w:val="0"/>
              </w:rPr>
              <w:t xml:space="preserve"> a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Sw.default</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rPr>
                <w:b w:val="0"/>
              </w:rPr>
              <w:t xml:space="preserve">No </w:t>
            </w:r>
            <w:r>
              <w:t>Sw.Case</w:t>
            </w:r>
            <w:r>
              <w:rPr>
                <w:b w:val="0"/>
              </w:rPr>
              <w:t xml:space="preserve"> matches </w:t>
            </w:r>
            <w:r>
              <w:t>AND</w:t>
            </w:r>
            <w:r>
              <w:rPr>
                <w:b w:val="0"/>
              </w:rPr>
              <w:t xml:space="preserve"> no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Sw.end</w:t>
            </w:r>
            <w:r>
              <w:t>.</w:t>
            </w:r>
          </w:p>
        </w:tc>
      </w:tr>
    </w:tbl>
    <w:p w:rsidR="00535476" w:rsidRPr="00535476" w:rsidRDefault="00CD78F9" w:rsidP="00CD78F9">
      <w:pPr>
        <w:spacing w:before="120"/>
      </w:pPr>
      <w:r>
        <w:t>T</w:t>
      </w:r>
      <w:r w:rsidR="00B30AA7">
        <w:t>he</w:t>
      </w:r>
      <w:r>
        <w:t>re</w:t>
      </w:r>
      <w:r w:rsidR="00B30AA7">
        <w:t xml:space="preserve"> </w:t>
      </w:r>
      <w:r>
        <w:t xml:space="preserve">are two forms of </w:t>
      </w:r>
      <w:r w:rsidR="00731361" w:rsidRPr="00731361">
        <w:rPr>
          <w:b/>
        </w:rPr>
        <w:t>S</w:t>
      </w:r>
      <w:r w:rsidR="00B30AA7" w:rsidRPr="00731361">
        <w:rPr>
          <w:b/>
        </w:rPr>
        <w:t>w.case</w:t>
      </w:r>
      <w:r>
        <w:t xml:space="preserve">. You may freely mix both forms. Each form defines what it means to "match" </w:t>
      </w:r>
      <w:r>
        <w:rPr>
          <w:b/>
        </w:rPr>
        <w:t>Sw.begin</w:t>
      </w:r>
      <w:r>
        <w:t xml:space="preserve">. Only the first matching </w:t>
      </w:r>
      <w:r>
        <w:rPr>
          <w:b/>
        </w:rPr>
        <w:t>Sw.case</w:t>
      </w:r>
      <w:r>
        <w:t xml:space="preserve"> has any effect</w:t>
      </w:r>
      <w:r w:rsidR="00B30AA7">
        <w:t>.</w:t>
      </w:r>
    </w:p>
    <w:p w:rsidR="00B30AA7" w:rsidRDefault="00265345" w:rsidP="005F4916">
      <w:pPr>
        <w:pStyle w:val="Heading3"/>
      </w:pPr>
      <w:bookmarkStart w:id="268" w:name="_Toc5235878"/>
      <w:r>
        <w:lastRenderedPageBreak/>
        <w:t>Sw.case &lt;</w:t>
      </w:r>
      <w:r w:rsidR="001B3211">
        <w:t>exp</w:t>
      </w:r>
      <w:r>
        <w:t>&gt;</w:t>
      </w:r>
      <w:r w:rsidR="007A606B">
        <w:t>,</w:t>
      </w:r>
      <w:r w:rsidR="006807B6">
        <w:t xml:space="preserve"> </w:t>
      </w:r>
      <w:r w:rsidR="007A606B">
        <w:t>...</w:t>
      </w:r>
      <w:bookmarkEnd w:id="268"/>
      <w:r w:rsidR="00520661">
        <w:fldChar w:fldCharType="begin"/>
      </w:r>
      <w:r w:rsidR="003B538A">
        <w:instrText xml:space="preserve"> XE "</w:instrText>
      </w:r>
      <w:r w:rsidR="003B538A" w:rsidRPr="00F10C9A">
        <w:instrText>Sw.case &lt;</w:instrText>
      </w:r>
      <w:r w:rsidR="000B4495">
        <w:instrText>exp</w:instrText>
      </w:r>
      <w:r w:rsidR="000B4495" w:rsidRPr="00F10C9A" w:rsidDel="000B4495">
        <w:instrText xml:space="preserve"> </w:instrText>
      </w:r>
      <w:r w:rsidR="003B538A" w:rsidRPr="00F10C9A">
        <w:instrText>&gt;</w:instrText>
      </w:r>
      <w:r w:rsidR="006807B6">
        <w:instrText>, ...</w:instrText>
      </w:r>
      <w:r w:rsidR="003B538A">
        <w:instrText xml:space="preserve">" </w:instrText>
      </w:r>
      <w:r w:rsidR="00520661">
        <w:fldChar w:fldCharType="end"/>
      </w:r>
    </w:p>
    <w:p w:rsidR="003B538A" w:rsidRPr="00EC20AD" w:rsidRDefault="00D1333D" w:rsidP="00D04A62">
      <w:r>
        <w:t xml:space="preserve">This form of </w:t>
      </w:r>
      <w:r>
        <w:rPr>
          <w:b/>
        </w:rPr>
        <w:t>Sw.</w:t>
      </w:r>
      <w:r w:rsidRPr="00D1333D">
        <w:rPr>
          <w:b/>
        </w:rPr>
        <w:t>case</w:t>
      </w:r>
      <w:r>
        <w:t xml:space="preserve"> provides a list of one or more expressions. A </w:t>
      </w:r>
      <w:r>
        <w:rPr>
          <w:b/>
        </w:rPr>
        <w:t>Sw.case</w:t>
      </w:r>
      <w:r>
        <w:t xml:space="preserve"> of this form matches the </w:t>
      </w:r>
      <w:r>
        <w:rPr>
          <w:b/>
        </w:rPr>
        <w:t>Sw.begin</w:t>
      </w:r>
      <w:r w:rsidRPr="00D1333D">
        <w:t xml:space="preserve"> </w:t>
      </w:r>
      <w:r>
        <w:t xml:space="preserve">if the value of at least one of the expressions </w:t>
      </w:r>
      <w:r w:rsidRPr="00D1333D">
        <w:rPr>
          <w:i/>
        </w:rPr>
        <w:t>exactly equals</w:t>
      </w:r>
      <w:r>
        <w:t xml:space="preserve"> </w:t>
      </w:r>
      <w:r w:rsidRPr="00D1333D">
        <w:t>the</w:t>
      </w:r>
      <w:r>
        <w:t xml:space="preserve"> value of the </w:t>
      </w:r>
      <w:r>
        <w:rPr>
          <w:b/>
        </w:rPr>
        <w:t>Sw.begin</w:t>
      </w:r>
      <w:r w:rsidRPr="00D1333D">
        <w:t xml:space="preserve"> </w:t>
      </w:r>
      <w:r>
        <w:t xml:space="preserve">parameter. </w:t>
      </w:r>
      <w:r w:rsidR="003B538A">
        <w:t xml:space="preserve">The type of </w:t>
      </w:r>
      <w:r w:rsidR="000B4792">
        <w:t>the</w:t>
      </w:r>
      <w:r w:rsidR="006807B6">
        <w:t xml:space="preserve"> </w:t>
      </w:r>
      <w:r w:rsidR="006807B6">
        <w:rPr>
          <w:b/>
        </w:rPr>
        <w:t>Sw.begin</w:t>
      </w:r>
      <w:r w:rsidR="006807B6">
        <w:t xml:space="preserve"> and </w:t>
      </w:r>
      <w:r w:rsidR="006807B6">
        <w:rPr>
          <w:b/>
        </w:rPr>
        <w:t>Sw.case</w:t>
      </w:r>
      <w:r w:rsidR="000B4792">
        <w:t xml:space="preserve"> </w:t>
      </w:r>
      <w:r w:rsidR="003B538A">
        <w:t>parameter</w:t>
      </w:r>
      <w:r>
        <w:t>(</w:t>
      </w:r>
      <w:r w:rsidR="000B4792">
        <w:t>s</w:t>
      </w:r>
      <w:r>
        <w:t>)</w:t>
      </w:r>
      <w:r w:rsidR="003B538A">
        <w:t>, numeric or string, must match.</w:t>
      </w:r>
    </w:p>
    <w:p w:rsidR="00EC20AD" w:rsidRDefault="00EC20AD" w:rsidP="00EC20AD">
      <w:pPr>
        <w:pStyle w:val="Heading3"/>
      </w:pPr>
      <w:bookmarkStart w:id="269" w:name="_Toc5235879"/>
      <w:r>
        <w:t>Sw.case &lt;op&gt;&lt;exp&gt;</w:t>
      </w:r>
      <w:bookmarkEnd w:id="269"/>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p>
    <w:p w:rsidR="00CD78F9" w:rsidRDefault="00EC20AD" w:rsidP="00CD78F9">
      <w:pPr>
        <w:spacing w:after="0"/>
      </w:pPr>
      <w:r>
        <w:t xml:space="preserve">The first form of </w:t>
      </w:r>
      <w:r>
        <w:rPr>
          <w:b/>
        </w:rPr>
        <w:t>Sw.case</w:t>
      </w:r>
      <w:r>
        <w:t xml:space="preserve">, above, matches the </w:t>
      </w:r>
      <w:r>
        <w:rPr>
          <w:b/>
        </w:rPr>
        <w:t>Sw.begin</w:t>
      </w:r>
      <w:r w:rsidRPr="00EC20AD">
        <w:t xml:space="preserve"> </w:t>
      </w:r>
      <w:r>
        <w:t xml:space="preserve">if the </w:t>
      </w:r>
      <w:r w:rsidR="005A51FD">
        <w:t>value</w:t>
      </w:r>
      <w:r>
        <w:t xml:space="preserve"> of </w:t>
      </w:r>
      <w:r w:rsidR="00CD78F9">
        <w:t xml:space="preserve">any </w:t>
      </w:r>
      <w:r w:rsidR="00564F21">
        <w:t>of its</w:t>
      </w:r>
      <w:r>
        <w:t xml:space="preserve"> </w:t>
      </w:r>
      <w:r w:rsidR="005A51FD">
        <w:t>parameter</w:t>
      </w:r>
      <w:r w:rsidR="00CD78F9">
        <w:t>s</w:t>
      </w:r>
      <w:r>
        <w:t xml:space="preserve"> </w:t>
      </w:r>
      <w:r w:rsidRPr="00564F21">
        <w:rPr>
          <w:i/>
        </w:rPr>
        <w:t>equa</w:t>
      </w:r>
      <w:r w:rsidR="005A51FD" w:rsidRPr="00564F21">
        <w:rPr>
          <w:i/>
        </w:rPr>
        <w:t>ls</w:t>
      </w:r>
      <w:r w:rsidR="005A51FD">
        <w:t xml:space="preserve"> the</w:t>
      </w:r>
      <w:r>
        <w:t xml:space="preserve"> </w:t>
      </w:r>
      <w:r w:rsidR="005A51FD">
        <w:t xml:space="preserve">value of the </w:t>
      </w:r>
      <w:r w:rsidR="005A51FD" w:rsidRPr="005A51FD">
        <w:rPr>
          <w:b/>
        </w:rPr>
        <w:t>Sw.begin</w:t>
      </w:r>
      <w:r w:rsidR="005A51FD">
        <w:t xml:space="preserve"> parameter. </w:t>
      </w:r>
      <w:r>
        <w:t>This second form</w:t>
      </w:r>
      <w:r w:rsidR="00CD78F9">
        <w:t xml:space="preserve"> can take only one expression &lt;exp&gt;, but it</w:t>
      </w:r>
      <w:r>
        <w:t xml:space="preserve"> </w:t>
      </w:r>
      <w:r w:rsidR="00FB6567">
        <w:t>lets you specify a different logical operator</w:t>
      </w:r>
      <w:r w:rsidR="005A51FD">
        <w:t xml:space="preserve"> &lt;op&gt;</w:t>
      </w:r>
      <w:r w:rsidR="00FB6567">
        <w:t>.</w:t>
      </w:r>
      <w:r w:rsidR="00CD78F9" w:rsidRPr="00CD78F9">
        <w:t xml:space="preserve"> </w:t>
      </w:r>
      <w:r w:rsidR="00CD78F9">
        <w:t>You may use any of these comparison operators:</w:t>
      </w:r>
    </w:p>
    <w:p w:rsidR="00CD78F9" w:rsidRPr="00FB6567" w:rsidRDefault="00FB6567" w:rsidP="00CD78F9">
      <w:pPr>
        <w:pStyle w:val="Codeexample"/>
        <w:rPr>
          <w:rFonts w:ascii="Letter Gothic" w:hAnsi="Letter Gothic"/>
        </w:rPr>
      </w:pPr>
      <w:r>
        <w:t xml:space="preserve"> </w:t>
      </w:r>
      <w:r w:rsidR="00CD78F9" w:rsidRPr="00FB6567">
        <w:rPr>
          <w:rFonts w:ascii="Letter Gothic" w:hAnsi="Letter Gothic"/>
        </w:rPr>
        <w:t>&lt;   &lt;=   &gt;   &gt;=   &lt;&gt;</w:t>
      </w:r>
    </w:p>
    <w:p w:rsidR="00FB6567" w:rsidRDefault="00FB6567" w:rsidP="00446014">
      <w:pPr>
        <w:pStyle w:val="NoSpacing"/>
      </w:pPr>
      <w:r>
        <w:t>For example:</w:t>
      </w:r>
    </w:p>
    <w:p w:rsidR="00FB6567" w:rsidRPr="00FB6567" w:rsidRDefault="00587237" w:rsidP="00FB6567">
      <w:pPr>
        <w:pStyle w:val="Codeexample"/>
        <w:rPr>
          <w:rFonts w:ascii="Letter Gothic" w:hAnsi="Letter Gothic"/>
          <w:b w:val="0"/>
        </w:rPr>
      </w:pPr>
      <w:r>
        <w:rPr>
          <w:rFonts w:ascii="Letter Gothic" w:hAnsi="Letter Gothic"/>
          <w:b w:val="0"/>
        </w:rPr>
        <w:t>SW.BEGIN</w:t>
      </w:r>
      <w:r w:rsidR="00FB6567" w:rsidRPr="00FB6567">
        <w:rPr>
          <w:rFonts w:ascii="Letter Gothic" w:hAnsi="Letter Gothic"/>
          <w:b w:val="0"/>
        </w:rPr>
        <w:t xml:space="preserve"> a</w:t>
      </w:r>
    </w:p>
    <w:p w:rsidR="00FB6567" w:rsidRPr="00FB6567" w:rsidRDefault="00587237" w:rsidP="00FB6567">
      <w:pPr>
        <w:pStyle w:val="Codeexample"/>
        <w:rPr>
          <w:rFonts w:ascii="Letter Gothic" w:hAnsi="Letter Gothic"/>
          <w:b w:val="0"/>
        </w:rPr>
      </w:pPr>
      <w:r>
        <w:rPr>
          <w:rFonts w:ascii="Letter Gothic" w:hAnsi="Letter Gothic"/>
          <w:b w:val="0"/>
        </w:rPr>
        <w:t>SW.CASE</w:t>
      </w:r>
      <w:r w:rsidR="00FB6567" w:rsidRPr="00FB6567">
        <w:rPr>
          <w:rFonts w:ascii="Letter Gothic" w:hAnsi="Letter Gothic"/>
          <w:b w:val="0"/>
        </w:rPr>
        <w:t xml:space="preserve"> &lt; b</w:t>
      </w:r>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r w:rsidRPr="00587237">
        <w:rPr>
          <w:rFonts w:ascii="Letter Gothic" w:hAnsi="Letter Gothic"/>
          <w:b w:val="0"/>
        </w:rPr>
        <w:t>W</w:t>
      </w:r>
      <w:r w:rsidR="00446014" w:rsidRPr="00587237">
        <w:rPr>
          <w:rFonts w:ascii="Letter Gothic" w:hAnsi="Letter Gothic"/>
          <w:b w:val="0"/>
        </w:rPr>
        <w:t>.</w:t>
      </w:r>
      <w:r w:rsidRPr="00587237">
        <w:rPr>
          <w:rFonts w:ascii="Letter Gothic" w:hAnsi="Letter Gothic"/>
          <w:b w:val="0"/>
        </w:rPr>
        <w:t>CASE</w:t>
      </w:r>
      <w:r w:rsidR="00446014">
        <w:rPr>
          <w:rFonts w:ascii="Letter Gothic" w:hAnsi="Letter Gothic"/>
          <w:b w:val="0"/>
        </w:rPr>
        <w:t xml:space="preserve"> matches if </w:t>
      </w:r>
      <w:r w:rsidR="00446014" w:rsidRPr="00446014">
        <w:rPr>
          <w:rFonts w:ascii="Letter Gothic" w:hAnsi="Letter Gothic"/>
        </w:rPr>
        <w:t>a &lt; b</w:t>
      </w:r>
    </w:p>
    <w:p w:rsidR="007A606B" w:rsidRDefault="00446014" w:rsidP="00446014">
      <w:pPr>
        <w:pStyle w:val="NoSpacing"/>
      </w:pPr>
      <w:r>
        <w:t>The expression &lt;exp&gt; may be arbitrarily complex. The whole expression is evaluated as if written:</w:t>
      </w:r>
    </w:p>
    <w:p w:rsidR="00446014" w:rsidRDefault="00446014" w:rsidP="00446014">
      <w:pPr>
        <w:pStyle w:val="Codeexample"/>
        <w:rPr>
          <w:rFonts w:ascii="Letter Gothic" w:hAnsi="Letter Gothic"/>
          <w:b w:val="0"/>
        </w:rPr>
      </w:pPr>
      <w:r>
        <w:rPr>
          <w:rFonts w:ascii="Letter Gothic" w:hAnsi="Letter Gothic"/>
          <w:b w:val="0"/>
        </w:rPr>
        <w:t xml:space="preserve">&lt;value of </w:t>
      </w:r>
      <w:r w:rsidRPr="00446014">
        <w:rPr>
          <w:rFonts w:ascii="Letter Gothic" w:hAnsi="Letter Gothic"/>
        </w:rPr>
        <w:t>S</w:t>
      </w:r>
      <w:r w:rsidR="00587237">
        <w:rPr>
          <w:rFonts w:ascii="Letter Gothic" w:hAnsi="Letter Gothic"/>
        </w:rPr>
        <w:t>w</w:t>
      </w:r>
      <w:r w:rsidRPr="00446014">
        <w:rPr>
          <w:rFonts w:ascii="Letter Gothic" w:hAnsi="Letter Gothic"/>
        </w:rPr>
        <w:t>.</w:t>
      </w:r>
      <w:r w:rsidR="00587237">
        <w:rPr>
          <w:rFonts w:ascii="Letter Gothic" w:hAnsi="Letter Gothic"/>
        </w:rPr>
        <w:t>b</w:t>
      </w:r>
      <w:r w:rsidRPr="00446014">
        <w:rPr>
          <w:rFonts w:ascii="Letter Gothic" w:hAnsi="Letter Gothic"/>
        </w:rPr>
        <w:t>egin</w:t>
      </w:r>
      <w:r>
        <w:rPr>
          <w:rFonts w:ascii="Letter Gothic" w:hAnsi="Letter Gothic"/>
          <w:b w:val="0"/>
        </w:rPr>
        <w:t xml:space="preserve"> argument&gt; &lt;op&gt; &lt;exp&gt;</w:t>
      </w:r>
    </w:p>
    <w:p w:rsidR="00446014" w:rsidRPr="00446014" w:rsidRDefault="00446014" w:rsidP="00446014">
      <w:r>
        <w:t>Operator precedence is applied as usual.</w:t>
      </w:r>
    </w:p>
    <w:p w:rsidR="00B30AA7" w:rsidRDefault="00265345" w:rsidP="005F4916">
      <w:pPr>
        <w:pStyle w:val="Heading3"/>
      </w:pPr>
      <w:bookmarkStart w:id="270" w:name="_Toc5235880"/>
      <w:r>
        <w:t>Sw.break</w:t>
      </w:r>
      <w:bookmarkEnd w:id="270"/>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446014" w:rsidP="00A22136">
      <w:r>
        <w:t>This statement may be used to terminate the block of statements that follows</w:t>
      </w:r>
      <w:r w:rsidR="00D04A62">
        <w:t xml:space="preserve"> </w:t>
      </w:r>
      <w:r w:rsidR="00731361" w:rsidRPr="00731361">
        <w:rPr>
          <w:b/>
        </w:rPr>
        <w:t>S</w:t>
      </w:r>
      <w:r w:rsidR="00D04A62" w:rsidRPr="00731361">
        <w:rPr>
          <w:b/>
        </w:rPr>
        <w:t>w.case</w:t>
      </w:r>
      <w:r w:rsidR="00D04A62">
        <w:t xml:space="preserve"> </w:t>
      </w:r>
      <w:r>
        <w:t xml:space="preserve">or </w:t>
      </w:r>
      <w:r>
        <w:rPr>
          <w:b/>
        </w:rPr>
        <w:t>Sw.default</w:t>
      </w:r>
      <w:r>
        <w:t xml:space="preserve">. </w:t>
      </w:r>
      <w:r w:rsidR="00A22136">
        <w:t>T</w:t>
      </w:r>
      <w:r w:rsidR="00D04A62">
        <w:t xml:space="preserve">he </w:t>
      </w:r>
      <w:r w:rsidR="00731361" w:rsidRPr="00731361">
        <w:rPr>
          <w:b/>
        </w:rPr>
        <w:t>S</w:t>
      </w:r>
      <w:r w:rsidR="00D04A62" w:rsidRPr="00731361">
        <w:rPr>
          <w:b/>
        </w:rPr>
        <w:t>w.break</w:t>
      </w:r>
      <w:r w:rsidR="00D04A62">
        <w:t xml:space="preserve"> </w:t>
      </w:r>
      <w:r w:rsidR="00A22136">
        <w:t>causes</w:t>
      </w:r>
      <w:r w:rsidR="00D04A62">
        <w:t xml:space="preserve"> BASIC! </w:t>
      </w:r>
      <w:r w:rsidR="00A22136">
        <w:t xml:space="preserve">to </w:t>
      </w:r>
      <w:r w:rsidR="005A51FD">
        <w:t>jump</w:t>
      </w:r>
      <w:r w:rsidR="00D04A62">
        <w:t xml:space="preserve"> for</w:t>
      </w:r>
      <w:r w:rsidR="00A22136">
        <w:t xml:space="preserve">ward </w:t>
      </w:r>
      <w:r w:rsidR="005A51FD">
        <w:t>to</w:t>
      </w:r>
      <w:r w:rsidR="00D04A62">
        <w:t xml:space="preserve"> the </w:t>
      </w:r>
      <w:r w:rsidR="00731361" w:rsidRPr="00731361">
        <w:rPr>
          <w:b/>
        </w:rPr>
        <w:t>S</w:t>
      </w:r>
      <w:r w:rsidR="00D04A62" w:rsidRPr="00731361">
        <w:rPr>
          <w:b/>
        </w:rPr>
        <w:t>w.end</w:t>
      </w:r>
      <w:r w:rsidR="00D04A62">
        <w:t xml:space="preserve"> statement</w:t>
      </w:r>
      <w:r w:rsidR="00A22136">
        <w:t>, skipping everything between</w:t>
      </w:r>
      <w:r w:rsidR="00D04A62">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r w:rsidR="00A22136">
        <w:t xml:space="preserve">or </w:t>
      </w:r>
      <w:r w:rsidR="00A22136">
        <w:rPr>
          <w:b/>
        </w:rPr>
        <w:t>Sw.end</w:t>
      </w:r>
      <w:r w:rsidR="00A22136">
        <w:t xml:space="preserve"> </w:t>
      </w:r>
      <w:r>
        <w:t>is encountered</w:t>
      </w:r>
      <w:r w:rsidR="000B4495">
        <w:t>.</w:t>
      </w:r>
    </w:p>
    <w:p w:rsidR="00D04A62" w:rsidRDefault="00265345" w:rsidP="005F4916">
      <w:pPr>
        <w:pStyle w:val="Heading3"/>
      </w:pPr>
      <w:bookmarkStart w:id="271" w:name="_Toc5235881"/>
      <w:r>
        <w:t>Sw.default</w:t>
      </w:r>
      <w:bookmarkEnd w:id="271"/>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A22136" w:rsidP="00D04A62">
      <w:r>
        <w:t>This statements acts like a</w:t>
      </w:r>
      <w:r w:rsidR="00D04A62">
        <w:t xml:space="preserve"> </w:t>
      </w:r>
      <w:r w:rsidR="00731361" w:rsidRPr="00731361">
        <w:rPr>
          <w:b/>
        </w:rPr>
        <w:t>S</w:t>
      </w:r>
      <w:r w:rsidR="00D04A62" w:rsidRPr="00731361">
        <w:rPr>
          <w:b/>
        </w:rPr>
        <w:t>w.case</w:t>
      </w:r>
      <w:r w:rsidR="00D04A62">
        <w:t xml:space="preserve"> </w:t>
      </w:r>
      <w:r>
        <w:t xml:space="preserve">that matches any value. If any </w:t>
      </w:r>
      <w:r>
        <w:rPr>
          <w:b/>
        </w:rPr>
        <w:t>Sw.case</w:t>
      </w:r>
      <w:r w:rsidRPr="00A22136">
        <w:t xml:space="preserve"> </w:t>
      </w:r>
      <w:r>
        <w:t xml:space="preserve">matches the </w:t>
      </w:r>
      <w:r>
        <w:rPr>
          <w:b/>
        </w:rPr>
        <w:t>Sw.begin</w:t>
      </w:r>
      <w:r w:rsidR="00587237">
        <w:t xml:space="preserve"> value,</w:t>
      </w:r>
      <w:r w:rsidR="00D04A62">
        <w:t xml:space="preserve"> then the </w:t>
      </w:r>
      <w:r w:rsidR="00731361" w:rsidRPr="00731361">
        <w:rPr>
          <w:b/>
        </w:rPr>
        <w:t>S</w:t>
      </w:r>
      <w:r w:rsidR="00D04A62" w:rsidRPr="00731361">
        <w:rPr>
          <w:b/>
        </w:rPr>
        <w:t>w.default</w:t>
      </w:r>
      <w:r w:rsidR="00587237" w:rsidRPr="00587237">
        <w:t xml:space="preserve"> is</w:t>
      </w:r>
      <w:r w:rsidR="00587237">
        <w:t xml:space="preserve"> ignored</w:t>
      </w:r>
      <w:r w:rsidR="00D04A62">
        <w:t xml:space="preserve">, </w:t>
      </w:r>
      <w:r w:rsidR="00587237">
        <w:t xml:space="preserve">even </w:t>
      </w:r>
      <w:r w:rsidR="00D04A62">
        <w:t xml:space="preserve">if </w:t>
      </w:r>
      <w:r w:rsidR="00587237">
        <w:t xml:space="preserve">the matching </w:t>
      </w:r>
      <w:r w:rsidR="00587237">
        <w:rPr>
          <w:b/>
        </w:rPr>
        <w:t>Sw.case</w:t>
      </w:r>
      <w:r w:rsidR="00587237">
        <w:t xml:space="preserve"> is after t</w:t>
      </w:r>
      <w:r w:rsidR="00D04A62">
        <w:t xml:space="preserve">he </w:t>
      </w:r>
      <w:r w:rsidR="00731361" w:rsidRPr="00731361">
        <w:rPr>
          <w:b/>
        </w:rPr>
        <w:t>S</w:t>
      </w:r>
      <w:r w:rsidR="00D04A62" w:rsidRPr="00731361">
        <w:rPr>
          <w:b/>
        </w:rPr>
        <w:t>w.default</w:t>
      </w:r>
      <w:r>
        <w:t>.</w:t>
      </w:r>
    </w:p>
    <w:p w:rsidR="00587237" w:rsidRPr="00587237" w:rsidRDefault="00587237" w:rsidP="00D04A62">
      <w:r>
        <w:t xml:space="preserve">A switch is not required to have a </w:t>
      </w:r>
      <w:r>
        <w:rPr>
          <w:b/>
        </w:rPr>
        <w:t>Sw.default</w:t>
      </w:r>
      <w:r w:rsidRPr="00587237">
        <w:t>, bu</w:t>
      </w:r>
      <w:r>
        <w:t>t it must not have more than one.</w:t>
      </w:r>
      <w:r w:rsidRPr="00587237">
        <w:t xml:space="preserve"> </w:t>
      </w:r>
      <w:r>
        <w:t xml:space="preserve">A second </w:t>
      </w:r>
      <w:r>
        <w:rPr>
          <w:b/>
        </w:rPr>
        <w:t>Sw.default</w:t>
      </w:r>
      <w:r>
        <w:t xml:space="preserve"> in the same switch is a syntax error.</w:t>
      </w:r>
    </w:p>
    <w:p w:rsidR="00D04A62" w:rsidRDefault="00265345" w:rsidP="005F4916">
      <w:pPr>
        <w:pStyle w:val="Heading3"/>
      </w:pPr>
      <w:bookmarkStart w:id="272" w:name="_Toc5235882"/>
      <w:r>
        <w:t>Sw.end</w:t>
      </w:r>
      <w:bookmarkEnd w:id="272"/>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1B4911" w:rsidRDefault="001B4911" w:rsidP="001B4911">
      <w:pPr>
        <w:pStyle w:val="Heading2"/>
      </w:pPr>
      <w:bookmarkStart w:id="273" w:name="_Toc5235883"/>
      <w:r>
        <w:t>Interrupt Labels (Event Handlers)</w:t>
      </w:r>
      <w:bookmarkEnd w:id="273"/>
    </w:p>
    <w:p w:rsidR="001B4911" w:rsidRDefault="001B4911" w:rsidP="001B4911">
      <w:r>
        <w:t>You can perform physical actions that tell your BASIC! program to do something. When yo</w:t>
      </w:r>
      <w:r w:rsidR="005B4EF3">
        <w:t>u touch the screen or press a key</w:t>
      </w:r>
      <w:r>
        <w:t xml:space="preserve"> you cause an </w:t>
      </w:r>
      <w:r>
        <w:rPr>
          <w:i/>
        </w:rPr>
        <w:t>event</w:t>
      </w:r>
      <w:r>
        <w:t xml:space="preserve">. These events are </w:t>
      </w:r>
      <w:r>
        <w:rPr>
          <w:i/>
        </w:rPr>
        <w:t>asynchronous</w:t>
      </w:r>
      <w:r>
        <w:t>, that is, they happen at times your program cannot predict.</w:t>
      </w:r>
      <w:r w:rsidR="005B4EF3">
        <w:t xml:space="preserve"> BASIC! detects some events so your program can respond to them.</w:t>
      </w:r>
    </w:p>
    <w:p w:rsidR="00843992" w:rsidRDefault="001B4911" w:rsidP="00843992">
      <w:pPr>
        <w:spacing w:after="0"/>
      </w:pPr>
      <w:r>
        <w:t xml:space="preserve">BASIC! handles events as </w:t>
      </w:r>
      <w:r>
        <w:rPr>
          <w:i/>
        </w:rPr>
        <w:t>interrupts</w:t>
      </w:r>
      <w:r>
        <w:t xml:space="preserve">. </w:t>
      </w:r>
      <w:r w:rsidR="00843992">
        <w:t xml:space="preserve">Each event that BASIC! recognizes has a unique </w:t>
      </w:r>
      <w:r w:rsidR="00843992">
        <w:rPr>
          <w:i/>
        </w:rPr>
        <w:t>Interrupt Label</w:t>
      </w:r>
      <w:r w:rsidR="00843992">
        <w:t>. When an event occurs, BASIC! looks for the Interrupt Label that matches the event.</w:t>
      </w:r>
    </w:p>
    <w:p w:rsidR="00843992" w:rsidRPr="002E66B0" w:rsidRDefault="001B4911" w:rsidP="004A2113">
      <w:pPr>
        <w:pStyle w:val="ListParagraph"/>
        <w:numPr>
          <w:ilvl w:val="0"/>
          <w:numId w:val="47"/>
        </w:numPr>
      </w:pPr>
      <w:r w:rsidRPr="002E66B0">
        <w:lastRenderedPageBreak/>
        <w:t>If you have not written that Interrupt Label into your program, the event is ignored and your program goes on running as if nothing happened.</w:t>
      </w:r>
    </w:p>
    <w:p w:rsidR="001B4911" w:rsidRPr="002E66B0" w:rsidRDefault="001B4911" w:rsidP="004A2113">
      <w:pPr>
        <w:pStyle w:val="ListParagraph"/>
        <w:numPr>
          <w:ilvl w:val="0"/>
          <w:numId w:val="47"/>
        </w:numPr>
      </w:pPr>
      <w:r w:rsidRPr="002E66B0">
        <w:t xml:space="preserve">If you have included the right Interrupt Label for the event, BASIC! jumps to that label and continues execution </w:t>
      </w:r>
      <w:r w:rsidR="00843992" w:rsidRPr="002E66B0">
        <w:t>at the line after the label. This is called trapping the event.</w:t>
      </w:r>
    </w:p>
    <w:p w:rsidR="00FE5BD2" w:rsidRDefault="00FE5BD2" w:rsidP="00843992">
      <w:r>
        <w:t>BASIC! does not necessarily respond to the event as soon as it occurs. The statement that is executing when the event occurs is allowed to complete, then BASIC! jumps to the Interrupt Label.</w:t>
      </w:r>
    </w:p>
    <w:p w:rsidR="00843992" w:rsidRDefault="00843992" w:rsidP="00843992">
      <w:r>
        <w:t xml:space="preserve">When you use an Interrupt Label to trap an event, BASIC! </w:t>
      </w:r>
      <w:r w:rsidR="005B4EF3">
        <w:t xml:space="preserve">executes instructions until it finds a </w:t>
      </w:r>
      <w:r w:rsidR="005B4EF3">
        <w:rPr>
          <w:i/>
        </w:rPr>
        <w:t>Resume</w:t>
      </w:r>
      <w:r w:rsidR="005B4EF3">
        <w:t xml:space="preserve"> command that matches the Interrupt Label. </w:t>
      </w:r>
      <w:r w:rsidR="002E66B0">
        <w:t xml:space="preserve">During that </w:t>
      </w:r>
      <w:r w:rsidR="008A195F">
        <w:t>time,</w:t>
      </w:r>
      <w:r w:rsidR="002E66B0">
        <w:t xml:space="preserve"> it records other events but it does not respond to them. T</w:t>
      </w:r>
      <w:r w:rsidR="005B4EF3">
        <w:t xml:space="preserve">he block of code between the Interrupt Label and the matching Resume may be called an </w:t>
      </w:r>
      <w:r w:rsidR="005B4EF3">
        <w:rPr>
          <w:i/>
        </w:rPr>
        <w:t>Interrupt Service Routine (ISR)</w:t>
      </w:r>
      <w:r w:rsidR="005B4EF3">
        <w:t xml:space="preserve"> or, if you prefer, an </w:t>
      </w:r>
      <w:r w:rsidR="005B4EF3">
        <w:rPr>
          <w:i/>
        </w:rPr>
        <w:t>Event Handler</w:t>
      </w:r>
      <w:r w:rsidR="005B4EF3">
        <w:t>.</w:t>
      </w:r>
    </w:p>
    <w:p w:rsidR="005B4EF3" w:rsidRDefault="002E66B0" w:rsidP="002E66B0">
      <w:pPr>
        <w:pStyle w:val="NoSpacing"/>
      </w:pPr>
      <w:r>
        <w:t>When BASIC! executes the event’s Resume command, it resumes normal execution.</w:t>
      </w:r>
    </w:p>
    <w:p w:rsidR="008A195F" w:rsidRDefault="002E66B0" w:rsidP="004A2113">
      <w:pPr>
        <w:pStyle w:val="ListParagraph"/>
        <w:numPr>
          <w:ilvl w:val="0"/>
          <w:numId w:val="48"/>
        </w:numPr>
      </w:pPr>
      <w:r>
        <w:t>BASIC! jumps back to where it was running when the interrupt occurred.</w:t>
      </w:r>
    </w:p>
    <w:p w:rsidR="002E66B0" w:rsidRDefault="008A195F" w:rsidP="004A2113">
      <w:pPr>
        <w:pStyle w:val="ListParagraph"/>
        <w:numPr>
          <w:ilvl w:val="0"/>
          <w:numId w:val="48"/>
        </w:numPr>
      </w:pPr>
      <w:r>
        <w:t>BASIC! again responds to other events, including any that occurred while it was handling an event.</w:t>
      </w:r>
    </w:p>
    <w:p w:rsidR="008A195F" w:rsidRPr="005B4EF3" w:rsidRDefault="008A195F" w:rsidP="008A195F">
      <w:r>
        <w:t>An Interrupt Label looks and behaves just like any other label in BASIC!. However, you must not execute any of the Resume commands except to finish an event’s handler.</w:t>
      </w:r>
    </w:p>
    <w:p w:rsidR="001C1A05" w:rsidRDefault="001C1A05" w:rsidP="001C1A05">
      <w:pPr>
        <w:pStyle w:val="Heading3"/>
      </w:pPr>
      <w:bookmarkStart w:id="274" w:name="_Toc5235884"/>
      <w:r>
        <w:t>All Interrupt Labels</w:t>
      </w:r>
      <w:bookmarkEnd w:id="274"/>
    </w:p>
    <w:p w:rsidR="001C1A05" w:rsidRDefault="001C1A05" w:rsidP="004D20A6">
      <w:pPr>
        <w:spacing w:after="0"/>
        <w:rPr>
          <w:noProof/>
        </w:rPr>
      </w:pPr>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p>
    <w:p w:rsidR="001C1A05" w:rsidRPr="00D949C2" w:rsidRDefault="001C1A05" w:rsidP="004A2113">
      <w:pPr>
        <w:pStyle w:val="ListParagraph"/>
        <w:numPr>
          <w:ilvl w:val="0"/>
          <w:numId w:val="49"/>
        </w:numPr>
        <w:rPr>
          <w:noProof/>
        </w:rPr>
      </w:pPr>
      <w:r w:rsidRPr="001C1A05">
        <w:rPr>
          <w:b/>
          <w:noProof/>
        </w:rPr>
        <w:t>OnBack</w:t>
      </w:r>
      <w:r w:rsidR="00F045C3">
        <w:rPr>
          <w:b/>
          <w:noProof/>
        </w:rPr>
        <w:t>g</w:t>
      </w:r>
      <w:r w:rsidRPr="001C1A05">
        <w:rPr>
          <w:b/>
          <w:noProof/>
        </w:rPr>
        <w:t>round:</w:t>
      </w:r>
      <w:r>
        <w:rPr>
          <w:noProof/>
        </w:rPr>
        <w:tab/>
      </w:r>
      <w:r w:rsidRPr="001C1A05">
        <w:rPr>
          <w:b/>
          <w:noProof/>
        </w:rPr>
        <w:t>Background.resume</w:t>
      </w:r>
    </w:p>
    <w:p w:rsidR="00D949C2" w:rsidRDefault="00D949C2" w:rsidP="004A2113">
      <w:pPr>
        <w:pStyle w:val="ListParagraph"/>
        <w:numPr>
          <w:ilvl w:val="0"/>
          <w:numId w:val="49"/>
        </w:numPr>
        <w:rPr>
          <w:noProof/>
        </w:rPr>
      </w:pPr>
      <w:r>
        <w:rPr>
          <w:b/>
          <w:noProof/>
        </w:rPr>
        <w:t>OnBackKey:</w:t>
      </w:r>
      <w:r>
        <w:rPr>
          <w:noProof/>
        </w:rPr>
        <w:tab/>
      </w:r>
      <w:r>
        <w:rPr>
          <w:b/>
          <w:noProof/>
        </w:rPr>
        <w:t>Back.resume</w:t>
      </w:r>
    </w:p>
    <w:p w:rsidR="001C1A05" w:rsidRPr="00D949C2" w:rsidRDefault="001C1A05" w:rsidP="004A2113">
      <w:pPr>
        <w:pStyle w:val="ListParagraph"/>
        <w:numPr>
          <w:ilvl w:val="0"/>
          <w:numId w:val="49"/>
        </w:numPr>
        <w:rPr>
          <w:noProof/>
        </w:rPr>
      </w:pPr>
      <w:r w:rsidRPr="001C1A05">
        <w:rPr>
          <w:b/>
          <w:noProof/>
        </w:rPr>
        <w:t>OnBtReadReady:</w:t>
      </w:r>
      <w:r>
        <w:rPr>
          <w:noProof/>
        </w:rPr>
        <w:tab/>
      </w:r>
      <w:r w:rsidRPr="003A1A0A">
        <w:rPr>
          <w:b/>
        </w:rPr>
        <w:t>B</w:t>
      </w:r>
      <w:r>
        <w:rPr>
          <w:b/>
        </w:rPr>
        <w:t>t.onReadReady.r</w:t>
      </w:r>
      <w:r w:rsidRPr="003A1A0A">
        <w:rPr>
          <w:b/>
        </w:rPr>
        <w:t>esume</w:t>
      </w:r>
    </w:p>
    <w:p w:rsidR="00D949C2" w:rsidRPr="00D949C2" w:rsidRDefault="00D949C2" w:rsidP="004A2113">
      <w:pPr>
        <w:pStyle w:val="ListParagraph"/>
        <w:numPr>
          <w:ilvl w:val="0"/>
          <w:numId w:val="49"/>
        </w:numPr>
        <w:rPr>
          <w:noProof/>
        </w:rPr>
      </w:pPr>
      <w:r>
        <w:rPr>
          <w:b/>
        </w:rPr>
        <w:t>OnConsoleTouch:</w:t>
      </w:r>
      <w:r>
        <w:tab/>
      </w:r>
      <w:r>
        <w:rPr>
          <w:b/>
        </w:rPr>
        <w:t>ConsoleTouch.resume</w:t>
      </w:r>
    </w:p>
    <w:p w:rsidR="00D949C2" w:rsidRDefault="00D949C2" w:rsidP="004A2113">
      <w:pPr>
        <w:pStyle w:val="ListParagraph"/>
        <w:numPr>
          <w:ilvl w:val="0"/>
          <w:numId w:val="49"/>
        </w:numPr>
        <w:rPr>
          <w:noProof/>
        </w:rPr>
      </w:pPr>
      <w:r>
        <w:rPr>
          <w:b/>
        </w:rPr>
        <w:t>OnError:</w:t>
      </w:r>
      <w:r>
        <w:tab/>
      </w:r>
      <w:r>
        <w:tab/>
        <w:t xml:space="preserve">None (not a true event, see </w:t>
      </w:r>
      <w:r>
        <w:rPr>
          <w:b/>
        </w:rPr>
        <w:t>OnError:</w:t>
      </w:r>
      <w:r>
        <w:t>, below)</w:t>
      </w:r>
    </w:p>
    <w:p w:rsidR="001C1A05" w:rsidRDefault="001C1A05" w:rsidP="004A2113">
      <w:pPr>
        <w:pStyle w:val="ListParagraph"/>
        <w:numPr>
          <w:ilvl w:val="0"/>
          <w:numId w:val="49"/>
        </w:numPr>
        <w:rPr>
          <w:noProof/>
        </w:rPr>
      </w:pPr>
      <w:r w:rsidRPr="001C1A05">
        <w:rPr>
          <w:b/>
          <w:noProof/>
        </w:rPr>
        <w:t>OnGrTouch:</w:t>
      </w:r>
      <w:r>
        <w:rPr>
          <w:noProof/>
        </w:rPr>
        <w:tab/>
      </w:r>
      <w:r w:rsidRPr="001C1A05">
        <w:rPr>
          <w:b/>
          <w:noProof/>
        </w:rPr>
        <w:t>Gr.onGrTouch.resume</w:t>
      </w:r>
    </w:p>
    <w:p w:rsidR="001C1A05" w:rsidRPr="00D949C2" w:rsidRDefault="001C1A05" w:rsidP="004A2113">
      <w:pPr>
        <w:pStyle w:val="ListParagraph"/>
        <w:numPr>
          <w:ilvl w:val="0"/>
          <w:numId w:val="49"/>
        </w:numPr>
        <w:rPr>
          <w:noProof/>
        </w:rPr>
      </w:pPr>
      <w:r w:rsidRPr="001C1A05">
        <w:rPr>
          <w:b/>
          <w:noProof/>
        </w:rPr>
        <w:t>OnKbChange:</w:t>
      </w:r>
      <w:r>
        <w:rPr>
          <w:noProof/>
        </w:rPr>
        <w:tab/>
      </w:r>
      <w:r w:rsidRPr="00E638BE">
        <w:rPr>
          <w:b/>
        </w:rPr>
        <w:t>Kb.resume</w:t>
      </w:r>
    </w:p>
    <w:p w:rsidR="00D949C2" w:rsidRPr="00D949C2" w:rsidRDefault="00D949C2" w:rsidP="004A2113">
      <w:pPr>
        <w:pStyle w:val="ListParagraph"/>
        <w:numPr>
          <w:ilvl w:val="0"/>
          <w:numId w:val="49"/>
        </w:numPr>
        <w:rPr>
          <w:noProof/>
        </w:rPr>
      </w:pPr>
      <w:r>
        <w:rPr>
          <w:b/>
        </w:rPr>
        <w:t>OnKeyPress:</w:t>
      </w:r>
      <w:r>
        <w:tab/>
      </w:r>
      <w:r>
        <w:rPr>
          <w:b/>
        </w:rPr>
        <w:t>Key.resume</w:t>
      </w:r>
    </w:p>
    <w:p w:rsidR="00D949C2" w:rsidRPr="00D949C2" w:rsidRDefault="00D949C2" w:rsidP="004A2113">
      <w:pPr>
        <w:pStyle w:val="ListParagraph"/>
        <w:numPr>
          <w:ilvl w:val="0"/>
          <w:numId w:val="49"/>
        </w:numPr>
        <w:rPr>
          <w:noProof/>
        </w:rPr>
      </w:pPr>
      <w:r>
        <w:rPr>
          <w:b/>
        </w:rPr>
        <w:t>OnLowMemory:</w:t>
      </w:r>
      <w:r>
        <w:tab/>
      </w:r>
      <w:r>
        <w:rPr>
          <w:b/>
        </w:rPr>
        <w:t>LowMemory.resume</w:t>
      </w:r>
    </w:p>
    <w:p w:rsidR="00D949C2" w:rsidRDefault="00D949C2" w:rsidP="004A2113">
      <w:pPr>
        <w:pStyle w:val="ListParagraph"/>
        <w:numPr>
          <w:ilvl w:val="0"/>
          <w:numId w:val="49"/>
        </w:numPr>
        <w:rPr>
          <w:noProof/>
        </w:rPr>
      </w:pPr>
      <w:r>
        <w:rPr>
          <w:b/>
        </w:rPr>
        <w:t>OnMenuKey:</w:t>
      </w:r>
      <w:r>
        <w:tab/>
      </w:r>
      <w:r>
        <w:rPr>
          <w:b/>
        </w:rPr>
        <w:t>MenuKey.resume</w:t>
      </w:r>
    </w:p>
    <w:p w:rsidR="00D949C2" w:rsidRPr="00716E6B" w:rsidRDefault="001C1A05" w:rsidP="004A2113">
      <w:pPr>
        <w:pStyle w:val="ListParagraph"/>
        <w:numPr>
          <w:ilvl w:val="0"/>
          <w:numId w:val="49"/>
        </w:numPr>
        <w:rPr>
          <w:noProof/>
        </w:rPr>
      </w:pPr>
      <w:r w:rsidRPr="001C1A05">
        <w:rPr>
          <w:b/>
          <w:noProof/>
        </w:rPr>
        <w:t>OnTimer:</w:t>
      </w:r>
      <w:r>
        <w:rPr>
          <w:noProof/>
        </w:rPr>
        <w:tab/>
      </w:r>
      <w:r>
        <w:rPr>
          <w:noProof/>
        </w:rPr>
        <w:tab/>
      </w:r>
      <w:r w:rsidR="00D949C2">
        <w:rPr>
          <w:b/>
        </w:rPr>
        <w:t>Timer.r</w:t>
      </w:r>
      <w:r w:rsidRPr="00B15EE4">
        <w:rPr>
          <w:b/>
        </w:rPr>
        <w:t>esume</w:t>
      </w:r>
    </w:p>
    <w:p w:rsidR="00737EB3" w:rsidRDefault="006A6394" w:rsidP="008A195F">
      <w:pPr>
        <w:pStyle w:val="Heading3"/>
      </w:pPr>
      <w:bookmarkStart w:id="275" w:name="_Toc5235885"/>
      <w:r>
        <w:t>On</w:t>
      </w:r>
      <w:r w:rsidR="00737EB3">
        <w:t>Error:</w:t>
      </w:r>
      <w:bookmarkEnd w:id="275"/>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460314" w:rsidRDefault="00FE4E1B" w:rsidP="00460314">
      <w:pPr>
        <w:pStyle w:val="NoSpacing"/>
      </w:pPr>
      <w:r>
        <w:t>Special i</w:t>
      </w:r>
      <w:r w:rsidR="00F258B9">
        <w:t xml:space="preserve">nterrupt </w:t>
      </w:r>
      <w:r>
        <w:t>l</w:t>
      </w:r>
      <w:r w:rsidR="00F258B9">
        <w:t>abel that traps a run-time error as if it were an event</w:t>
      </w:r>
      <w:r w:rsidR="00460314">
        <w:t xml:space="preserve">, </w:t>
      </w:r>
      <w:r w:rsidR="00460314" w:rsidRPr="00460314">
        <w:t>except</w:t>
      </w:r>
      <w:r w:rsidR="00460314">
        <w:t xml:space="preserve"> that:</w:t>
      </w:r>
    </w:p>
    <w:p w:rsidR="00460314" w:rsidRDefault="00460314" w:rsidP="004A2113">
      <w:pPr>
        <w:pStyle w:val="ListParagraph"/>
        <w:numPr>
          <w:ilvl w:val="0"/>
          <w:numId w:val="46"/>
        </w:numPr>
      </w:pPr>
      <w:r>
        <w:rPr>
          <w:b/>
        </w:rPr>
        <w:t>OnError:</w:t>
      </w:r>
      <w:r>
        <w:t xml:space="preserve"> has no matching </w:t>
      </w:r>
      <w:r w:rsidRPr="00460314">
        <w:t>Resume</w:t>
      </w:r>
      <w:r>
        <w:t xml:space="preserve"> command. You can use </w:t>
      </w:r>
      <w:r>
        <w:rPr>
          <w:b/>
        </w:rPr>
        <w:t>GoTo</w:t>
      </w:r>
      <w:r>
        <w:t xml:space="preserve"> to jump </w:t>
      </w:r>
      <w:r w:rsidR="00FE4E1B">
        <w:t>anywhere in</w:t>
      </w:r>
      <w:r>
        <w:t xml:space="preserve"> your program.</w:t>
      </w:r>
    </w:p>
    <w:p w:rsidR="00381716" w:rsidRPr="00381716" w:rsidRDefault="00381716" w:rsidP="004A2113">
      <w:pPr>
        <w:pStyle w:val="ListParagraph"/>
        <w:numPr>
          <w:ilvl w:val="0"/>
          <w:numId w:val="46"/>
        </w:numPr>
      </w:pPr>
      <w:r>
        <w:rPr>
          <w:b/>
        </w:rPr>
        <w:t>OnError:</w:t>
      </w:r>
      <w:r>
        <w:t xml:space="preserve"> is not locked out by other interrupts.</w:t>
      </w:r>
    </w:p>
    <w:p w:rsidR="00460314" w:rsidRDefault="00460314" w:rsidP="004A2113">
      <w:pPr>
        <w:pStyle w:val="ListParagraph"/>
        <w:numPr>
          <w:ilvl w:val="0"/>
          <w:numId w:val="46"/>
        </w:numPr>
      </w:pPr>
      <w:r>
        <w:rPr>
          <w:b/>
        </w:rPr>
        <w:t>OnError:</w:t>
      </w:r>
      <w:r>
        <w:t xml:space="preserve"> does not lock out other interrupts.</w:t>
      </w:r>
    </w:p>
    <w:p w:rsidR="00013165" w:rsidRPr="00602E79" w:rsidRDefault="006A6394" w:rsidP="006A6394">
      <w:r>
        <w:t xml:space="preserve">If </w:t>
      </w:r>
      <w:r w:rsidR="00F258B9">
        <w:t xml:space="preserve">a BASIC! program does not have </w:t>
      </w:r>
      <w:r>
        <w:t xml:space="preserve">an </w:t>
      </w:r>
      <w:r w:rsidRPr="00AA4B93">
        <w:rPr>
          <w:b/>
        </w:rPr>
        <w:t>On</w:t>
      </w:r>
      <w:r w:rsidR="001C5330" w:rsidRPr="00AA4B93">
        <w:rPr>
          <w:b/>
        </w:rPr>
        <w:t>Error:</w:t>
      </w:r>
      <w:r w:rsidR="001C5330">
        <w:t xml:space="preserve"> </w:t>
      </w:r>
      <w:r>
        <w:t xml:space="preserve">label </w:t>
      </w:r>
      <w:r w:rsidR="00FE5BD2">
        <w:t>and an</w:t>
      </w:r>
      <w:r w:rsidR="00630D3C">
        <w:t xml:space="preserve"> error</w:t>
      </w:r>
      <w:r>
        <w:t xml:space="preserve"> occurs</w:t>
      </w:r>
      <w:r w:rsidR="00FE5BD2">
        <w:t xml:space="preserve"> while the program is running, an error message is printed to the Output Console and the program stops running</w:t>
      </w:r>
      <w:r>
        <w:t>.</w:t>
      </w:r>
    </w:p>
    <w:p w:rsidR="00E60108" w:rsidRDefault="00CD4149" w:rsidP="00460314">
      <w:r>
        <w:lastRenderedPageBreak/>
        <w:t xml:space="preserve">If </w:t>
      </w:r>
      <w:r w:rsidR="00460314">
        <w:t xml:space="preserve">the program does have an </w:t>
      </w:r>
      <w:r w:rsidR="00460314" w:rsidRPr="00AA4B93">
        <w:rPr>
          <w:b/>
        </w:rPr>
        <w:t>OnError:</w:t>
      </w:r>
      <w:r w:rsidR="00460314">
        <w:t xml:space="preserve"> label</w:t>
      </w:r>
      <w:r>
        <w:t xml:space="preserve">, BASIC! </w:t>
      </w:r>
      <w:r w:rsidR="00460314">
        <w:t xml:space="preserve">does not stop on an error. Instead, </w:t>
      </w:r>
      <w:r w:rsidR="002C415E">
        <w:t>it</w:t>
      </w:r>
      <w:r w:rsidR="00460314">
        <w:t xml:space="preserve"> </w:t>
      </w:r>
      <w:r>
        <w:t>jumps t</w:t>
      </w:r>
      <w:r w:rsidR="00460314">
        <w:t xml:space="preserve">o the </w:t>
      </w:r>
      <w:r w:rsidR="00460314" w:rsidRPr="00AA4B93">
        <w:rPr>
          <w:b/>
        </w:rPr>
        <w:t>OnError:</w:t>
      </w:r>
      <w:r w:rsidR="00460314">
        <w:t xml:space="preserve"> label (see "Interrupt Labels", above)</w:t>
      </w:r>
      <w:r>
        <w:t xml:space="preserve">. </w:t>
      </w:r>
      <w:r w:rsidR="00633A72">
        <w:t xml:space="preserve">The error message </w:t>
      </w:r>
      <w:r w:rsidR="00B35D12">
        <w:t>is</w:t>
      </w:r>
      <w:r w:rsidR="00633A72">
        <w:t xml:space="preserve"> not printed</w:t>
      </w:r>
      <w:r w:rsidR="00B35D12">
        <w:t>, but it</w:t>
      </w:r>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AD14BF">
        <w:t xml:space="preserve"> </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8D6085">
      <w:pPr>
        <w:pStyle w:val="Heading3"/>
      </w:pPr>
      <w:bookmarkStart w:id="276" w:name="_Toc5235886"/>
      <w:r>
        <w:t>O</w:t>
      </w:r>
      <w:r w:rsidR="00B45975">
        <w:t>nConsoleTouch:</w:t>
      </w:r>
      <w:bookmarkEnd w:id="276"/>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6B0416" w:rsidP="00E44D57">
      <w:r>
        <w:rPr>
          <w:rFonts w:ascii="Calibri" w:hAnsi="Calibri" w:cs="Calibri"/>
        </w:rPr>
        <w:t xml:space="preserve">Interrupt label that </w:t>
      </w:r>
      <w:r w:rsidR="00FE4E1B">
        <w:rPr>
          <w:rFonts w:ascii="Calibri" w:hAnsi="Calibri" w:cs="Calibri"/>
        </w:rPr>
        <w:t>traps a</w:t>
      </w:r>
      <w:r>
        <w:rPr>
          <w:rFonts w:ascii="Calibri" w:hAnsi="Calibri" w:cs="Calibri"/>
        </w:rPr>
        <w:t xml:space="preserve"> </w:t>
      </w:r>
      <w:r w:rsidR="00FE4E1B">
        <w:rPr>
          <w:rFonts w:ascii="Calibri" w:hAnsi="Calibri" w:cs="Calibri"/>
        </w:rPr>
        <w:t>t</w:t>
      </w:r>
      <w:r w:rsidR="00B45975">
        <w:t xml:space="preserve">ap on a line </w:t>
      </w:r>
      <w:r>
        <w:t xml:space="preserve">printed </w:t>
      </w:r>
      <w:r w:rsidR="00B45975">
        <w:t xml:space="preserve">on the </w:t>
      </w:r>
      <w:r>
        <w:t>O</w:t>
      </w:r>
      <w:r w:rsidR="00B45975">
        <w:t>utput Console</w:t>
      </w:r>
      <w:r w:rsidR="00A20903">
        <w:t>.</w:t>
      </w:r>
      <w:r w:rsidR="00B45975">
        <w:t xml:space="preserve"> </w:t>
      </w:r>
      <w:r w:rsidR="00AD14BF">
        <w:t>BASIC!</w:t>
      </w:r>
      <w:r w:rsidR="00AD14BF">
        <w:rPr>
          <w:rFonts w:ascii="Calibri" w:hAnsi="Calibri" w:cs="Calibri"/>
        </w:rPr>
        <w:t xml:space="preserve"> executes </w:t>
      </w:r>
      <w:r w:rsidR="00A542CB">
        <w:rPr>
          <w:rFonts w:ascii="Calibri" w:hAnsi="Calibri" w:cs="Calibri"/>
        </w:rPr>
        <w:t xml:space="preserve">the </w:t>
      </w:r>
      <w:r w:rsidR="00AD14BF">
        <w:rPr>
          <w:rFonts w:ascii="Calibri" w:hAnsi="Calibri" w:cs="Calibri"/>
        </w:rPr>
        <w:t xml:space="preserve">statements </w:t>
      </w:r>
      <w:r w:rsidR="00A542CB">
        <w:rPr>
          <w:rFonts w:ascii="Calibri" w:hAnsi="Calibri" w:cs="Calibri"/>
        </w:rPr>
        <w:t>following</w:t>
      </w:r>
      <w:r w:rsidR="00AD14BF">
        <w:rPr>
          <w:rFonts w:ascii="Calibri" w:hAnsi="Calibri" w:cs="Calibri"/>
        </w:rPr>
        <w:t xml:space="preserve"> the </w:t>
      </w:r>
      <w:r w:rsidR="00AD14BF">
        <w:rPr>
          <w:rFonts w:ascii="Calibri" w:hAnsi="Calibri" w:cs="Calibri"/>
          <w:b/>
        </w:rPr>
        <w:t>OnConsoleTouch:</w:t>
      </w:r>
      <w:r w:rsidR="00B45975">
        <w:t xml:space="preserve"> label</w:t>
      </w:r>
      <w:r w:rsidR="00FE4E1B">
        <w:rPr>
          <w:rFonts w:ascii="Calibri" w:hAnsi="Calibri" w:cs="Calibri"/>
        </w:rPr>
        <w:t xml:space="preserve"> </w:t>
      </w:r>
      <w:r>
        <w:rPr>
          <w:rFonts w:ascii="Calibri" w:hAnsi="Calibri" w:cs="Calibri"/>
        </w:rPr>
        <w:t xml:space="preserve">until it reaches a </w:t>
      </w:r>
      <w:r>
        <w:rPr>
          <w:rFonts w:ascii="Calibri" w:hAnsi="Calibri" w:cs="Calibri"/>
          <w:b/>
          <w:bCs/>
        </w:rPr>
        <w:t>ConsoleTouch.resume</w:t>
      </w:r>
      <w:r w:rsidR="00B45975">
        <w:t xml:space="preserve">. </w:t>
      </w:r>
      <w:r w:rsidR="00B45975" w:rsidRPr="00672E64">
        <w:t>Note</w:t>
      </w:r>
      <w:r w:rsidR="00B45975">
        <w:t xml:space="preserve"> that</w:t>
      </w:r>
      <w:r w:rsidR="00F94791">
        <w:t xml:space="preserve"> </w:t>
      </w:r>
      <w:r w:rsidR="00E940EC">
        <w:t>you must</w:t>
      </w:r>
      <w:r w:rsidR="00B45975">
        <w:t xml:space="preserve"> touch </w:t>
      </w:r>
      <w:r w:rsidR="00F94791">
        <w:t>a</w:t>
      </w:r>
      <w:r w:rsidR="00B45975">
        <w:t xml:space="preserve"> line </w:t>
      </w:r>
      <w:r>
        <w:t xml:space="preserve">written by a </w:t>
      </w:r>
      <w:r w:rsidRPr="006B0416">
        <w:rPr>
          <w:b/>
        </w:rPr>
        <w:t>PRINT</w:t>
      </w:r>
      <w:r>
        <w:t xml:space="preserve"> command, although it may be blank</w:t>
      </w:r>
      <w:r w:rsidR="00B45975">
        <w:t xml:space="preserve">. </w:t>
      </w:r>
      <w:r w:rsidR="00FE4E1B">
        <w:t>BASIC! Ignores any t</w:t>
      </w:r>
      <w:r>
        <w:t>ouch</w:t>
      </w:r>
      <w:r w:rsidR="00FE4E1B">
        <w:t xml:space="preserve"> </w:t>
      </w:r>
      <w:r>
        <w:t>in the</w:t>
      </w:r>
      <w:r w:rsidR="00B45975">
        <w:t xml:space="preserve"> empty area of the screen</w:t>
      </w:r>
      <w:r w:rsidR="00FE4E1B">
        <w:t xml:space="preserve"> below the printed lines</w:t>
      </w:r>
      <w:r w:rsidR="00B45975">
        <w:t>.</w:t>
      </w:r>
    </w:p>
    <w:p w:rsidR="001F59AD" w:rsidRDefault="001F59AD" w:rsidP="00375401">
      <w:r>
        <w:t xml:space="preserve">After </w:t>
      </w:r>
      <w:r w:rsidR="00E44D57">
        <w:t xml:space="preserve">touching </w:t>
      </w:r>
      <w:r>
        <w:t xml:space="preserve">a Console </w:t>
      </w:r>
      <w:r w:rsidR="00E44D57">
        <w:t>line</w:t>
      </w:r>
      <w:r>
        <w:t xml:space="preserve">, you may use the </w:t>
      </w:r>
      <w:r w:rsidRPr="00AA4B93">
        <w:rPr>
          <w:b/>
        </w:rPr>
        <w:t>Console.Line.Touched</w:t>
      </w:r>
      <w:r>
        <w:t xml:space="preserve"> command to determine what line of text was touched.</w:t>
      </w:r>
    </w:p>
    <w:p w:rsidR="00B45975" w:rsidRDefault="00B45975" w:rsidP="00375401">
      <w:r>
        <w:t xml:space="preserve">This </w:t>
      </w:r>
      <w:r w:rsidR="00FE4E1B">
        <w:t>label</w:t>
      </w:r>
      <w:r>
        <w:t xml:space="preserve"> allow</w:t>
      </w:r>
      <w:r w:rsidR="00CA1113">
        <w:t>s</w:t>
      </w:r>
      <w:r>
        <w:t xml:space="preserve"> the user to interrupt an executing BASIC! program </w:t>
      </w:r>
      <w:r w:rsidR="00672E64">
        <w:t xml:space="preserve">in Console mode </w:t>
      </w:r>
      <w:r>
        <w:t xml:space="preserve">(not in </w:t>
      </w:r>
      <w:r w:rsidR="00FE4E1B">
        <w:t>G</w:t>
      </w:r>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A542CB" w:rsidP="00375401">
      <w:r>
        <w:t>T</w:t>
      </w:r>
      <w:r w:rsidR="00B45975">
        <w:t xml:space="preserve">o detect screen touches while in graphics mode, use </w:t>
      </w:r>
      <w:r w:rsidR="001B1CBE" w:rsidRPr="00CA1113">
        <w:rPr>
          <w:b/>
        </w:rPr>
        <w:t>O</w:t>
      </w:r>
      <w:r w:rsidR="00B45975" w:rsidRPr="00CA1113">
        <w:rPr>
          <w:b/>
        </w:rPr>
        <w:t>nG</w:t>
      </w:r>
      <w:r w:rsidR="001B1CBE" w:rsidRPr="00CA1113">
        <w:rPr>
          <w:b/>
        </w:rPr>
        <w:t>rT</w:t>
      </w:r>
      <w:r w:rsidR="00B45975" w:rsidRPr="00CA1113">
        <w:rPr>
          <w:b/>
        </w:rPr>
        <w:t>ouch:</w:t>
      </w:r>
      <w:r w:rsidR="00CA1113">
        <w:t>.</w:t>
      </w:r>
    </w:p>
    <w:p w:rsidR="00F94791" w:rsidRDefault="00622933" w:rsidP="005F4916">
      <w:pPr>
        <w:pStyle w:val="Heading3"/>
      </w:pPr>
      <w:bookmarkStart w:id="277" w:name="_Toc5235887"/>
      <w:r>
        <w:t>C</w:t>
      </w:r>
      <w:r w:rsidR="00F94791">
        <w:t>onsoleTouch.</w:t>
      </w:r>
      <w:r w:rsidR="001B1CBE">
        <w:t>r</w:t>
      </w:r>
      <w:r w:rsidR="00F94791">
        <w:t>esume</w:t>
      </w:r>
      <w:bookmarkEnd w:id="277"/>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 xml:space="preserve">Resumes execution at the point in the BASIC! program where the </w:t>
      </w:r>
      <w:r w:rsidR="00E44D57" w:rsidRPr="00E44D57">
        <w:rPr>
          <w:b/>
        </w:rPr>
        <w:t>OnConsoleT</w:t>
      </w:r>
      <w:r w:rsidRPr="00E44D57">
        <w:rPr>
          <w:b/>
        </w:rPr>
        <w:t>ouch</w:t>
      </w:r>
      <w:r w:rsidR="00E44D57" w:rsidRPr="00E44D57">
        <w:rPr>
          <w:b/>
        </w:rPr>
        <w:t>:</w:t>
      </w:r>
      <w:r>
        <w:t xml:space="preserve"> </w:t>
      </w:r>
      <w:r w:rsidR="00E44D57">
        <w:t xml:space="preserve">interrupt </w:t>
      </w:r>
      <w:r>
        <w:t>occurred.</w:t>
      </w:r>
    </w:p>
    <w:p w:rsidR="00E10811" w:rsidRDefault="00E10811" w:rsidP="008D6085">
      <w:pPr>
        <w:pStyle w:val="Heading3"/>
      </w:pPr>
      <w:bookmarkStart w:id="278" w:name="_Toc5235888"/>
      <w:r>
        <w:t>OnBackKey:</w:t>
      </w:r>
      <w:bookmarkEnd w:id="278"/>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8D6085" w:rsidP="00E10811">
      <w:r>
        <w:t>Interrupt label that traps</w:t>
      </w:r>
      <w:r w:rsidR="00E10811">
        <w:t xml:space="preserve"> the </w:t>
      </w:r>
      <w:r w:rsidR="00D22D9C">
        <w:t>BACK key</w:t>
      </w:r>
      <w:r w:rsidR="00E10811">
        <w:t xml:space="preserve">. </w:t>
      </w:r>
      <w:r w:rsidR="00A20903">
        <w:t xml:space="preserve">BASIC! executes the statements </w:t>
      </w:r>
      <w:r w:rsidR="00A40522">
        <w:t>following</w:t>
      </w:r>
      <w:r w:rsidR="00A20903">
        <w:t xml:space="preserve"> t</w:t>
      </w:r>
      <w:r w:rsidR="00E10811">
        <w:t xml:space="preserve">he </w:t>
      </w:r>
      <w:r w:rsidR="00E10811" w:rsidRPr="00CA1113">
        <w:rPr>
          <w:b/>
        </w:rPr>
        <w:t>OnBackKey:</w:t>
      </w:r>
      <w:r w:rsidR="00E10811">
        <w:t xml:space="preserve"> label </w:t>
      </w:r>
      <w:r w:rsidR="00A20903">
        <w:t xml:space="preserve">until it reaches a </w:t>
      </w:r>
      <w:r w:rsidR="00A20903">
        <w:rPr>
          <w:b/>
        </w:rPr>
        <w:t>Back.resume</w:t>
      </w:r>
      <w:r w:rsidR="00A20903" w:rsidRPr="00A20903">
        <w:t>.</w:t>
      </w:r>
      <w:r w:rsidR="00A20903">
        <w:t xml:space="preserve"> If a BASIC! program does not have an</w:t>
      </w:r>
      <w:r w:rsidR="00E10811">
        <w:t xml:space="preserve"> </w:t>
      </w:r>
      <w:r w:rsidR="00E10811" w:rsidRPr="00CA1113">
        <w:rPr>
          <w:b/>
        </w:rPr>
        <w:t>OnBackKey:</w:t>
      </w:r>
      <w:r w:rsidR="00A20903">
        <w:t xml:space="preserve"> label, the BACK key normally halts program execution</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r w:rsidR="00AD14BF">
        <w:t xml:space="preserve">Android Settings or </w:t>
      </w:r>
      <w:r w:rsidR="0032652A">
        <w:t>a task killer application).</w:t>
      </w:r>
    </w:p>
    <w:p w:rsidR="00914C24" w:rsidRDefault="00914C24" w:rsidP="005F4916">
      <w:pPr>
        <w:pStyle w:val="Heading3"/>
      </w:pPr>
      <w:bookmarkStart w:id="279" w:name="_Toc5235889"/>
      <w:r>
        <w:t>Back.resume</w:t>
      </w:r>
      <w:bookmarkEnd w:id="279"/>
      <w:r w:rsidR="00520661">
        <w:fldChar w:fldCharType="begin"/>
      </w:r>
      <w:r>
        <w:instrText xml:space="preserve"> XE "</w:instrText>
      </w:r>
      <w:r w:rsidRPr="00510757">
        <w:instrText>Back.resume</w:instrText>
      </w:r>
      <w:r>
        <w:instrText xml:space="preserve">" </w:instrText>
      </w:r>
      <w:r w:rsidR="00520661">
        <w:fldChar w:fldCharType="end"/>
      </w:r>
    </w:p>
    <w:p w:rsidR="00914C24" w:rsidRDefault="008D6085" w:rsidP="00914C24">
      <w:r>
        <w:t>R</w:t>
      </w:r>
      <w:r w:rsidR="00914C24">
        <w:t>esume</w:t>
      </w:r>
      <w:r>
        <w:t>s execution</w:t>
      </w:r>
      <w:r w:rsidR="00914C24">
        <w:t xml:space="preserve"> at the point </w:t>
      </w:r>
      <w:r>
        <w:t xml:space="preserve">in the BASIC! program </w:t>
      </w:r>
      <w:r w:rsidR="00914C24">
        <w:t xml:space="preserve">where the </w:t>
      </w:r>
      <w:r>
        <w:rPr>
          <w:b/>
        </w:rPr>
        <w:t>OnBackKey:</w:t>
      </w:r>
      <w:r>
        <w:t xml:space="preserve"> interrupt occurred</w:t>
      </w:r>
      <w:r w:rsidR="00914C24">
        <w:t>.</w:t>
      </w:r>
    </w:p>
    <w:p w:rsidR="00F378FD" w:rsidRDefault="00F378FD" w:rsidP="008D6085">
      <w:pPr>
        <w:pStyle w:val="Heading3"/>
      </w:pPr>
      <w:bookmarkStart w:id="280" w:name="_Toc5235890"/>
      <w:r>
        <w:t>OnMenuKey:</w:t>
      </w:r>
      <w:bookmarkEnd w:id="280"/>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I</w:t>
      </w:r>
      <w:r w:rsidR="00381716">
        <w:t>nterrupt</w:t>
      </w:r>
      <w:r>
        <w:t xml:space="preserve"> label </w:t>
      </w:r>
      <w:r w:rsidR="00381716">
        <w:t>that</w:t>
      </w:r>
      <w:r>
        <w:t xml:space="preserve"> </w:t>
      </w:r>
      <w:r w:rsidR="00C16B63">
        <w:t>t</w:t>
      </w:r>
      <w:r w:rsidR="00381716">
        <w:t>r</w:t>
      </w:r>
      <w:r w:rsidR="00C16B63">
        <w:t>ap</w:t>
      </w:r>
      <w:r>
        <w:t>s the M</w:t>
      </w:r>
      <w:r w:rsidR="00AA4B93">
        <w:t>ENU</w:t>
      </w:r>
      <w:r>
        <w:t xml:space="preserve"> key</w:t>
      </w:r>
      <w:r w:rsidR="00D87F5A">
        <w:t xml:space="preserve">. </w:t>
      </w:r>
      <w:r w:rsidR="00AD14BF">
        <w:t>BASIC!</w:t>
      </w:r>
      <w:r w:rsidR="00AD14BF">
        <w:rPr>
          <w:rFonts w:ascii="Calibri" w:hAnsi="Calibri" w:cs="Calibri"/>
        </w:rPr>
        <w:t xml:space="preserve"> executes</w:t>
      </w:r>
      <w:r w:rsidR="00AD14BF">
        <w:t xml:space="preserve"> t</w:t>
      </w:r>
      <w:r w:rsidR="00D87F5A">
        <w:t>he statements following th</w:t>
      </w:r>
      <w:r w:rsidR="00AD14BF">
        <w:rPr>
          <w:rFonts w:ascii="Calibri" w:hAnsi="Calibri" w:cs="Calibri"/>
        </w:rPr>
        <w:t xml:space="preserve">e </w:t>
      </w:r>
      <w:r w:rsidR="00AD14BF">
        <w:rPr>
          <w:b/>
        </w:rPr>
        <w:t>OnMenuKey</w:t>
      </w:r>
      <w:r w:rsidR="00AD14BF">
        <w:rPr>
          <w:rFonts w:ascii="Calibri" w:hAnsi="Calibri" w:cs="Calibri"/>
          <w:b/>
        </w:rPr>
        <w:t>:</w:t>
      </w:r>
      <w:r w:rsidR="00D87F5A">
        <w:t xml:space="preserve"> label </w:t>
      </w:r>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r w:rsidR="00D87F5A">
        <w:t>.</w:t>
      </w:r>
      <w:r w:rsidR="00B31E47">
        <w:t xml:space="preserve"> Note: This interrupt does not work unless your device has a MENU key. Android devices since Honeycomb typically do not have a MENU key.</w:t>
      </w:r>
    </w:p>
    <w:p w:rsidR="00D87F5A" w:rsidRDefault="00D87F5A" w:rsidP="005F4916">
      <w:pPr>
        <w:pStyle w:val="Heading3"/>
      </w:pPr>
      <w:bookmarkStart w:id="281" w:name="_Toc5235891"/>
      <w:r>
        <w:lastRenderedPageBreak/>
        <w:t>MenuKey.</w:t>
      </w:r>
      <w:r w:rsidR="001F060B">
        <w:t>r</w:t>
      </w:r>
      <w:r>
        <w:t>esume</w:t>
      </w:r>
      <w:bookmarkEnd w:id="281"/>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A20903" w:rsidP="00D87F5A">
      <w:r>
        <w:t>R</w:t>
      </w:r>
      <w:r w:rsidR="00D87F5A">
        <w:t>esume</w:t>
      </w:r>
      <w:r>
        <w:t>s execution</w:t>
      </w:r>
      <w:r w:rsidR="00D87F5A">
        <w:t xml:space="preserve"> at the point </w:t>
      </w:r>
      <w:r>
        <w:t xml:space="preserve">in the BASIC! program </w:t>
      </w:r>
      <w:r w:rsidR="00D87F5A">
        <w:t xml:space="preserve">where the </w:t>
      </w:r>
      <w:r>
        <w:rPr>
          <w:b/>
        </w:rPr>
        <w:t>OnMenuKey:</w:t>
      </w:r>
      <w:r>
        <w:t xml:space="preserve"> interrupt occurred</w:t>
      </w:r>
      <w:r w:rsidR="00D87F5A">
        <w:t>.</w:t>
      </w:r>
    </w:p>
    <w:p w:rsidR="00716E6B" w:rsidRDefault="00716E6B" w:rsidP="00A20903">
      <w:pPr>
        <w:pStyle w:val="Heading3"/>
      </w:pPr>
      <w:bookmarkStart w:id="282" w:name="_Toc5235892"/>
      <w:r>
        <w:t>OnKeyPress:</w:t>
      </w:r>
      <w:bookmarkEnd w:id="282"/>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I</w:t>
      </w:r>
      <w:r w:rsidR="00A20903">
        <w:t>nterrupt</w:t>
      </w:r>
      <w:r>
        <w:t xml:space="preserve"> label </w:t>
      </w:r>
      <w:r w:rsidR="00A20903">
        <w:t>that traps a</w:t>
      </w:r>
      <w:r>
        <w:t xml:space="preserve"> </w:t>
      </w:r>
      <w:r w:rsidR="00C16B63">
        <w:t>tap</w:t>
      </w:r>
      <w:r w:rsidR="00A20903">
        <w:t xml:space="preserve"> on</w:t>
      </w:r>
      <w:r>
        <w:t xml:space="preserve"> any</w:t>
      </w:r>
      <w:r w:rsidR="00375401">
        <w:t xml:space="preserve"> key</w:t>
      </w:r>
      <w:r>
        <w:t xml:space="preserve">. </w:t>
      </w:r>
      <w:r w:rsidR="00AD14BF">
        <w:t>BASIC! executes t</w:t>
      </w:r>
      <w:r>
        <w:t>he statements following th</w:t>
      </w:r>
      <w:r w:rsidR="00A40522">
        <w:t xml:space="preserve">e </w:t>
      </w:r>
      <w:r w:rsidR="00A40522">
        <w:rPr>
          <w:b/>
        </w:rPr>
        <w:t>OnKeyPress:</w:t>
      </w:r>
      <w:r>
        <w:t xml:space="preserve"> label </w:t>
      </w:r>
      <w:r w:rsidR="00A40522">
        <w:t xml:space="preserve">until it reaches a </w:t>
      </w:r>
      <w:r w:rsidR="00A40522">
        <w:rPr>
          <w:b/>
        </w:rPr>
        <w:t>Key.resume</w:t>
      </w:r>
      <w:r>
        <w:t>.</w:t>
      </w:r>
    </w:p>
    <w:p w:rsidR="00716E6B" w:rsidRDefault="00716E6B" w:rsidP="005F4916">
      <w:pPr>
        <w:pStyle w:val="Heading3"/>
      </w:pPr>
      <w:bookmarkStart w:id="283" w:name="_Toc5235893"/>
      <w:r>
        <w:t>Key.</w:t>
      </w:r>
      <w:r w:rsidR="001B1CBE">
        <w:t>r</w:t>
      </w:r>
      <w:r>
        <w:t>esume</w:t>
      </w:r>
      <w:bookmarkEnd w:id="283"/>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A40522" w:rsidP="00716E6B">
      <w:r>
        <w:t>R</w:t>
      </w:r>
      <w:r w:rsidR="00716E6B">
        <w:t>esume</w:t>
      </w:r>
      <w:r>
        <w:t>s execution</w:t>
      </w:r>
      <w:r w:rsidR="00716E6B">
        <w:t xml:space="preserve"> at the point </w:t>
      </w:r>
      <w:r>
        <w:t xml:space="preserve">in the BASIC! program </w:t>
      </w:r>
      <w:r w:rsidR="00716E6B">
        <w:t xml:space="preserve">where the </w:t>
      </w:r>
      <w:r>
        <w:rPr>
          <w:b/>
        </w:rPr>
        <w:t>OnKeyPress:</w:t>
      </w:r>
      <w:r>
        <w:t xml:space="preserve"> interrupt occurred</w:t>
      </w:r>
      <w:r w:rsidR="00716E6B">
        <w:t>.</w:t>
      </w:r>
    </w:p>
    <w:p w:rsidR="003F5BEC" w:rsidRDefault="003F5BEC" w:rsidP="00A40522">
      <w:pPr>
        <w:pStyle w:val="Heading3"/>
      </w:pPr>
      <w:bookmarkStart w:id="284" w:name="_Toc5235894"/>
      <w:r>
        <w:t>OnLowMemory:</w:t>
      </w:r>
      <w:bookmarkEnd w:id="284"/>
      <w:r>
        <w:fldChar w:fldCharType="begin"/>
      </w:r>
      <w:r>
        <w:instrText xml:space="preserve"> XE "</w:instrText>
      </w:r>
      <w:r w:rsidRPr="00620DDE">
        <w:instrText>On</w:instrText>
      </w:r>
      <w:r w:rsidR="003806A7">
        <w:instrText>LowMemory</w:instrText>
      </w:r>
      <w:r w:rsidRPr="00620DDE">
        <w:instrText>\:</w:instrText>
      </w:r>
      <w:r>
        <w:instrText xml:space="preserve">" </w:instrText>
      </w:r>
      <w:r>
        <w:fldChar w:fldCharType="end"/>
      </w:r>
    </w:p>
    <w:p w:rsidR="003F5BEC" w:rsidRPr="003F5BEC" w:rsidRDefault="00A40522" w:rsidP="003F5BEC">
      <w:r>
        <w:t>Interrupt label that t</w:t>
      </w:r>
      <w:r w:rsidR="002B79CE">
        <w:t>raps</w:t>
      </w:r>
      <w:r w:rsidR="003F5BEC">
        <w:t xml:space="preserve"> the Android "low memory" warning</w:t>
      </w:r>
      <w:r>
        <w:t>.</w:t>
      </w:r>
      <w:r w:rsidR="003F5BEC">
        <w:t xml:space="preserve"> </w:t>
      </w:r>
      <w:r>
        <w:t>BASIC! executes</w:t>
      </w:r>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285" w:name="_Toc5235895"/>
      <w:r>
        <w:t>LowMemory.resume</w:t>
      </w:r>
      <w:bookmarkEnd w:id="285"/>
      <w:r>
        <w:fldChar w:fldCharType="begin"/>
      </w:r>
      <w:r>
        <w:instrText xml:space="preserve"> XE "</w:instrText>
      </w:r>
      <w:r w:rsidR="003806A7">
        <w:instrText>LowMemory</w:instrText>
      </w:r>
      <w:r w:rsidRPr="00620DDE">
        <w:instrText>.</w:instrText>
      </w:r>
      <w:r>
        <w:instrText>r</w:instrText>
      </w:r>
      <w:r w:rsidRPr="00620DDE">
        <w:instrText>esume</w:instrText>
      </w:r>
      <w:r>
        <w:instrText xml:space="preserve">" </w:instrText>
      </w:r>
      <w:r>
        <w:fldChar w:fldCharType="end"/>
      </w:r>
    </w:p>
    <w:p w:rsidR="00A40522" w:rsidRPr="00716E6B" w:rsidRDefault="00A40522" w:rsidP="001C1A05">
      <w:r>
        <w:t>R</w:t>
      </w:r>
      <w:r w:rsidR="003F5BEC">
        <w:t>esume</w:t>
      </w:r>
      <w:r>
        <w:t>s execution</w:t>
      </w:r>
      <w:r w:rsidR="003F5BEC">
        <w:t xml:space="preserve"> at the point </w:t>
      </w:r>
      <w:r>
        <w:t xml:space="preserve">in the BASIC! program </w:t>
      </w:r>
      <w:r w:rsidR="003F5BEC">
        <w:t xml:space="preserve">where the </w:t>
      </w:r>
      <w:r>
        <w:rPr>
          <w:b/>
        </w:rPr>
        <w:t>OnLowMemory:</w:t>
      </w:r>
      <w:r>
        <w:t xml:space="preserve"> interrupt occured</w:t>
      </w:r>
      <w:r w:rsidR="003F5BEC">
        <w:t>.</w:t>
      </w:r>
    </w:p>
    <w:p w:rsidR="00D91C25" w:rsidRDefault="00DB4176" w:rsidP="00EB1F62">
      <w:pPr>
        <w:pStyle w:val="Heading2"/>
      </w:pPr>
      <w:bookmarkStart w:id="286" w:name="_Toc5235896"/>
      <w:r>
        <w:t>End{ &lt;msg_sexp&gt;</w:t>
      </w:r>
      <w:r w:rsidRPr="00DB4176">
        <w:t>}</w:t>
      </w:r>
      <w:bookmarkEnd w:id="286"/>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 xml:space="preserve">rints a message and stops the execution of the program. </w:t>
      </w:r>
      <w:r w:rsidR="00D949C2">
        <w:t xml:space="preserve">The default message in "END". </w:t>
      </w:r>
      <w:r w:rsidR="00DB4176">
        <w:t xml:space="preserve">You can use the optional &lt;msg_sexp&gt; argument to specify </w:t>
      </w:r>
      <w:r w:rsidR="00D949C2">
        <w:t>a different</w:t>
      </w:r>
      <w:r w:rsidR="00DB4176">
        <w:t xml:space="preserve"> message.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287" w:name="_Toc5235897"/>
      <w:r>
        <w:t>Exit</w:t>
      </w:r>
      <w:bookmarkEnd w:id="287"/>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288" w:name="_Toc5235898"/>
      <w:r>
        <w:t>READ – DATA</w:t>
      </w:r>
      <w:r w:rsidR="005757F3">
        <w:t xml:space="preserve"> – </w:t>
      </w:r>
      <w:r w:rsidR="00A64D40">
        <w:t>RESTORE</w:t>
      </w:r>
      <w:r>
        <w:t xml:space="preserve"> Commands</w:t>
      </w:r>
      <w:bookmarkEnd w:id="288"/>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289" w:name="_Toc5235899"/>
      <w:r>
        <w:t>Read.data &lt;number&gt;|&lt;string&gt;</w:t>
      </w:r>
      <w:r w:rsidR="001F65EF">
        <w:t>{,&lt;number&gt;|&lt;string&gt;</w:t>
      </w:r>
      <w:r w:rsidR="00254A25">
        <w:t>...</w:t>
      </w:r>
      <w:r w:rsidR="001F65EF">
        <w:t>,&lt;number&gt;|&lt;string&gt;}</w:t>
      </w:r>
      <w:bookmarkEnd w:id="289"/>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lastRenderedPageBreak/>
        <w:t>Read.data</w:t>
      </w:r>
      <w:r>
        <w:t xml:space="preserve"> is equivalent to the </w:t>
      </w:r>
      <w:r w:rsidRPr="00CA1113">
        <w:rPr>
          <w:b/>
        </w:rPr>
        <w:t>DATA</w:t>
      </w:r>
      <w:r>
        <w:t xml:space="preserve"> statement in Dartmouth Basic.</w:t>
      </w:r>
    </w:p>
    <w:p w:rsidR="001F65EF" w:rsidRDefault="001F65EF" w:rsidP="00EB1F62">
      <w:pPr>
        <w:pStyle w:val="Heading2"/>
      </w:pPr>
      <w:bookmarkStart w:id="290" w:name="_Toc5235900"/>
      <w:r>
        <w:t>Read.next</w:t>
      </w:r>
      <w:r w:rsidR="00DC6D33">
        <w:t xml:space="preserve"> &lt;var&gt;,</w:t>
      </w:r>
      <w:r w:rsidR="00196AF1">
        <w:t xml:space="preserve"> </w:t>
      </w:r>
      <w:r w:rsidR="00254A25">
        <w:t>...</w:t>
      </w:r>
      <w:bookmarkEnd w:id="290"/>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291" w:name="_Toc5235901"/>
      <w:r>
        <w:t>Read.from &lt;nexp&gt;</w:t>
      </w:r>
      <w:bookmarkEnd w:id="291"/>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292" w:name="_Toc5235902"/>
      <w:r>
        <w:t>Debug Commands</w:t>
      </w:r>
      <w:bookmarkEnd w:id="292"/>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293" w:name="_Toc5235903"/>
      <w:r>
        <w:t>Debug.on</w:t>
      </w:r>
      <w:bookmarkEnd w:id="293"/>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294" w:name="_Toc5235904"/>
      <w:r>
        <w:t>Debug.off</w:t>
      </w:r>
      <w:bookmarkEnd w:id="294"/>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295" w:name="_Toc5235905"/>
      <w:r>
        <w:t>Debug.echo.on</w:t>
      </w:r>
      <w:bookmarkEnd w:id="295"/>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CE45D3" w:rsidRDefault="00CE45D3" w:rsidP="00CE45D3">
      <w:pPr>
        <w:pStyle w:val="Heading2"/>
      </w:pPr>
      <w:bookmarkStart w:id="296" w:name="_Toc5235906"/>
      <w:r>
        <w:lastRenderedPageBreak/>
        <w:t>Echo.on</w:t>
      </w:r>
      <w:bookmarkEnd w:id="296"/>
      <w:r>
        <w:fldChar w:fldCharType="begin"/>
      </w:r>
      <w:r>
        <w:instrText xml:space="preserve"> XE "</w:instrText>
      </w:r>
      <w:r w:rsidRPr="003E4027">
        <w:instrText>Echo.on</w:instrText>
      </w:r>
      <w:r>
        <w:instrText xml:space="preserve">" </w:instrText>
      </w:r>
      <w:r>
        <w:fldChar w:fldCharType="end"/>
      </w:r>
    </w:p>
    <w:p w:rsidR="00CE45D3" w:rsidRPr="006719A2" w:rsidRDefault="00CE45D3" w:rsidP="00CE45D3">
      <w:r>
        <w:t xml:space="preserve">Same as </w:t>
      </w:r>
      <w:r w:rsidR="00D4046C" w:rsidRPr="00D4046C">
        <w:rPr>
          <w:b/>
        </w:rPr>
        <w:t>D</w:t>
      </w:r>
      <w:r w:rsidRPr="00D4046C">
        <w:rPr>
          <w:b/>
        </w:rPr>
        <w:t>ebug.echo.on</w:t>
      </w:r>
      <w:r>
        <w:t>.</w:t>
      </w:r>
    </w:p>
    <w:p w:rsidR="00096DF7" w:rsidRDefault="00096DF7" w:rsidP="00EB1F62">
      <w:pPr>
        <w:pStyle w:val="Heading2"/>
      </w:pPr>
      <w:bookmarkStart w:id="297" w:name="_Toc5235907"/>
      <w:r>
        <w:t>Debug.echo.off</w:t>
      </w:r>
      <w:bookmarkEnd w:id="297"/>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CE45D3" w:rsidRDefault="00CE45D3" w:rsidP="00CE45D3">
      <w:pPr>
        <w:pStyle w:val="Heading2"/>
      </w:pPr>
      <w:bookmarkStart w:id="298" w:name="_Toc5235908"/>
      <w:r>
        <w:t>Echo.off</w:t>
      </w:r>
      <w:bookmarkEnd w:id="298"/>
      <w:r>
        <w:fldChar w:fldCharType="begin"/>
      </w:r>
      <w:r>
        <w:instrText xml:space="preserve"> XE "</w:instrText>
      </w:r>
      <w:r w:rsidRPr="003E4027">
        <w:instrText>Echo.off</w:instrText>
      </w:r>
      <w:r>
        <w:instrText xml:space="preserve">" </w:instrText>
      </w:r>
      <w:r>
        <w:fldChar w:fldCharType="end"/>
      </w:r>
    </w:p>
    <w:p w:rsidR="00CE45D3" w:rsidRPr="006719A2" w:rsidRDefault="00D4046C" w:rsidP="00CE45D3">
      <w:r>
        <w:t xml:space="preserve">Same as </w:t>
      </w:r>
      <w:r w:rsidRPr="00D4046C">
        <w:rPr>
          <w:b/>
        </w:rPr>
        <w:t>D</w:t>
      </w:r>
      <w:r w:rsidR="00CE45D3" w:rsidRPr="00D4046C">
        <w:rPr>
          <w:b/>
        </w:rPr>
        <w:t>ebug.echo.off</w:t>
      </w:r>
      <w:r w:rsidR="00CE45D3">
        <w:t>.</w:t>
      </w:r>
    </w:p>
    <w:p w:rsidR="00096DF7" w:rsidRDefault="00096DF7" w:rsidP="00EB1F62">
      <w:pPr>
        <w:pStyle w:val="Heading2"/>
      </w:pPr>
      <w:bookmarkStart w:id="299" w:name="_Toc5235909"/>
      <w:r>
        <w:t>Debug.print</w:t>
      </w:r>
      <w:bookmarkEnd w:id="299"/>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300" w:name="_Toc5235910"/>
      <w:r>
        <w:t>Debug.dump.scalars</w:t>
      </w:r>
      <w:bookmarkEnd w:id="300"/>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301" w:name="_Toc5235911"/>
      <w:r>
        <w:t>Debug.dump.array Array[]</w:t>
      </w:r>
      <w:bookmarkEnd w:id="301"/>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302" w:name="_Toc5235912"/>
      <w:r>
        <w:t>Debug.dump.bundle &lt;bundlePtr_nexp&gt;</w:t>
      </w:r>
      <w:bookmarkEnd w:id="302"/>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303" w:name="_Toc5235913"/>
      <w:r>
        <w:t>Debug.dump.list &lt;listPtr_nexp&gt;</w:t>
      </w:r>
      <w:bookmarkEnd w:id="303"/>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304" w:name="_Toc5235914"/>
      <w:r>
        <w:t>Debug.dump.stack &lt;stackPtr_nexp&gt;</w:t>
      </w:r>
      <w:bookmarkEnd w:id="304"/>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305" w:name="_Toc5235915"/>
      <w:r w:rsidRPr="00CD5746">
        <w:t>Debug.show.scalars</w:t>
      </w:r>
      <w:bookmarkEnd w:id="305"/>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06" w:name="_Toc5235916"/>
      <w:r w:rsidRPr="00CD5746">
        <w:lastRenderedPageBreak/>
        <w:t>Debug.show.array Array[]</w:t>
      </w:r>
      <w:bookmarkEnd w:id="306"/>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07" w:name="_Toc5235917"/>
      <w:r w:rsidRPr="00CD5746">
        <w:t>Debug.show.bundle &lt;bundlePtr_nexp&gt;</w:t>
      </w:r>
      <w:bookmarkEnd w:id="307"/>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08" w:name="_Toc5235918"/>
      <w:r w:rsidRPr="00CD5746">
        <w:t>Debug.show.list &lt;listPtr_nexp&gt;</w:t>
      </w:r>
      <w:bookmarkEnd w:id="308"/>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09" w:name="_Toc5235919"/>
      <w:r w:rsidRPr="00CD5746">
        <w:t>Debug.show.stack &lt;stackPtr_nexp&gt;</w:t>
      </w:r>
      <w:bookmarkEnd w:id="309"/>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10" w:name="_Toc5235920"/>
      <w:r w:rsidRPr="00CD5746">
        <w:t xml:space="preserve">Debug.watch var, </w:t>
      </w:r>
      <w:r w:rsidR="00254A25">
        <w:t>...</w:t>
      </w:r>
      <w:bookmarkEnd w:id="310"/>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311" w:name="_Toc5235921"/>
      <w:r w:rsidRPr="00CD5746">
        <w:t>Debug.show.watch</w:t>
      </w:r>
      <w:bookmarkEnd w:id="311"/>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12" w:name="_Toc5235922"/>
      <w:r w:rsidRPr="00CD5746">
        <w:t>Debug.show.program</w:t>
      </w:r>
      <w:bookmarkEnd w:id="312"/>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lastRenderedPageBreak/>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313" w:name="_Toc5235923"/>
      <w:r w:rsidRPr="00CD5746">
        <w:t>Debug.show</w:t>
      </w:r>
      <w:bookmarkEnd w:id="313"/>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314" w:name="_Toc5235924"/>
      <w:r>
        <w:t>Fonts</w:t>
      </w:r>
      <w:bookmarkEnd w:id="314"/>
    </w:p>
    <w:p w:rsidR="009A1037" w:rsidRDefault="009A1037" w:rsidP="009A1037">
      <w:r>
        <w:t>Your program can use fonts loaded from files.</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315" w:name="_Toc5235925"/>
      <w:r>
        <w:t>Font</w:t>
      </w:r>
      <w:r w:rsidRPr="00CD5746">
        <w:t>.</w:t>
      </w:r>
      <w:r>
        <w:t>load &lt;font_ptr_nvar&gt;, &lt;filename_sexp&gt;</w:t>
      </w:r>
      <w:bookmarkEnd w:id="315"/>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316" w:name="_Toc5235926"/>
      <w:r>
        <w:t>Font</w:t>
      </w:r>
      <w:r w:rsidRPr="00CD5746">
        <w:t>.</w:t>
      </w:r>
      <w:r>
        <w:t xml:space="preserve">delete </w:t>
      </w:r>
      <w:r w:rsidR="00F733A7">
        <w:t>{</w:t>
      </w:r>
      <w:r>
        <w:t>&lt;font_ptr_n</w:t>
      </w:r>
      <w:r w:rsidR="00CE41D9">
        <w:t>exp</w:t>
      </w:r>
      <w:r>
        <w:t>&gt;</w:t>
      </w:r>
      <w:r w:rsidR="00F733A7">
        <w:t>}</w:t>
      </w:r>
      <w:bookmarkEnd w:id="316"/>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317" w:name="_Toc5235927"/>
      <w:r>
        <w:t>Font</w:t>
      </w:r>
      <w:r w:rsidRPr="00CD5746">
        <w:t>.</w:t>
      </w:r>
      <w:r>
        <w:t>clear</w:t>
      </w:r>
      <w:bookmarkEnd w:id="317"/>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lastRenderedPageBreak/>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318" w:name="_Toc5235928"/>
      <w:r>
        <w:t>Console I/O</w:t>
      </w:r>
      <w:bookmarkEnd w:id="318"/>
    </w:p>
    <w:p w:rsidR="00D91C25" w:rsidRDefault="00645E12" w:rsidP="00EB1F62">
      <w:pPr>
        <w:pStyle w:val="Heading2"/>
      </w:pPr>
      <w:bookmarkStart w:id="319" w:name="_Toc5235929"/>
      <w:r>
        <w:t>Output Console</w:t>
      </w:r>
      <w:bookmarkEnd w:id="319"/>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320" w:name="_Toc5235930"/>
      <w:r w:rsidRPr="00D91C25">
        <w:t>Print</w:t>
      </w:r>
      <w:r w:rsidR="00184DA5">
        <w:t xml:space="preserve"> </w:t>
      </w:r>
      <w:r w:rsidR="008451C1">
        <w:t>{</w:t>
      </w:r>
      <w:r w:rsidR="00184DA5">
        <w:t>&lt;exp&gt; {,|;}</w:t>
      </w:r>
      <w:r w:rsidR="00A46A88">
        <w:t>}</w:t>
      </w:r>
      <w:r w:rsidR="00184DA5">
        <w:t xml:space="preserve"> ...</w:t>
      </w:r>
      <w:bookmarkEnd w:id="320"/>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321" w:name="_Toc5235931"/>
      <w:r>
        <w:t>?</w:t>
      </w:r>
      <w:r w:rsidR="007A7950">
        <w:t xml:space="preserve"> {&lt;exp&gt; {,|;}} ...</w:t>
      </w:r>
      <w:bookmarkEnd w:id="321"/>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lastRenderedPageBreak/>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322" w:name="_Toc5235932"/>
      <w:r w:rsidRPr="00D91C25">
        <w:t>Print</w:t>
      </w:r>
      <w:r>
        <w:t xml:space="preserve"> with User-Defined Functions</w:t>
      </w:r>
      <w:bookmarkEnd w:id="322"/>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Pr="00DC1FC0" w:rsidRDefault="007004EF" w:rsidP="007004EF">
      <w:pPr>
        <w:pStyle w:val="Codeexample"/>
        <w:rPr>
          <w:rFonts w:ascii="Letter Gothic" w:hAnsi="Letter Gothic"/>
          <w:b w:val="0"/>
        </w:rPr>
      </w:pPr>
      <w:r w:rsidRPr="00DC1FC0">
        <w:rPr>
          <w:rFonts w:ascii="Letter Gothic" w:hAnsi="Letter Gothic"/>
          <w:b w:val="0"/>
        </w:rPr>
        <w:t>! Do this:</w:t>
      </w:r>
    </w:p>
    <w:p w:rsidR="007004EF" w:rsidRPr="00DC1FC0" w:rsidRDefault="00DF1FB1" w:rsidP="007004EF">
      <w:pPr>
        <w:pStyle w:val="Codeexample"/>
        <w:rPr>
          <w:rFonts w:ascii="Letter Gothic" w:hAnsi="Letter Gothic"/>
          <w:b w:val="0"/>
        </w:rPr>
      </w:pPr>
      <w:r w:rsidRPr="00DC1FC0">
        <w:rPr>
          <w:rFonts w:ascii="Letter Gothic" w:hAnsi="Letter Gothic"/>
          <w:b w:val="0"/>
        </w:rPr>
        <w:t>y =</w:t>
      </w:r>
      <w:r w:rsidR="007004EF" w:rsidRPr="00DC1FC0">
        <w:rPr>
          <w:rFonts w:ascii="Letter Gothic" w:hAnsi="Letter Gothic"/>
          <w:b w:val="0"/>
        </w:rPr>
        <w:t xml:space="preserve"> </w:t>
      </w:r>
      <w:r w:rsidRPr="00DC1FC0">
        <w:rPr>
          <w:rFonts w:ascii="Letter Gothic" w:hAnsi="Letter Gothic"/>
          <w:b w:val="0"/>
        </w:rPr>
        <w:t>MyFunction(x</w:t>
      </w:r>
      <w:r w:rsidR="007004EF" w:rsidRPr="00DC1FC0">
        <w:rPr>
          <w:rFonts w:ascii="Letter Gothic" w:hAnsi="Letter Gothic"/>
          <w:b w:val="0"/>
        </w:rPr>
        <w:t>)</w:t>
      </w:r>
    </w:p>
    <w:p w:rsidR="007004EF" w:rsidRPr="00DC1FC0" w:rsidRDefault="00DF1FB1" w:rsidP="007004EF">
      <w:pPr>
        <w:pStyle w:val="Codeexample"/>
        <w:rPr>
          <w:rFonts w:ascii="Letter Gothic" w:hAnsi="Letter Gothic"/>
          <w:b w:val="0"/>
        </w:rPr>
      </w:pPr>
      <w:r w:rsidRPr="00DC1FC0">
        <w:rPr>
          <w:rFonts w:ascii="Letter Gothic" w:hAnsi="Letter Gothic"/>
          <w:b w:val="0"/>
        </w:rPr>
        <w:t>Print y</w:t>
      </w:r>
    </w:p>
    <w:p w:rsidR="007004EF" w:rsidRPr="00DC1FC0" w:rsidRDefault="00DF1FB1" w:rsidP="007004EF">
      <w:pPr>
        <w:pStyle w:val="Codeexample"/>
        <w:rPr>
          <w:rFonts w:ascii="Letter Gothic" w:hAnsi="Letter Gothic"/>
          <w:b w:val="0"/>
        </w:rPr>
      </w:pPr>
      <w:r w:rsidRPr="00DC1FC0">
        <w:rPr>
          <w:rFonts w:ascii="Letter Gothic" w:hAnsi="Letter Gothic"/>
          <w:b w:val="0"/>
        </w:rPr>
        <w:t>! NOT this:</w:t>
      </w:r>
    </w:p>
    <w:p w:rsidR="007004EF" w:rsidRPr="00DC1FC0" w:rsidRDefault="00DF1FB1" w:rsidP="007004EF">
      <w:pPr>
        <w:pStyle w:val="Codeexample"/>
        <w:rPr>
          <w:rFonts w:ascii="Letter Gothic" w:hAnsi="Letter Gothic"/>
          <w:b w:val="0"/>
        </w:rPr>
      </w:pPr>
      <w:r w:rsidRPr="00DC1FC0">
        <w:rPr>
          <w:rFonts w:ascii="Letter Gothic" w:hAnsi="Letter Gothic"/>
          <w:b w:val="0"/>
        </w:rPr>
        <w:t>Print MyFunction(x)</w:t>
      </w:r>
    </w:p>
    <w:p w:rsidR="000D4623" w:rsidRDefault="000D4623" w:rsidP="000D4623">
      <w:pPr>
        <w:pStyle w:val="Heading3"/>
      </w:pPr>
      <w:bookmarkStart w:id="323" w:name="_Toc5235933"/>
      <w:r>
        <w:t>Cls</w:t>
      </w:r>
      <w:bookmarkEnd w:id="323"/>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324" w:name="_Toc5235934"/>
      <w:r>
        <w:t>Console.front</w:t>
      </w:r>
      <w:bookmarkEnd w:id="324"/>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325" w:name="_Toc5235935"/>
      <w:r>
        <w:t>Console.line.count &lt;count_nvar&gt;</w:t>
      </w:r>
      <w:bookmarkEnd w:id="325"/>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326" w:name="_Toc5235936"/>
      <w:r>
        <w:t>Console.line.text &lt;line_nexp&gt;</w:t>
      </w:r>
      <w:r w:rsidR="000B4495">
        <w:t>, &lt;text_svar&gt;</w:t>
      </w:r>
      <w:bookmarkEnd w:id="326"/>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327" w:name="_Toc5235937"/>
      <w:r>
        <w:lastRenderedPageBreak/>
        <w:t>Console.line.touched &lt;line_nvar&gt;</w:t>
      </w:r>
      <w:r w:rsidR="000B4495">
        <w:t xml:space="preserve"> {, &lt;press_lvar&gt;}</w:t>
      </w:r>
      <w:bookmarkEnd w:id="327"/>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328" w:name="_Toc5235938"/>
      <w:r>
        <w:t>Console.save &lt;filename_sexp&gt;</w:t>
      </w:r>
      <w:bookmarkEnd w:id="328"/>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329" w:name="_Toc5235939"/>
      <w:r>
        <w:t>Console.title { &lt;title_sexp&gt;}</w:t>
      </w:r>
      <w:bookmarkEnd w:id="329"/>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330" w:name="_Toc5235940"/>
      <w:r>
        <w:t xml:space="preserve">User </w:t>
      </w:r>
      <w:r w:rsidR="00D91C25">
        <w:t>Input</w:t>
      </w:r>
      <w:r w:rsidR="006C56BC">
        <w:t xml:space="preserve"> and Interaction</w:t>
      </w:r>
      <w:bookmarkEnd w:id="330"/>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331" w:name="_Toc5235941"/>
      <w:r>
        <w:t>Dialog.m</w:t>
      </w:r>
      <w:r w:rsidR="00BD0BBD">
        <w:t>essage {&lt;title_sexp&gt;}, {&lt;message_sexp&gt;}, &lt;sel_nvar&gt; {, &lt;button1_sexp&gt;{, &lt;button2_sexp&gt;{, &lt;button3_sexp&gt;}}}</w:t>
      </w:r>
      <w:bookmarkEnd w:id="331"/>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w:t>
      </w:r>
      <w:r w:rsidR="00170927">
        <w:t xml:space="preserve">selected </w:t>
      </w:r>
      <w:r w:rsidR="00CF51F7">
        <w:t xml:space="preserve">button is returned in </w:t>
      </w:r>
      <w:r>
        <w:t>&lt;sel_nvar&gt;.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lastRenderedPageBreak/>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 xml:space="preserve">You may have 0, 1, 2, or 3 buttons. </w:t>
      </w:r>
      <w:r w:rsidR="00170927">
        <w:t>On most devices, t</w:t>
      </w:r>
      <w:r>
        <w:t xml:space="preserve">he buttons are numbered from right-to-left, because Android style guides recommend the positive action on the right and the negative action on the left. </w:t>
      </w:r>
      <w:r w:rsidR="00170927">
        <w:t>Some devices differ. On compliant devices,</w:t>
      </w:r>
      <w:r>
        <w:t xml:space="preserve"> tapping the right-most button returns 1.</w:t>
      </w:r>
    </w:p>
    <w:p w:rsidR="00BD0BBD" w:rsidRDefault="00CC6B5B" w:rsidP="00BD0BBD">
      <w:r>
        <w:t>All of the parameters except the</w:t>
      </w:r>
      <w:r w:rsidR="00170927">
        <w:t xml:space="preserve"> selection index variable</w:t>
      </w:r>
      <w:r>
        <w:t xml:space="preserve"> &lt;sel_nvar&gt;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332" w:name="_Toc5235942"/>
      <w:r>
        <w:t>Dialog.s</w:t>
      </w:r>
      <w:r w:rsidR="00ED539B">
        <w:t>elect &lt;sel_nvar&gt;, &lt;Array$[]&gt;|&lt;list_nexp&gt; {,&lt;title_sexp&gt;}</w:t>
      </w:r>
      <w:bookmarkEnd w:id="332"/>
      <w:r w:rsidR="00ED539B">
        <w:fldChar w:fldCharType="begin"/>
      </w:r>
      <w:r w:rsidR="00ED539B">
        <w:instrText xml:space="preserve"> XE "</w:instrText>
      </w:r>
      <w:r>
        <w:instrText>Dialog.s</w:instrText>
      </w:r>
      <w:r w:rsidR="00ED539B" w:rsidRPr="00BB7FC4">
        <w:instrText xml:space="preserve">elect &lt;sel_nvar&gt;,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w:t>
      </w:r>
      <w:r w:rsidR="00170927">
        <w:t>e selected</w:t>
      </w:r>
      <w:r w:rsidR="00CF51F7">
        <w:t xml:space="preserve"> line is</w:t>
      </w:r>
      <w:r>
        <w:t xml:space="preserve"> returned in the &lt;sel_nvar&gt;.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333" w:name="_Toc5235943"/>
      <w:r>
        <w:lastRenderedPageBreak/>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333"/>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334" w:name="_Toc5235944"/>
      <w:r>
        <w:t>Inkey$</w:t>
      </w:r>
      <w:r w:rsidR="00D1460F">
        <w:t xml:space="preserve"> &lt;svar&gt;</w:t>
      </w:r>
      <w:bookmarkEnd w:id="334"/>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335" w:name="_Toc5235945"/>
      <w:r>
        <w:lastRenderedPageBreak/>
        <w:t>Popup &lt;message_sexp&gt;</w:t>
      </w:r>
      <w:r w:rsidR="00E3611B">
        <w:t xml:space="preserve"> {{</w:t>
      </w:r>
      <w:r>
        <w:t>, &lt;x_nexp&gt;</w:t>
      </w:r>
      <w:r w:rsidR="00E3611B">
        <w:t>}{</w:t>
      </w:r>
      <w:r>
        <w:t>, &lt;y_nexp&gt;</w:t>
      </w:r>
      <w:r w:rsidR="00E3611B">
        <w:t>}{</w:t>
      </w:r>
      <w:r>
        <w:t>, &lt;duration_</w:t>
      </w:r>
      <w:r w:rsidR="00794F45">
        <w:t>l</w:t>
      </w:r>
      <w:r>
        <w:t>exp&gt;</w:t>
      </w:r>
      <w:r w:rsidR="00E3611B">
        <w:t>}}</w:t>
      </w:r>
      <w:bookmarkEnd w:id="335"/>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336" w:name="_Toc5235946"/>
      <w:r>
        <w:t>Select &lt;sel_nvar&gt;, &lt;Array$[]&gt;|&lt;list_nexp&gt; {,&lt;title_sexp&gt; {, &lt;message_sexp&gt; } } {,&lt;press_lvar&gt; }</w:t>
      </w:r>
      <w:bookmarkEnd w:id="336"/>
      <w:r>
        <w:fldChar w:fldCharType="begin"/>
      </w:r>
      <w:r>
        <w:instrText xml:space="preserve"> XE "</w:instrText>
      </w:r>
      <w:r w:rsidRPr="00BB7FC4">
        <w:instrText xml:space="preserve">Select &lt;sel_nvar&gt;,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f th</w:t>
      </w:r>
      <w:r w:rsidR="00170927">
        <w:t>e selected</w:t>
      </w:r>
      <w:r>
        <w:t xml:space="preserve"> line </w:t>
      </w:r>
      <w:r w:rsidR="00CF51F7">
        <w:t>is</w:t>
      </w:r>
      <w:r>
        <w:t xml:space="preserve"> returned</w:t>
      </w:r>
      <w:r w:rsidR="00CF51F7">
        <w:t xml:space="preserve"> in the </w:t>
      </w:r>
      <w:r>
        <w:t>&lt;sel_nvar&gt;.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337" w:name="_Toc523594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337"/>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lastRenderedPageBreak/>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1732BB" w:rsidP="006D1B99">
      <w:pPr>
        <w:pStyle w:val="Codeexample"/>
        <w:rPr>
          <w:rFonts w:ascii="Letter Gothic" w:hAnsi="Letter Gothic"/>
          <w:b w:val="0"/>
        </w:rPr>
      </w:pPr>
      <w:r>
        <w:rPr>
          <w:rFonts w:ascii="Letter Gothic" w:hAnsi="Letter Gothic"/>
          <w:b w:val="0"/>
        </w:rPr>
        <w:t>GRABFILE</w:t>
      </w:r>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rsidR="006D1B99" w:rsidRPr="0096220C" w:rsidRDefault="001732BB" w:rsidP="006D1B99">
      <w:pPr>
        <w:pStyle w:val="Codeexample"/>
        <w:rPr>
          <w:rFonts w:ascii="Letter Gothic" w:hAnsi="Letter Gothic"/>
          <w:b w:val="0"/>
        </w:rPr>
      </w:pPr>
      <w:r>
        <w:rPr>
          <w:rFonts w:ascii="Letter Gothic" w:hAnsi="Letter Gothic"/>
          <w:b w:val="0"/>
        </w:rPr>
        <w:t>TEXT.INPUT</w:t>
      </w:r>
      <w:r w:rsidR="00F5620B" w:rsidRPr="0096220C">
        <w:rPr>
          <w:rFonts w:ascii="Letter Gothic" w:hAnsi="Letter Gothic"/>
          <w:b w:val="0"/>
        </w:rPr>
        <w:t xml:space="preserve"> r$,s$</w:t>
      </w:r>
    </w:p>
    <w:p w:rsidR="006D1B99" w:rsidRPr="0096220C" w:rsidRDefault="001732BB" w:rsidP="006D1B99">
      <w:pPr>
        <w:pStyle w:val="Codeexample"/>
        <w:rPr>
          <w:rFonts w:ascii="Letter Gothic" w:hAnsi="Letter Gothic"/>
          <w:b w:val="0"/>
        </w:rPr>
      </w:pPr>
      <w:r>
        <w:rPr>
          <w:rFonts w:ascii="Letter Gothic" w:hAnsi="Letter Gothic"/>
          <w:b w:val="0"/>
        </w:rPr>
        <w:t>PRINT</w:t>
      </w:r>
      <w:r w:rsidR="00F5620B" w:rsidRPr="0096220C">
        <w:rPr>
          <w:rFonts w:ascii="Letter Gothic" w:hAnsi="Letter Gothic"/>
          <w:b w:val="0"/>
        </w:rPr>
        <w:t xml:space="preserve"> r$</w:t>
      </w:r>
    </w:p>
    <w:p w:rsidR="00F5620B" w:rsidRPr="0096220C" w:rsidRDefault="001732BB" w:rsidP="006D1B99">
      <w:pPr>
        <w:pStyle w:val="Codeexample"/>
        <w:rPr>
          <w:rFonts w:ascii="Letter Gothic" w:hAnsi="Letter Gothic"/>
          <w:b w:val="0"/>
        </w:rPr>
      </w:pPr>
      <w:r>
        <w:rPr>
          <w:rFonts w:ascii="Letter Gothic" w:hAnsi="Letter Gothic"/>
          <w:b w:val="0"/>
        </w:rPr>
        <w:t>END</w:t>
      </w:r>
    </w:p>
    <w:p w:rsidR="00833CF8" w:rsidRDefault="00833CF8" w:rsidP="005F4916">
      <w:pPr>
        <w:pStyle w:val="Heading3"/>
      </w:pPr>
      <w:bookmarkStart w:id="338" w:name="_Toc5235948"/>
      <w:r w:rsidRPr="00833CF8">
        <w:t>TGet &lt;result_svar&gt;</w:t>
      </w:r>
      <w:r>
        <w:t>, &lt;prompt_sexp&gt; {, &lt;title_sexp&gt;</w:t>
      </w:r>
      <w:r w:rsidRPr="00833CF8">
        <w:t>}</w:t>
      </w:r>
      <w:bookmarkEnd w:id="338"/>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339" w:name="_Toc5235949"/>
      <w:r>
        <w:t>Kb.hide</w:t>
      </w:r>
      <w:bookmarkEnd w:id="339"/>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340" w:name="_Toc5235950"/>
      <w:r>
        <w:t>Kb.show</w:t>
      </w:r>
      <w:bookmarkEnd w:id="340"/>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lastRenderedPageBreak/>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341" w:name="_Toc5235951"/>
      <w:r>
        <w:t>Kb.</w:t>
      </w:r>
      <w:r w:rsidR="00194BF8">
        <w:t>toggle</w:t>
      </w:r>
      <w:bookmarkEnd w:id="341"/>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342" w:name="_Toc5235952"/>
      <w:r>
        <w:t>Kb.showing &lt;lvar&gt;</w:t>
      </w:r>
      <w:bookmarkEnd w:id="342"/>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343" w:name="_Toc5235953"/>
      <w:r>
        <w:t>OnKbChange:</w:t>
      </w:r>
      <w:bookmarkEnd w:id="343"/>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w:t>
      </w:r>
      <w:r w:rsidR="00603024">
        <w:t>,</w:t>
      </w:r>
      <w:r w:rsidR="00E638BE">
        <w:t xml:space="preserve"> BASIC! interrupts your program and </w:t>
      </w:r>
      <w:r w:rsidR="00603024">
        <w:t>executes</w:t>
      </w:r>
      <w:r w:rsidR="00E638BE">
        <w:t xml:space="preserve"> the </w:t>
      </w:r>
      <w:r w:rsidR="00603024">
        <w:t>statements</w:t>
      </w:r>
      <w:r w:rsidR="00E638BE">
        <w:t xml:space="preserve">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344" w:name="_Toc5235954"/>
      <w:r>
        <w:t>Kb.resume</w:t>
      </w:r>
      <w:bookmarkEnd w:id="344"/>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345" w:name="_Toc5235955"/>
      <w:r>
        <w:t>The Soft Keyboard and the BACK Key</w:t>
      </w:r>
      <w:bookmarkEnd w:id="345"/>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346" w:name="_Toc5235956"/>
      <w:r>
        <w:lastRenderedPageBreak/>
        <w:t>Working with Files</w:t>
      </w:r>
      <w:bookmarkEnd w:id="346"/>
    </w:p>
    <w:p w:rsidR="00A02B75" w:rsidRDefault="00A02B75" w:rsidP="00613B38">
      <w:r>
        <w:t xml:space="preserve">Android devices </w:t>
      </w:r>
      <w:r w:rsidR="00592915">
        <w:t>may have several file</w:t>
      </w:r>
      <w:r>
        <w:t xml:space="preserve"> storage devices. BASIC! uses one of these devices as its </w:t>
      </w:r>
      <w:r>
        <w:rPr>
          <w:i/>
        </w:rPr>
        <w:t>base drive</w:t>
      </w:r>
      <w:r>
        <w:t xml:space="preserve">. You can select a different base drive in the </w:t>
      </w:r>
      <w:r>
        <w:rPr>
          <w:i/>
        </w:rPr>
        <w:t>Menu-&gt;Preferences</w:t>
      </w:r>
      <w:r>
        <w:t xml:space="preserve"> item </w:t>
      </w:r>
      <w:r w:rsidRPr="00A10646">
        <w:rPr>
          <w:rFonts w:asciiTheme="majorHAnsi" w:hAnsiTheme="majorHAnsi"/>
          <w:smallCaps/>
        </w:rPr>
        <w:t>Base Drive</w:t>
      </w:r>
      <w:r>
        <w:t xml:space="preserve">. In this manual, the notation </w:t>
      </w:r>
      <w:r w:rsidRPr="001D2780">
        <w:rPr>
          <w:b/>
        </w:rPr>
        <w:t>&lt;pref base drive&gt;</w:t>
      </w:r>
      <w:r>
        <w:t xml:space="preserve">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w:t>
      </w:r>
      <w:r w:rsidR="00DB33ED">
        <w:t>you</w:t>
      </w:r>
      <w:r w:rsidR="00DA02A4">
        <w:t xml:space="preserve"> create a standalone apk file (see Appendix D), the base directory is </w:t>
      </w:r>
      <w:r w:rsidR="00DA02A4" w:rsidRPr="00DB33ED">
        <w:rPr>
          <w:b/>
        </w:rPr>
        <w:t>&lt;pref base drive&gt;/rfo-basic</w:t>
      </w:r>
      <w:r w:rsidR="00DA02A4">
        <w:t>. All file</w:t>
      </w:r>
      <w:r w:rsidR="00DB33ED">
        <w:t xml:space="preserve"> path</w:t>
      </w:r>
      <w:r w:rsidR="00DA02A4">
        <w:t xml:space="preserve">s are relative to a subdirectory of the base </w:t>
      </w:r>
      <w:r w:rsidR="00DB33ED">
        <w:t>directory</w:t>
      </w:r>
      <w:r w:rsidR="00DA02A4">
        <w:t>.</w:t>
      </w:r>
    </w:p>
    <w:p w:rsidR="002D4A72" w:rsidRDefault="002D4A72" w:rsidP="00EB1F62">
      <w:pPr>
        <w:pStyle w:val="Heading2"/>
      </w:pPr>
      <w:bookmarkStart w:id="347" w:name="_Toc5235957"/>
      <w:r>
        <w:t>Paths Explained</w:t>
      </w:r>
      <w:r w:rsidR="001628B5">
        <w:t xml:space="preserve"> – a beginner’s guide</w:t>
      </w:r>
      <w:bookmarkEnd w:id="347"/>
    </w:p>
    <w:p w:rsidR="00613B38" w:rsidRDefault="00613B38" w:rsidP="00613B38">
      <w:r>
        <w:t xml:space="preserve">A path describes where a file or directory is located relative to </w:t>
      </w:r>
      <w:r w:rsidR="00F21034">
        <w:t>an</w:t>
      </w:r>
      <w:r w:rsidR="00DA02A4">
        <w:t>other</w:t>
      </w:r>
      <w:r>
        <w:t xml:space="preserve"> directory</w:t>
      </w:r>
      <w:r w:rsidR="000C0A8B">
        <w:t>.</w:t>
      </w:r>
    </w:p>
    <w:p w:rsidR="005B5D56" w:rsidRDefault="00F21034" w:rsidP="00613B38">
      <w:r>
        <w:t>A file is a container for data. A directory is a container for files and other directories.</w:t>
      </w:r>
      <w:r>
        <w:rPr>
          <w:rStyle w:val="FootnoteReference"/>
        </w:rPr>
        <w:footnoteReference w:id="1"/>
      </w:r>
      <w:r>
        <w:t xml:space="preserve"> A directory that is in a directory may have other directories in it, and those directories may contain other directories, and so on.</w:t>
      </w:r>
      <w:r w:rsidR="00447554">
        <w:t xml:space="preserve"> This results in a "tree" of directories and files, called a </w:t>
      </w:r>
      <w:r w:rsidR="00447554" w:rsidRPr="005B374F">
        <w:rPr>
          <w:i/>
        </w:rPr>
        <w:t>file system</w:t>
      </w:r>
      <w:r w:rsidR="00447554">
        <w:t>. A file system organizes data on a storage device, such as a disk or a memory card.</w:t>
      </w:r>
    </w:p>
    <w:p w:rsidR="00245EFD" w:rsidRPr="00DB33ED" w:rsidRDefault="00BB58B0" w:rsidP="0015172A">
      <w:r>
        <w:rPr>
          <w:b/>
        </w:rPr>
        <w:t>Absolute paths:</w:t>
      </w:r>
      <w:r w:rsidRPr="00BB58B0">
        <w:t xml:space="preserve"> </w:t>
      </w:r>
      <w:r w:rsidR="00245EFD" w:rsidRPr="00BB58B0">
        <w:t>A</w:t>
      </w:r>
      <w:r w:rsidR="00245EFD">
        <w:t xml:space="preserve"> path that is relative to the root directory is called an </w:t>
      </w:r>
      <w:r w:rsidR="00245EFD">
        <w:rPr>
          <w:i/>
        </w:rPr>
        <w:t>absolute path</w:t>
      </w:r>
      <w:r w:rsidR="00245EFD">
        <w:t>. For example</w:t>
      </w:r>
      <w:r w:rsidR="0015172A">
        <w:t xml:space="preserve">, </w:t>
      </w:r>
      <w:r w:rsidR="00245EFD">
        <w:t xml:space="preserve">the absolute path to pictures you take with an Android </w:t>
      </w:r>
      <w:r w:rsidR="0015172A">
        <w:t>camera may be "/sdcard/DCIM/Camera".</w:t>
      </w:r>
      <w:r w:rsidR="00DB33ED">
        <w:t xml:space="preserve"> </w:t>
      </w:r>
      <w:r w:rsidR="008E337D">
        <w:t xml:space="preserve">In </w:t>
      </w:r>
      <w:r w:rsidR="00DB33ED">
        <w:t>BASIC!</w:t>
      </w:r>
      <w:r w:rsidR="008E337D">
        <w:t xml:space="preserve">, the </w:t>
      </w:r>
      <w:r w:rsidR="00DB33ED">
        <w:rPr>
          <w:i/>
        </w:rPr>
        <w:t>base directory</w:t>
      </w:r>
      <w:r w:rsidR="00DB33ED">
        <w:t xml:space="preserve"> is not a </w:t>
      </w:r>
      <w:r w:rsidR="00DB33ED">
        <w:rPr>
          <w:i/>
        </w:rPr>
        <w:t>root directory</w:t>
      </w:r>
      <w:r w:rsidR="00DB33ED">
        <w:t xml:space="preserve">, so </w:t>
      </w:r>
      <w:r w:rsidR="00DB33ED">
        <w:rPr>
          <w:i/>
        </w:rPr>
        <w:t>BASIC! does not use absolute paths</w:t>
      </w:r>
      <w:r w:rsidR="00DB33ED">
        <w:t>.</w:t>
      </w:r>
    </w:p>
    <w:p w:rsidR="0015172A" w:rsidRDefault="00BB58B0" w:rsidP="0015172A">
      <w:r>
        <w:rPr>
          <w:b/>
        </w:rPr>
        <w:t>Relative paths:</w:t>
      </w:r>
      <w:r w:rsidRPr="00BB58B0">
        <w:t xml:space="preserve"> </w:t>
      </w:r>
      <w:r w:rsidR="0015172A" w:rsidRPr="00BB58B0">
        <w:t>A</w:t>
      </w:r>
      <w:r w:rsidR="0015172A">
        <w:t xml:space="preserve"> path that is relative to anything except the root directory is called a </w:t>
      </w:r>
      <w:r w:rsidR="0015172A">
        <w:rPr>
          <w:i/>
        </w:rPr>
        <w:t>relative path</w:t>
      </w:r>
      <w:r w:rsidR="0015172A">
        <w:t xml:space="preserve">. Starting from "/sdcard", the relative path down to Camera is "DCIM/Camera". Use the "../" path notation to </w:t>
      </w:r>
      <w:r w:rsidR="005B374F">
        <w:t xml:space="preserve">go </w:t>
      </w:r>
      <w:r w:rsidR="0015172A">
        <w:t>back up:  from Camera, the path to "/sdcard/DCIM" is "</w:t>
      </w:r>
      <w:r w:rsidR="00592915">
        <w:t>..</w:t>
      </w:r>
      <w:r w:rsidR="0015172A">
        <w:t>" and to "/sdcard" is "../.." .</w:t>
      </w:r>
    </w:p>
    <w:p w:rsidR="005B374F" w:rsidRDefault="005B374F" w:rsidP="0015172A">
      <w:r>
        <w:t>The relative path from "/sdcard/DCIM/Camera" to "/sdcard/DCIM/.thumbnails" is "../.thumbnails". With this notation, you can reach any file in the file system.</w:t>
      </w:r>
    </w:p>
    <w:p w:rsidR="005B374F" w:rsidRDefault="00386A2B" w:rsidP="00BB58B0">
      <w:r>
        <w:t xml:space="preserve">All paths in BASIC! are relative to a default path that depends on the kind of data you want to use. These </w:t>
      </w:r>
      <w:r w:rsidR="008E337D">
        <w:t xml:space="preserve">default paths </w:t>
      </w:r>
      <w:r>
        <w:t>are explained in the next section.</w:t>
      </w:r>
    </w:p>
    <w:p w:rsidR="002154F5" w:rsidRPr="00505ADB" w:rsidRDefault="002154F5" w:rsidP="002154F5">
      <w:pPr>
        <w:pStyle w:val="Heading2"/>
      </w:pPr>
      <w:bookmarkStart w:id="348" w:name="_Toc5235958"/>
      <w:r>
        <w:t>Paths in BASIC!</w:t>
      </w:r>
      <w:bookmarkEnd w:id="348"/>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BB58B0">
      <w:pPr>
        <w:pStyle w:val="ListParagraph"/>
        <w:numPr>
          <w:ilvl w:val="0"/>
          <w:numId w:val="53"/>
        </w:numPr>
        <w:spacing w:after="0"/>
      </w:pPr>
      <w:r>
        <w:t xml:space="preserve">BASIC! program files are in </w:t>
      </w:r>
      <w:r w:rsidRPr="00BB58B0">
        <w:rPr>
          <w:b/>
        </w:rPr>
        <w:t>rfo-basic/source/</w:t>
      </w:r>
    </w:p>
    <w:p w:rsidR="00613B38" w:rsidRDefault="00613B38" w:rsidP="00BB58B0">
      <w:pPr>
        <w:pStyle w:val="ListParagraph"/>
        <w:numPr>
          <w:ilvl w:val="0"/>
          <w:numId w:val="53"/>
        </w:numPr>
        <w:spacing w:after="0"/>
      </w:pPr>
      <w:r>
        <w:t>BASIC! data files are in</w:t>
      </w:r>
      <w:r w:rsidR="00BB58B0">
        <w:t xml:space="preserve"> </w:t>
      </w:r>
      <w:r w:rsidRPr="00BB58B0">
        <w:rPr>
          <w:b/>
        </w:rPr>
        <w:t>rfo-basic/data/</w:t>
      </w:r>
    </w:p>
    <w:p w:rsidR="00613B38" w:rsidRDefault="00613B38" w:rsidP="00BB58B0">
      <w:pPr>
        <w:pStyle w:val="ListParagraph"/>
        <w:numPr>
          <w:ilvl w:val="0"/>
          <w:numId w:val="53"/>
        </w:numPr>
        <w:spacing w:after="0"/>
      </w:pPr>
      <w:r>
        <w:t>BASIC! SQL</w:t>
      </w:r>
      <w:r w:rsidR="00D54187">
        <w:t>ite</w:t>
      </w:r>
      <w:r>
        <w:t xml:space="preserve"> databases are in</w:t>
      </w:r>
      <w:r w:rsidR="00BB58B0">
        <w:t xml:space="preserve"> </w:t>
      </w:r>
      <w:r w:rsidRPr="00BB58B0">
        <w:rPr>
          <w:b/>
        </w:rPr>
        <w:t>rfo-basic/databases/</w:t>
      </w:r>
    </w:p>
    <w:p w:rsidR="0022424F" w:rsidRDefault="0022424F" w:rsidP="00613B38">
      <w:pPr>
        <w:spacing w:after="0"/>
      </w:pPr>
    </w:p>
    <w:p w:rsidR="00BB58B0" w:rsidRDefault="0022424F" w:rsidP="00D54187">
      <w:r>
        <w:t xml:space="preserve">All of the BASIC! file commands assume </w:t>
      </w:r>
      <w:r w:rsidR="00D54788">
        <w:t xml:space="preserve">a certain default path. </w:t>
      </w:r>
      <w:r w:rsidR="00D54187">
        <w:t>The default path depends on the type of file each command expects to handle</w:t>
      </w:r>
      <w:r w:rsidR="00BB58B0">
        <w:t>:</w:t>
      </w:r>
    </w:p>
    <w:p w:rsidR="00BB58B0" w:rsidRDefault="00D54187" w:rsidP="00BB58B0">
      <w:pPr>
        <w:pStyle w:val="ListParagraph"/>
        <w:numPr>
          <w:ilvl w:val="0"/>
          <w:numId w:val="54"/>
        </w:numPr>
      </w:pPr>
      <w:r>
        <w:lastRenderedPageBreak/>
        <w:t xml:space="preserve">The </w:t>
      </w:r>
      <w:r w:rsidRPr="00BB58B0">
        <w:rPr>
          <w:b/>
        </w:rPr>
        <w:t>I</w:t>
      </w:r>
      <w:r w:rsidR="00BB58B0" w:rsidRPr="00BB58B0">
        <w:rPr>
          <w:b/>
        </w:rPr>
        <w:t>nclude</w:t>
      </w:r>
      <w:r>
        <w:t xml:space="preserve"> and </w:t>
      </w:r>
      <w:r w:rsidRPr="00BB58B0">
        <w:rPr>
          <w:b/>
        </w:rPr>
        <w:t>R</w:t>
      </w:r>
      <w:r w:rsidR="00BB58B0" w:rsidRPr="00BB58B0">
        <w:rPr>
          <w:b/>
        </w:rPr>
        <w:t>un</w:t>
      </w:r>
      <w:r>
        <w:t xml:space="preserve"> commands expect to load program files, so they look in </w:t>
      </w:r>
      <w:r w:rsidRPr="00BB58B0">
        <w:rPr>
          <w:b/>
        </w:rPr>
        <w:t>rfo-basic/source/</w:t>
      </w:r>
      <w:r>
        <w:t>.</w:t>
      </w:r>
    </w:p>
    <w:p w:rsidR="00BB58B0" w:rsidRDefault="00D54187" w:rsidP="00BB58B0">
      <w:pPr>
        <w:pStyle w:val="ListParagraph"/>
        <w:numPr>
          <w:ilvl w:val="0"/>
          <w:numId w:val="54"/>
        </w:numPr>
      </w:pPr>
      <w:r w:rsidRPr="00BB58B0">
        <w:rPr>
          <w:b/>
        </w:rPr>
        <w:t>SQLite</w:t>
      </w:r>
      <w:r>
        <w:t xml:space="preserve"> operations look for database files in </w:t>
      </w:r>
      <w:r w:rsidRPr="00BB58B0">
        <w:rPr>
          <w:b/>
        </w:rPr>
        <w:t>rfo-basic/databases/</w:t>
      </w:r>
      <w:r>
        <w:t>.</w:t>
      </w:r>
    </w:p>
    <w:p w:rsidR="00D54187" w:rsidRDefault="00D54187" w:rsidP="00BB58B0">
      <w:pPr>
        <w:pStyle w:val="ListParagraph"/>
        <w:numPr>
          <w:ilvl w:val="0"/>
          <w:numId w:val="54"/>
        </w:numPr>
      </w:pPr>
      <w:r>
        <w:t xml:space="preserve">All other file operations look for data files in </w:t>
      </w:r>
      <w:r w:rsidRPr="00BB58B0">
        <w:rPr>
          <w:b/>
        </w:rPr>
        <w:t>rfo-basic/data/</w:t>
      </w:r>
      <w:r w:rsidR="00104664">
        <w:t>.</w:t>
      </w:r>
    </w:p>
    <w:p w:rsidR="0022424F" w:rsidRDefault="00D54187" w:rsidP="00053755">
      <w:r>
        <w:t>If you give a filename to a file command, it looks for that file</w:t>
      </w:r>
      <w:r w:rsidR="00053755">
        <w:t>name</w:t>
      </w:r>
      <w:r>
        <w:t xml:space="preserve"> in the default directory for commands of that type. </w:t>
      </w:r>
      <w:r w:rsidR="0022424F">
        <w:t xml:space="preserve">If you want to work with a file that is not in that directory, you </w:t>
      </w:r>
      <w:r w:rsidR="00D16803">
        <w:t>must</w:t>
      </w:r>
      <w:r w:rsidR="00003B09">
        <w:t xml:space="preserve"> specify</w:t>
      </w:r>
      <w:r w:rsidR="0022424F">
        <w:t xml:space="preserve"> a </w:t>
      </w:r>
      <w:r w:rsidR="00D55E54">
        <w:t xml:space="preserve">relative </w:t>
      </w:r>
      <w:r w:rsidR="0022424F">
        <w:t>path to the appropriate directory.</w:t>
      </w:r>
      <w:r w:rsidR="00386A2B">
        <w:t xml:space="preserve"> BASIC! adds your path to the default path.</w:t>
      </w:r>
    </w:p>
    <w:p w:rsidR="0077315A" w:rsidRDefault="00386A2B" w:rsidP="00156EC7">
      <w:pPr>
        <w:pStyle w:val="ListParagraph"/>
        <w:numPr>
          <w:ilvl w:val="0"/>
          <w:numId w:val="14"/>
        </w:numPr>
        <w:spacing w:before="240" w:after="0"/>
      </w:pPr>
      <w:r>
        <w:t>T</w:t>
      </w:r>
      <w:r w:rsidR="0077315A">
        <w:t>o read the file</w:t>
      </w:r>
      <w:r w:rsidR="00832ADA">
        <w:t xml:space="preserve"> "</w:t>
      </w:r>
      <w:r w:rsidR="0077315A">
        <w:t>names.txt</w:t>
      </w:r>
      <w:r w:rsidR="00832ADA">
        <w:t>"</w:t>
      </w:r>
      <w:r w:rsidR="0077315A">
        <w:t xml:space="preserve"> in </w:t>
      </w:r>
      <w:r w:rsidR="00F5651B">
        <w:t>"</w:t>
      </w:r>
      <w:r w:rsidR="0077315A">
        <w:t>rfo-basic/data/</w:t>
      </w:r>
      <w:r w:rsidR="00F5651B">
        <w:t>"</w:t>
      </w:r>
      <w:r w:rsidR="00832ADA">
        <w:t>,</w:t>
      </w:r>
      <w:r w:rsidR="0077315A">
        <w:t xml:space="preserve"> the path </w:t>
      </w:r>
      <w:r>
        <w:t>is</w:t>
      </w:r>
      <w:r w:rsidR="0077315A">
        <w:t xml:space="preserve"> </w:t>
      </w:r>
      <w:r w:rsidR="00F5651B">
        <w:t>"</w:t>
      </w:r>
      <w:r w:rsidR="0077315A">
        <w:t>names.txt</w:t>
      </w:r>
      <w:r w:rsidR="00F5651B">
        <w:t>"</w:t>
      </w:r>
      <w:r w:rsidR="000C0A8B">
        <w:t>.</w:t>
      </w:r>
    </w:p>
    <w:p w:rsidR="0077315A" w:rsidRDefault="00386A2B" w:rsidP="00156EC7">
      <w:pPr>
        <w:pStyle w:val="ListParagraph"/>
        <w:numPr>
          <w:ilvl w:val="0"/>
          <w:numId w:val="14"/>
        </w:numPr>
        <w:spacing w:before="240" w:after="0"/>
      </w:pPr>
      <w:r>
        <w:t>T</w:t>
      </w:r>
      <w:r w:rsidR="00832ADA">
        <w:t>o read the program file</w:t>
      </w:r>
      <w:r w:rsidR="0077315A">
        <w:t xml:space="preserve"> </w:t>
      </w:r>
      <w:r w:rsidR="00832ADA">
        <w:t>"</w:t>
      </w:r>
      <w:r w:rsidR="0077315A">
        <w:t>sines.bas</w:t>
      </w:r>
      <w:r w:rsidR="00832ADA">
        <w:t>"</w:t>
      </w:r>
      <w:r w:rsidR="0077315A">
        <w:t xml:space="preserve"> in </w:t>
      </w:r>
      <w:r w:rsidR="00F5651B">
        <w:t>"</w:t>
      </w:r>
      <w:r w:rsidR="0077315A">
        <w:t>rfo-basic/source</w:t>
      </w:r>
      <w:r w:rsidR="00F5651B">
        <w:t>"</w:t>
      </w:r>
      <w:r w:rsidR="007A3059">
        <w:t>,</w:t>
      </w:r>
      <w:r w:rsidR="0077315A">
        <w:t xml:space="preserve"> the path </w:t>
      </w:r>
      <w:r>
        <w:t>is</w:t>
      </w:r>
      <w:r w:rsidR="0077315A">
        <w:t xml:space="preserve"> </w:t>
      </w:r>
      <w:r w:rsidR="00F5651B">
        <w:t>"</w:t>
      </w:r>
      <w:r w:rsidR="0077315A">
        <w:t>../source/sines.bas</w:t>
      </w:r>
      <w:r w:rsidR="00F5651B">
        <w:t>"</w:t>
      </w:r>
      <w:r w:rsidR="000C0A8B">
        <w:t>.</w:t>
      </w:r>
    </w:p>
    <w:p w:rsidR="00175A45" w:rsidRDefault="00175A45" w:rsidP="00175A45">
      <w:pPr>
        <w:pStyle w:val="Heading2"/>
      </w:pPr>
      <w:bookmarkStart w:id="349" w:name="_Toc5235959"/>
      <w:r>
        <w:t>Paths Outside of BASIC!</w:t>
      </w:r>
      <w:bookmarkEnd w:id="349"/>
    </w:p>
    <w:p w:rsidR="007D01CF" w:rsidRDefault="007D01CF" w:rsidP="007D01CF">
      <w:r>
        <w:t>BASIC! runs on an Android device, and its files are part of the Android file system.</w:t>
      </w:r>
    </w:p>
    <w:p w:rsidR="008E337D" w:rsidRPr="00175A45" w:rsidRDefault="007D01CF" w:rsidP="00175A45">
      <w:r>
        <w:t xml:space="preserve">You can </w:t>
      </w:r>
      <w:r w:rsidR="008E337D">
        <w:t xml:space="preserve">use relative paths to access files outside of </w:t>
      </w:r>
      <w:r>
        <w:t>the</w:t>
      </w:r>
      <w:r w:rsidR="008E337D">
        <w:t xml:space="preserve"> base directory.</w:t>
      </w:r>
      <w:r>
        <w:t xml:space="preserve"> To continue the example</w:t>
      </w:r>
      <w:r w:rsidR="008E337D">
        <w:t xml:space="preserve"> from the previous section, assume the absolute Android path to the</w:t>
      </w:r>
      <w:r w:rsidR="008A66A9">
        <w:t xml:space="preserve"> &lt;pref </w:t>
      </w:r>
      <w:r w:rsidR="008E337D">
        <w:t>base</w:t>
      </w:r>
      <w:r w:rsidR="008A66A9">
        <w:t xml:space="preserve"> </w:t>
      </w:r>
      <w:r w:rsidR="008E337D">
        <w:t>drive&gt; is "/sdcard"</w:t>
      </w:r>
      <w:r>
        <w:t>:</w:t>
      </w:r>
    </w:p>
    <w:p w:rsidR="00485133" w:rsidRPr="007D01CF" w:rsidRDefault="008E337D" w:rsidP="007D01CF">
      <w:pPr>
        <w:pStyle w:val="ListParagraph"/>
        <w:numPr>
          <w:ilvl w:val="0"/>
          <w:numId w:val="55"/>
        </w:numPr>
      </w:pPr>
      <w:r w:rsidRPr="007D01CF">
        <w:t>T</w:t>
      </w:r>
      <w:r w:rsidR="0077315A" w:rsidRPr="007D01CF">
        <w:t xml:space="preserve">o </w:t>
      </w:r>
      <w:r w:rsidR="00D16803">
        <w:t>read</w:t>
      </w:r>
      <w:r w:rsidR="0077315A" w:rsidRPr="007D01CF">
        <w:t xml:space="preserve"> the music file</w:t>
      </w:r>
      <w:r w:rsidR="007A3059" w:rsidRPr="007D01CF">
        <w:t xml:space="preserve"> "</w:t>
      </w:r>
      <w:r w:rsidR="0077315A" w:rsidRPr="007D01CF">
        <w:t>rain.mp3</w:t>
      </w:r>
      <w:r w:rsidR="007A3059" w:rsidRPr="007D01CF">
        <w:t>"</w:t>
      </w:r>
      <w:r w:rsidR="0077315A" w:rsidRPr="007D01CF">
        <w:t xml:space="preserve"> in </w:t>
      </w:r>
      <w:r w:rsidR="00F5651B" w:rsidRPr="007D01CF">
        <w:t>"</w:t>
      </w:r>
      <w:r w:rsidR="0077315A" w:rsidRPr="007D01CF">
        <w:t>/sdcard/music/</w:t>
      </w:r>
      <w:r w:rsidR="00F5651B" w:rsidRPr="007D01CF">
        <w:t>"</w:t>
      </w:r>
      <w:r w:rsidR="007A3059" w:rsidRPr="007D01CF">
        <w:t>,</w:t>
      </w:r>
      <w:r w:rsidR="0077315A" w:rsidRPr="007D01CF">
        <w:t xml:space="preserve"> the </w:t>
      </w:r>
      <w:r w:rsidR="007D01CF">
        <w:t xml:space="preserve">BASIC! </w:t>
      </w:r>
      <w:r w:rsidR="0077315A" w:rsidRPr="007D01CF">
        <w:t xml:space="preserve">path </w:t>
      </w:r>
      <w:r w:rsidR="007D01CF" w:rsidRPr="007D01CF">
        <w:t>is</w:t>
      </w:r>
      <w:r w:rsidR="0077315A" w:rsidRPr="007D01CF">
        <w:t xml:space="preserve"> </w:t>
      </w:r>
      <w:r w:rsidR="00F5651B" w:rsidRPr="007D01CF">
        <w:t>"</w:t>
      </w:r>
      <w:r w:rsidR="0077315A" w:rsidRPr="007D01CF">
        <w:t>../../music/rain.mp3</w:t>
      </w:r>
      <w:r w:rsidR="00F5651B" w:rsidRPr="007D01CF">
        <w:t>"</w:t>
      </w:r>
      <w:r w:rsidR="000C0A8B" w:rsidRPr="007D01CF">
        <w:t>.</w:t>
      </w:r>
      <w:r w:rsidR="007D01CF">
        <w:t xml:space="preserve"> The </w:t>
      </w:r>
      <w:r w:rsidR="007D01CF" w:rsidRPr="007D01CF">
        <w:t>path</w:t>
      </w:r>
      <w:r w:rsidR="007D01CF">
        <w:t xml:space="preserve"> is</w:t>
      </w:r>
      <w:r w:rsidR="007D01CF" w:rsidRPr="007D01CF">
        <w:t xml:space="preserve"> relative to the default directory for general data "&lt;pref</w:t>
      </w:r>
      <w:r w:rsidR="008A66A9">
        <w:t xml:space="preserve"> </w:t>
      </w:r>
      <w:r w:rsidR="007D01CF" w:rsidRPr="007D01CF">
        <w:t>base</w:t>
      </w:r>
      <w:r w:rsidR="008A66A9">
        <w:t xml:space="preserve"> </w:t>
      </w:r>
      <w:r w:rsidR="007D01CF" w:rsidRPr="007D01CF">
        <w:t>drive&gt;/rfo-basic/data/".</w:t>
      </w:r>
    </w:p>
    <w:p w:rsidR="001D2780" w:rsidRDefault="001D2780" w:rsidP="001D2780">
      <w:r>
        <w:t>Use care when writing paths that look up from the &lt;pref</w:t>
      </w:r>
      <w:r w:rsidR="008A66A9">
        <w:t xml:space="preserve"> </w:t>
      </w:r>
      <w:r>
        <w:t>base</w:t>
      </w:r>
      <w:r w:rsidR="008A66A9">
        <w:t xml:space="preserve"> </w:t>
      </w:r>
      <w:r>
        <w:t>drive&gt;. The directory name may not be what you expect, and it may not be the same on all Android devices.</w:t>
      </w:r>
    </w:p>
    <w:p w:rsidR="007268CF" w:rsidRDefault="001D2780" w:rsidP="007D01CF">
      <w:r>
        <w:t>E</w:t>
      </w:r>
      <w:r w:rsidR="007D01CF">
        <w:t xml:space="preserve">very file on an Android device has an absolute path. Unfortunately, on most Android devices every file has several absolute paths. </w:t>
      </w:r>
      <w:r w:rsidR="00D16803">
        <w:t>T</w:t>
      </w:r>
      <w:r w:rsidR="007D01CF">
        <w:t>he default &lt;pref</w:t>
      </w:r>
      <w:r w:rsidR="008A66A9">
        <w:t xml:space="preserve"> </w:t>
      </w:r>
      <w:r w:rsidR="007D01CF">
        <w:t>base</w:t>
      </w:r>
      <w:r w:rsidR="008A66A9">
        <w:t xml:space="preserve"> </w:t>
      </w:r>
      <w:r w:rsidR="007D01CF">
        <w:t xml:space="preserve">drive&gt; can be reached with the absolute Android path "/sdcard". The name "sdcard" is a shortcut (a </w:t>
      </w:r>
      <w:r w:rsidR="007D01CF" w:rsidRPr="007D01CF">
        <w:rPr>
          <w:i/>
        </w:rPr>
        <w:t>symbolic link</w:t>
      </w:r>
      <w:r w:rsidR="007D01CF">
        <w:t xml:space="preserve">) that means different things on different </w:t>
      </w:r>
      <w:r>
        <w:t xml:space="preserve">devices. </w:t>
      </w:r>
      <w:r w:rsidR="007D01CF">
        <w:t>"</w:t>
      </w:r>
      <w:r w:rsidR="008A66A9">
        <w:t xml:space="preserve">&lt;pref </w:t>
      </w:r>
      <w:r>
        <w:t>base</w:t>
      </w:r>
      <w:r w:rsidR="008A66A9">
        <w:t xml:space="preserve"> </w:t>
      </w:r>
      <w:r>
        <w:t>drive&gt;/rfo-basic/../</w:t>
      </w:r>
      <w:r w:rsidR="007D01CF">
        <w:t xml:space="preserve">" may not get to </w:t>
      </w:r>
      <w:r>
        <w:t xml:space="preserve">the Android directory </w:t>
      </w:r>
      <w:r w:rsidR="007D01CF">
        <w:t>"/sdcard", but to something like "/storage/emulated/legacy".</w:t>
      </w:r>
    </w:p>
    <w:p w:rsidR="007D01CF" w:rsidRPr="007268CF" w:rsidRDefault="007268CF" w:rsidP="007D01CF">
      <w:r>
        <w:t xml:space="preserve">You can use the command </w:t>
      </w:r>
      <w:r>
        <w:rPr>
          <w:b/>
        </w:rPr>
        <w:t>File.root</w:t>
      </w:r>
      <w:r>
        <w:t xml:space="preserve"> to get the absolute Android path to the BASIC! &lt;pref</w:t>
      </w:r>
      <w:r w:rsidR="008A66A9">
        <w:t xml:space="preserve"> </w:t>
      </w:r>
      <w:r>
        <w:t>base</w:t>
      </w:r>
      <w:r w:rsidR="008A66A9">
        <w:t xml:space="preserve"> </w:t>
      </w:r>
      <w:r>
        <w:t>drive&gt;.</w:t>
      </w:r>
    </w:p>
    <w:p w:rsidR="005E27ED" w:rsidRDefault="005E27ED" w:rsidP="005E27ED">
      <w:pPr>
        <w:pStyle w:val="Heading2"/>
      </w:pPr>
      <w:bookmarkStart w:id="350" w:name="_Toc5235960"/>
      <w:r>
        <w:t>Paths and Case-sensitivity</w:t>
      </w:r>
      <w:bookmarkEnd w:id="350"/>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351" w:name="_Toc5235961"/>
      <w:r>
        <w:lastRenderedPageBreak/>
        <w:t>Mark and Mark Limit</w:t>
      </w:r>
      <w:bookmarkEnd w:id="351"/>
    </w:p>
    <w:p w:rsidR="00876EDA" w:rsidRDefault="00876EDA" w:rsidP="00876EDA">
      <w:r w:rsidRPr="00876EDA">
        <w:rPr>
          <w:b/>
        </w:rPr>
        <w:t>Note</w:t>
      </w:r>
      <w:r>
        <w:t>: This is an advanced file management technique that you will rarely need to use. However</w:t>
      </w:r>
      <w:r w:rsidR="00720621">
        <w:t>,</w:t>
      </w:r>
      <w:r>
        <w:t xml:space="preserve">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352" w:name="_Toc5235962"/>
      <w:r>
        <w:t>File Commands</w:t>
      </w:r>
      <w:bookmarkEnd w:id="352"/>
    </w:p>
    <w:p w:rsidR="00C70574" w:rsidRDefault="00C70574" w:rsidP="00EB1F62">
      <w:pPr>
        <w:pStyle w:val="Heading2"/>
      </w:pPr>
      <w:bookmarkStart w:id="353" w:name="_Toc5235963"/>
      <w:r>
        <w:t>File.</w:t>
      </w:r>
      <w:r w:rsidR="000B4495">
        <w:t>d</w:t>
      </w:r>
      <w:r>
        <w:t xml:space="preserve">elete </w:t>
      </w:r>
      <w:r w:rsidR="00792AD4">
        <w:t>&lt;lvar&gt;</w:t>
      </w:r>
      <w:r>
        <w:t>, &lt;</w:t>
      </w:r>
      <w:r w:rsidR="000B4495">
        <w:t>p</w:t>
      </w:r>
      <w:r>
        <w:t>ath_sexp&gt;</w:t>
      </w:r>
      <w:bookmarkEnd w:id="353"/>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354" w:name="_Toc5235964"/>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354"/>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CA0730" w:rsidP="00545323">
      <w:r>
        <w:t>R</w:t>
      </w:r>
      <w:r w:rsidR="0077315A">
        <w:t>eturns the names of the files</w:t>
      </w:r>
      <w:r w:rsidR="00FD4E93">
        <w:t xml:space="preserve"> and directories</w:t>
      </w:r>
      <w:r w:rsidR="0077315A">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F454BB">
        <w:t>.</w:t>
      </w:r>
      <w:r w:rsidR="008E2479">
        <w:t xml:space="preserve"> The </w:t>
      </w:r>
      <w:r w:rsidR="00C744B1">
        <w:t>array is</w:t>
      </w:r>
      <w:r w:rsidR="008E2479">
        <w:t xml:space="preserve"> sorted alphabetically with the directories at the top of the list.</w:t>
      </w:r>
      <w:r w:rsidR="00CA0730">
        <w:t xml:space="preserve"> If the array exists, it is overwritten</w:t>
      </w:r>
      <w:r w:rsidR="00D262B9">
        <w:t>,</w:t>
      </w:r>
      <w:r w:rsidR="00CA0730">
        <w:t xml:space="preserve"> </w:t>
      </w:r>
      <w:r w:rsidR="00D262B9">
        <w:t>o</w:t>
      </w:r>
      <w:r w:rsidR="00CA0730">
        <w:t>therwise a new array is created. The result is always a one-dimensional array</w:t>
      </w:r>
      <w:r w:rsidR="008E2066">
        <w: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355" w:name="_Toc5235965"/>
      <w:r>
        <w:t>File.</w:t>
      </w:r>
      <w:r w:rsidR="000B4495">
        <w:t>e</w:t>
      </w:r>
      <w:r>
        <w:t>xists &lt;</w:t>
      </w:r>
      <w:r w:rsidR="00BA0F9C">
        <w:t>l</w:t>
      </w:r>
      <w:r>
        <w:t>var&gt;, &lt;</w:t>
      </w:r>
      <w:r w:rsidR="000B4495">
        <w:t>p</w:t>
      </w:r>
      <w:r>
        <w:t>ath_sexp&gt;</w:t>
      </w:r>
      <w:bookmarkEnd w:id="355"/>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A0730" w:rsidP="00C70574">
      <w:r>
        <w:t>R</w:t>
      </w:r>
      <w:r w:rsidR="00C70574">
        <w:t>eports if th</w:t>
      </w:r>
      <w:r w:rsidR="00D67B9F">
        <w:t>e &lt;</w:t>
      </w:r>
      <w:r w:rsidR="000B4495">
        <w:t>p</w:t>
      </w:r>
      <w:r w:rsidR="00D67B9F">
        <w:t xml:space="preserve">ath_sexp&gt; directory or file </w:t>
      </w:r>
      <w:r w:rsidR="00C70574">
        <w:t xml:space="preserve">exists. If the directory or file </w:t>
      </w:r>
      <w:r w:rsidR="00D67B9F">
        <w:t>does not exist</w:t>
      </w:r>
      <w:r w:rsidR="00C70574">
        <w:t>, the &lt;</w:t>
      </w:r>
      <w:r w:rsidR="00BA0F9C">
        <w:t>l</w:t>
      </w:r>
      <w:r w:rsidR="00C70574">
        <w:t xml:space="preserve">var&gt; will contain zero. If the file or directory </w:t>
      </w:r>
      <w:r w:rsidR="00D67B9F">
        <w:t>does</w:t>
      </w:r>
      <w:r w:rsidR="00C70574">
        <w:t xml:space="preserve"> exist, the &lt;</w:t>
      </w:r>
      <w:r w:rsidR="00BA0F9C">
        <w:t>l</w:t>
      </w:r>
      <w:r w:rsidR="00C70574">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356" w:name="_Toc5235966"/>
      <w:r>
        <w:t>File.</w:t>
      </w:r>
      <w:r w:rsidR="000B4495">
        <w:t>m</w:t>
      </w:r>
      <w:r w:rsidR="002D4A72">
        <w:t>kdir</w:t>
      </w:r>
      <w:r w:rsidR="00C56F97">
        <w:t xml:space="preserve"> &lt;</w:t>
      </w:r>
      <w:r w:rsidR="000B4495">
        <w:t>p</w:t>
      </w:r>
      <w:r w:rsidR="00C56F97">
        <w:t>ath_sexp</w:t>
      </w:r>
      <w:r w:rsidR="00EF35E8">
        <w:t>&gt;</w:t>
      </w:r>
      <w:bookmarkEnd w:id="356"/>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357" w:name="_Toc5235967"/>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357"/>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lastRenderedPageBreak/>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358" w:name="_Toc5235968"/>
      <w:r>
        <w:t>File.</w:t>
      </w:r>
      <w:r w:rsidR="000B4495">
        <w:t>r</w:t>
      </w:r>
      <w:r>
        <w:t>oot &lt;svar&gt;</w:t>
      </w:r>
      <w:bookmarkEnd w:id="358"/>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1D2780"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w:t>
      </w:r>
      <w:r w:rsidR="008A66A9">
        <w:t xml:space="preserve"> </w:t>
      </w:r>
      <w:r w:rsidR="00B55199">
        <w:t>base</w:t>
      </w:r>
      <w:r w:rsidR="008A66A9">
        <w:t xml:space="preserve"> </w:t>
      </w:r>
      <w:r w:rsidR="00B55199">
        <w:t xml:space="preserve">drive&gt; is expanded to the full absolute </w:t>
      </w:r>
      <w:r w:rsidR="007268CF">
        <w:t xml:space="preserve">Android </w:t>
      </w:r>
      <w:r w:rsidR="00B55199">
        <w:t>path from the file system root, "/".</w:t>
      </w:r>
    </w:p>
    <w:p w:rsidR="00385DE4" w:rsidRPr="00385DE4" w:rsidRDefault="007268CF" w:rsidP="00385DE4">
      <w:r>
        <w:t>You cannot use this path in any BASIC! command, as BASIC! paths are relative to a command-dependent default directory. However, you can use it to compute a relative path to parts of the Android file system outside of the BASIC!</w:t>
      </w:r>
      <w:r w:rsidR="001D2780">
        <w:t xml:space="preserve"> &lt;</w:t>
      </w:r>
      <w:r w:rsidR="008A66A9">
        <w:t xml:space="preserve">pref </w:t>
      </w:r>
      <w:r w:rsidR="001D2780">
        <w:t>base</w:t>
      </w:r>
      <w:r w:rsidR="008A66A9">
        <w:t xml:space="preserve"> </w:t>
      </w:r>
      <w:r w:rsidR="001D2780">
        <w:t>drive&gt;</w:t>
      </w:r>
      <w:r>
        <w:t>.</w:t>
      </w:r>
    </w:p>
    <w:p w:rsidR="006A59CE" w:rsidRDefault="006A59CE" w:rsidP="00EB1F62">
      <w:pPr>
        <w:pStyle w:val="Heading2"/>
      </w:pPr>
      <w:bookmarkStart w:id="359" w:name="_Toc5235969"/>
      <w:r>
        <w:t>File.</w:t>
      </w:r>
      <w:r w:rsidR="000B4495">
        <w:t>s</w:t>
      </w:r>
      <w:r>
        <w:t>ize &lt;size_nvar&gt;, &lt;</w:t>
      </w:r>
      <w:r w:rsidR="000B4495">
        <w:t>p</w:t>
      </w:r>
      <w:r>
        <w:t>ath_sexp&gt;</w:t>
      </w:r>
      <w:bookmarkEnd w:id="359"/>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 xml:space="preserve">ath_sexp&gt; </w:t>
      </w:r>
      <w:r w:rsidR="00CA0730">
        <w:t>is</w:t>
      </w:r>
      <w:r>
        <w:t xml:space="preserve"> returned in &lt;size_nvar&gt;.</w:t>
      </w:r>
      <w:r w:rsidR="006D0694">
        <w:t xml:space="preserve"> If there is no file at &lt;</w:t>
      </w:r>
      <w:r w:rsidR="000B4495">
        <w:t>p</w:t>
      </w:r>
      <w:r w:rsidR="006D0694">
        <w:t>ath_sexp&gt;, th</w:t>
      </w:r>
      <w:r w:rsidR="00CA0730">
        <w:t>is</w:t>
      </w:r>
      <w:r w:rsidR="006D0694">
        <w:t xml:space="preserve"> </w:t>
      </w:r>
      <w:r w:rsidR="00CA0730">
        <w:t>command</w:t>
      </w:r>
      <w:r w:rsidR="006D0694">
        <w:t xml:space="preserve"> generate</w:t>
      </w:r>
      <w:r w:rsidR="00CA0730">
        <w:t>s</w:t>
      </w:r>
      <w:r w:rsidR="006D0694">
        <w:t xml:space="preserve"> a run-time error.</w:t>
      </w:r>
    </w:p>
    <w:p w:rsidR="006A59CE" w:rsidRDefault="006A59CE" w:rsidP="006A59CE">
      <w:r>
        <w:t xml:space="preserve">The </w:t>
      </w:r>
      <w:r w:rsidR="00CA0730">
        <w:t xml:space="preserve">&lt;path_sexp&gt; is appended to the </w:t>
      </w:r>
      <w:r>
        <w:t>default path</w:t>
      </w:r>
      <w:r w:rsidR="00CA0730">
        <w:t>,</w:t>
      </w:r>
      <w:r>
        <w:t xml:space="preserve">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360" w:name="_Toc5235970"/>
      <w:r>
        <w:t>File.type &lt;type_</w:t>
      </w:r>
      <w:r w:rsidR="00BD2E33">
        <w:t>s</w:t>
      </w:r>
      <w:r>
        <w:t>var&gt;, &lt;path_sexp&gt;</w:t>
      </w:r>
      <w:bookmarkEnd w:id="360"/>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361" w:name="_Toc5235971"/>
      <w:r>
        <w:t>Text File I/O</w:t>
      </w:r>
      <w:bookmarkEnd w:id="36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362" w:name="_Toc5235972"/>
      <w:r>
        <w:t>Text.open</w:t>
      </w:r>
      <w:r w:rsidR="000F6104">
        <w:t xml:space="preserve"> {r|w|a}, &lt;</w:t>
      </w:r>
      <w:r w:rsidR="000B4495">
        <w:t>f</w:t>
      </w:r>
      <w:r w:rsidR="000F6104">
        <w:t>ile_table</w:t>
      </w:r>
      <w:r w:rsidR="00CD065B">
        <w:t>_nvar&gt;, &lt;</w:t>
      </w:r>
      <w:r w:rsidR="000B4495">
        <w:t>p</w:t>
      </w:r>
      <w:r w:rsidR="00CD065B">
        <w:t>ath_sexp&gt;</w:t>
      </w:r>
      <w:bookmarkEnd w:id="362"/>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9288" w:type="dxa"/>
        <w:tblInd w:w="288" w:type="dxa"/>
        <w:tblLook w:val="04A0" w:firstRow="1" w:lastRow="0" w:firstColumn="1" w:lastColumn="0" w:noHBand="0" w:noVBand="1"/>
      </w:tblPr>
      <w:tblGrid>
        <w:gridCol w:w="1350"/>
        <w:gridCol w:w="990"/>
        <w:gridCol w:w="6948"/>
      </w:tblGrid>
      <w:tr w:rsidR="00492A8D" w:rsidRPr="002C2F6D" w:rsidTr="008E2066">
        <w:tc>
          <w:tcPr>
            <w:tcW w:w="1350" w:type="dxa"/>
          </w:tcPr>
          <w:p w:rsidR="00492A8D" w:rsidRPr="002C2F6D" w:rsidRDefault="00AC4920" w:rsidP="00492A8D">
            <w:pPr>
              <w:jc w:val="center"/>
              <w:rPr>
                <w:b/>
              </w:rPr>
            </w:pPr>
            <w:r>
              <w:rPr>
                <w:b/>
              </w:rPr>
              <w:lastRenderedPageBreak/>
              <w:t>Parameter</w:t>
            </w:r>
          </w:p>
        </w:tc>
        <w:tc>
          <w:tcPr>
            <w:tcW w:w="990" w:type="dxa"/>
          </w:tcPr>
          <w:p w:rsidR="00492A8D" w:rsidRPr="002C2F6D" w:rsidRDefault="00492A8D" w:rsidP="00492A8D">
            <w:pPr>
              <w:jc w:val="center"/>
              <w:rPr>
                <w:b/>
              </w:rPr>
            </w:pPr>
            <w:r>
              <w:rPr>
                <w:b/>
              </w:rPr>
              <w:t>Mode</w:t>
            </w:r>
          </w:p>
        </w:tc>
        <w:tc>
          <w:tcPr>
            <w:tcW w:w="6948" w:type="dxa"/>
          </w:tcPr>
          <w:p w:rsidR="00492A8D" w:rsidRDefault="00492A8D" w:rsidP="00064566">
            <w:pPr>
              <w:jc w:val="center"/>
              <w:rPr>
                <w:b/>
              </w:rPr>
            </w:pPr>
            <w:r>
              <w:rPr>
                <w:b/>
              </w:rPr>
              <w:t>Notes</w:t>
            </w:r>
          </w:p>
        </w:tc>
      </w:tr>
      <w:tr w:rsidR="008E2066" w:rsidRPr="005B3879" w:rsidTr="008E2066">
        <w:tc>
          <w:tcPr>
            <w:tcW w:w="1350" w:type="dxa"/>
          </w:tcPr>
          <w:p w:rsidR="008E2066" w:rsidRPr="005B3879" w:rsidRDefault="008E2066" w:rsidP="008E2066">
            <w:pPr>
              <w:jc w:val="center"/>
            </w:pPr>
            <w:r>
              <w:t>r</w:t>
            </w:r>
          </w:p>
        </w:tc>
        <w:tc>
          <w:tcPr>
            <w:tcW w:w="990" w:type="dxa"/>
          </w:tcPr>
          <w:p w:rsidR="008E2066" w:rsidRPr="005B3879" w:rsidRDefault="008E2066" w:rsidP="008E2066">
            <w:pPr>
              <w:jc w:val="center"/>
            </w:pPr>
            <w:r>
              <w:t>read</w:t>
            </w:r>
          </w:p>
        </w:tc>
        <w:tc>
          <w:tcPr>
            <w:tcW w:w="6948" w:type="dxa"/>
          </w:tcPr>
          <w:p w:rsidR="008E2066" w:rsidRDefault="008E2066" w:rsidP="008E2066">
            <w:r>
              <w:t>File exists: Reads from the start of the file.</w:t>
            </w:r>
            <w:r>
              <w:br/>
              <w:t>File does not exist: Error (see below).</w:t>
            </w:r>
          </w:p>
        </w:tc>
      </w:tr>
      <w:tr w:rsidR="008E2066" w:rsidRPr="005B3879" w:rsidTr="008E2066">
        <w:tc>
          <w:tcPr>
            <w:tcW w:w="1350" w:type="dxa"/>
          </w:tcPr>
          <w:p w:rsidR="008E2066" w:rsidRPr="005B3879" w:rsidRDefault="008E2066" w:rsidP="008E2066">
            <w:pPr>
              <w:jc w:val="center"/>
            </w:pPr>
            <w:r>
              <w:t>w</w:t>
            </w:r>
          </w:p>
        </w:tc>
        <w:tc>
          <w:tcPr>
            <w:tcW w:w="990" w:type="dxa"/>
          </w:tcPr>
          <w:p w:rsidR="008E2066" w:rsidRPr="005B3879" w:rsidRDefault="008E2066" w:rsidP="008E2066">
            <w:pPr>
              <w:jc w:val="center"/>
            </w:pPr>
            <w:r>
              <w:t>write</w:t>
            </w:r>
          </w:p>
        </w:tc>
        <w:tc>
          <w:tcPr>
            <w:tcW w:w="6948" w:type="dxa"/>
          </w:tcPr>
          <w:p w:rsidR="008E2066" w:rsidRDefault="008E2066" w:rsidP="008E2066">
            <w:r>
              <w:t>File exists: Writes from the start of the file. Writes over any existing data.</w:t>
            </w:r>
            <w:r>
              <w:br/>
              <w:t>File does not exist: Creates a new file. Writes from the start of the file.</w:t>
            </w:r>
          </w:p>
        </w:tc>
      </w:tr>
      <w:tr w:rsidR="008E2066" w:rsidRPr="005B3879" w:rsidTr="008E2066">
        <w:tc>
          <w:tcPr>
            <w:tcW w:w="1350" w:type="dxa"/>
          </w:tcPr>
          <w:p w:rsidR="008E2066" w:rsidRPr="005B3879" w:rsidRDefault="008E2066" w:rsidP="008E2066">
            <w:pPr>
              <w:jc w:val="center"/>
            </w:pPr>
            <w:r>
              <w:t>a</w:t>
            </w:r>
          </w:p>
        </w:tc>
        <w:tc>
          <w:tcPr>
            <w:tcW w:w="990" w:type="dxa"/>
          </w:tcPr>
          <w:p w:rsidR="008E2066" w:rsidRPr="005B3879" w:rsidRDefault="008E2066" w:rsidP="008E2066">
            <w:pPr>
              <w:jc w:val="center"/>
            </w:pPr>
            <w:r>
              <w:t>append</w:t>
            </w:r>
          </w:p>
        </w:tc>
        <w:tc>
          <w:tcPr>
            <w:tcW w:w="6948" w:type="dxa"/>
          </w:tcPr>
          <w:p w:rsidR="008E2066" w:rsidRDefault="008E2066" w:rsidP="008E2066">
            <w:r>
              <w:t>File exists: Writing starts after the last line in the file.</w:t>
            </w:r>
            <w:r>
              <w:br/>
              <w:t>File does not exist: Creates a new file. Writes from the start of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363" w:name="_Toc5235973"/>
      <w:r>
        <w:t>Text.close &lt;</w:t>
      </w:r>
      <w:r w:rsidR="000B4495">
        <w:t>f</w:t>
      </w:r>
      <w:r>
        <w:t>ile_table_n</w:t>
      </w:r>
      <w:r w:rsidR="00896CFC">
        <w:t>exp</w:t>
      </w:r>
      <w:r>
        <w:t>&gt;</w:t>
      </w:r>
      <w:bookmarkEnd w:id="363"/>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364" w:name="_Toc5235974"/>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36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lastRenderedPageBreak/>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365" w:name="_Toc5235975"/>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365"/>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366" w:name="_Toc5235976"/>
      <w:r>
        <w:t>Text.eof &lt;file_table_nexp&gt;, &lt;lvar&gt;</w:t>
      </w:r>
      <w:bookmarkEnd w:id="366"/>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367" w:name="_Toc5235977"/>
      <w:r>
        <w:t>Text.position.get &lt;</w:t>
      </w:r>
      <w:r w:rsidR="000B4495">
        <w:t>f</w:t>
      </w:r>
      <w:r>
        <w:t>ile_table_</w:t>
      </w:r>
      <w:r w:rsidR="00AC56F2">
        <w:t>n</w:t>
      </w:r>
      <w:r w:rsidR="00896CFC">
        <w:t>exp</w:t>
      </w:r>
      <w:r w:rsidR="00AC56F2">
        <w:t>&gt;, &lt;position_nvar&gt;</w:t>
      </w:r>
      <w:bookmarkEnd w:id="367"/>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368" w:name="_Toc5235978"/>
      <w:r>
        <w:t>Text.position.set &lt;</w:t>
      </w:r>
      <w:r w:rsidR="000B4495">
        <w:t>f</w:t>
      </w:r>
      <w:r>
        <w:t>ile_table_n</w:t>
      </w:r>
      <w:r w:rsidR="00896CFC">
        <w:t>exp</w:t>
      </w:r>
      <w:r>
        <w:t>&gt;, &lt;position_nexp&gt;</w:t>
      </w:r>
      <w:bookmarkEnd w:id="368"/>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lastRenderedPageBreak/>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369" w:name="_Toc5235979"/>
      <w:r>
        <w:t>Text.position.mark {{&lt;file_table_n</w:t>
      </w:r>
      <w:r w:rsidR="00896CFC">
        <w:t>exp</w:t>
      </w:r>
      <w:r>
        <w:t>&gt;}{, &lt;</w:t>
      </w:r>
      <w:r w:rsidR="00896CFC">
        <w:t>marklimit</w:t>
      </w:r>
      <w:r>
        <w:t>_nexp&gt;}}</w:t>
      </w:r>
      <w:bookmarkEnd w:id="369"/>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370" w:name="_Toc5235980"/>
      <w:r>
        <w:t>GrabURL &lt;result_svar&gt;,</w:t>
      </w:r>
      <w:r w:rsidR="00EA6E3B">
        <w:t xml:space="preserve"> </w:t>
      </w:r>
      <w:r>
        <w:t>&lt;url_sexp&gt;</w:t>
      </w:r>
      <w:r w:rsidR="00042FF1">
        <w:t>{, &lt;timeout_nexp&gt;</w:t>
      </w:r>
      <w:r w:rsidR="00042FF1" w:rsidRPr="00042FF1">
        <w:t>}</w:t>
      </w:r>
      <w:bookmarkEnd w:id="370"/>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A93F05" w:rsidP="00042FF1">
      <w:r>
        <w:t>Copies t</w:t>
      </w:r>
      <w:r w:rsidR="00753F23" w:rsidRPr="008F6B1A">
        <w:t xml:space="preserve">he </w:t>
      </w:r>
      <w:r w:rsidR="00753F23">
        <w:t>entire source text</w:t>
      </w:r>
      <w:r w:rsidR="00753F23" w:rsidRPr="008F6B1A">
        <w:t xml:space="preserve"> of the URL </w:t>
      </w:r>
      <w:r w:rsidR="00753F23">
        <w:t>&lt;url_sexp&gt;</w:t>
      </w:r>
      <w:r w:rsidR="00753F23" w:rsidRPr="008F6B1A">
        <w:t xml:space="preserve"> to the</w:t>
      </w:r>
      <w:r>
        <w:t xml:space="preserve"> string variable</w:t>
      </w:r>
      <w:r w:rsidR="00753F23" w:rsidRPr="008F6B1A">
        <w:t xml:space="preserve"> </w:t>
      </w:r>
      <w:r w:rsidR="00753F23">
        <w:t xml:space="preserve">&lt;result_svar&gt;. The </w:t>
      </w:r>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r w:rsidR="00753F23">
        <w:t>.</w:t>
      </w:r>
    </w:p>
    <w:p w:rsidR="00042FF1" w:rsidRDefault="00042FF1" w:rsidP="00042FF1">
      <w:r>
        <w:t xml:space="preserve">If the optional &lt;timeout_nexp&gt; parameter is non-zero, it specifies a timeout in milliseconds. This is meaningful only if the URL names a </w:t>
      </w:r>
      <w:r w:rsidR="00600084">
        <w:t>resource</w:t>
      </w:r>
      <w:r>
        <w:t xml:space="preserve"> on a remote host. If the timeout time elapses and host does not connect or does not return any data, </w:t>
      </w:r>
      <w:r w:rsidRPr="00EF53E1">
        <w:rPr>
          <w:b/>
        </w:rPr>
        <w:t>G</w:t>
      </w:r>
      <w:r w:rsidR="00600084">
        <w:rPr>
          <w:b/>
        </w:rPr>
        <w:t>ETERRO</w:t>
      </w:r>
      <w:r w:rsidRPr="00EF53E1">
        <w:rPr>
          <w:b/>
        </w:rPr>
        <w:t>R</w:t>
      </w:r>
      <w:r w:rsidR="00600084">
        <w:rPr>
          <w:b/>
        </w:rPr>
        <w:t>$</w:t>
      </w:r>
      <w:r>
        <w:t xml:space="preserve"> reports a socket timeout.</w:t>
      </w:r>
    </w:p>
    <w:p w:rsidR="00600084" w:rsidRPr="00600084" w:rsidRDefault="001521CE" w:rsidP="00042FF1">
      <w:r>
        <w:t xml:space="preserve">If the named resource is empty, the &lt;result_svar&gt; is empty, "", and </w:t>
      </w:r>
      <w:r>
        <w:rPr>
          <w:b/>
        </w:rPr>
        <w:t>GETERROR$()</w:t>
      </w:r>
      <w:r w:rsidRPr="00317954">
        <w:t xml:space="preserve"> returns </w:t>
      </w:r>
      <w:r>
        <w:t>"No error"</w:t>
      </w:r>
      <w:r w:rsidR="00600084">
        <w:t>.</w:t>
      </w:r>
    </w:p>
    <w:p w:rsidR="00317954" w:rsidRPr="008F6B1A" w:rsidRDefault="00317954" w:rsidP="00042FF1">
      <w:r>
        <w:t xml:space="preserve">The </w:t>
      </w:r>
      <w:r w:rsidRPr="00EF53E1">
        <w:rPr>
          <w:b/>
        </w:rPr>
        <w:t>Split</w:t>
      </w:r>
      <w:r>
        <w:t xml:space="preserve"> command can be used to split the &lt;result_svar&gt; into an array of lines.</w:t>
      </w:r>
    </w:p>
    <w:p w:rsidR="00753F23" w:rsidRDefault="00753F23" w:rsidP="00EB1F62">
      <w:pPr>
        <w:pStyle w:val="Heading2"/>
      </w:pPr>
      <w:bookmarkStart w:id="371" w:name="_Toc5235981"/>
      <w:r>
        <w:t>GrabFile &lt;result_svar&gt;,</w:t>
      </w:r>
      <w:r w:rsidR="00EA6E3B">
        <w:t xml:space="preserve"> </w:t>
      </w:r>
      <w:r>
        <w:t>&lt;path_sexp&gt;</w:t>
      </w:r>
      <w:r w:rsidR="004815F0">
        <w:t>{, &lt;</w:t>
      </w:r>
      <w:r w:rsidR="000B4495">
        <w:t>u</w:t>
      </w:r>
      <w:r w:rsidR="004815F0">
        <w:t>nicode_flag_lexp&gt;</w:t>
      </w:r>
      <w:r w:rsidR="004815F0" w:rsidRPr="004815F0">
        <w:t>}</w:t>
      </w:r>
      <w:bookmarkEnd w:id="371"/>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A93F05" w:rsidRDefault="00A93F05" w:rsidP="004815F0">
      <w:r>
        <w:t xml:space="preserve">Copies </w:t>
      </w:r>
      <w:r w:rsidR="00317954">
        <w:t>t</w:t>
      </w:r>
      <w:r w:rsidR="004815F0">
        <w:t xml:space="preserve">he entire contents of the file at &lt;path_sexp&gt; to the </w:t>
      </w:r>
      <w:r w:rsidR="00317954">
        <w:t xml:space="preserve">string variable </w:t>
      </w:r>
      <w:r w:rsidR="004815F0">
        <w:t xml:space="preserve">&lt;result_svar&gt;. By default, </w:t>
      </w:r>
      <w:r w:rsidR="004815F0" w:rsidRPr="00EF53E1">
        <w:rPr>
          <w:b/>
        </w:rPr>
        <w:t>GrabFile</w:t>
      </w:r>
      <w:r w:rsidR="004815F0">
        <w:t xml:space="preserve"> assumes that the file contains binary bytes or ASCII characters. If the optional &lt;</w:t>
      </w:r>
      <w:r w:rsidR="000B4495">
        <w:t>u</w:t>
      </w:r>
      <w:r w:rsidR="004815F0">
        <w:t xml:space="preserve">nicode_flag_lexp&gt; evaluates to true (a non-zero numeric value), </w:t>
      </w:r>
      <w:r w:rsidR="004815F0" w:rsidRPr="00EF53E1">
        <w:rPr>
          <w:b/>
        </w:rPr>
        <w:t>GrabFile</w:t>
      </w:r>
      <w:r w:rsidR="004815F0">
        <w:t xml:space="preserve"> can read Unicode text.</w:t>
      </w:r>
    </w:p>
    <w:p w:rsidR="00A93F05" w:rsidRDefault="00A93F05" w:rsidP="004815F0">
      <w:r>
        <w:t xml:space="preserve">If the file does not exist or cannot be opened, the &lt;result_svar&gt; is set to the empty string, "", and you can use the </w:t>
      </w:r>
      <w:r>
        <w:rPr>
          <w:b/>
        </w:rPr>
        <w:t>GETERROR$()</w:t>
      </w:r>
      <w:r>
        <w:t xml:space="preserve"> function to get more information.</w:t>
      </w:r>
      <w:r w:rsidR="004815F0">
        <w:t xml:space="preserve"> </w:t>
      </w:r>
      <w:r>
        <w:t xml:space="preserve">If the file is empty, the &lt;result_svar&gt; is an empty string, "", but </w:t>
      </w:r>
      <w:r>
        <w:rPr>
          <w:b/>
        </w:rPr>
        <w:t>GETERROR$()</w:t>
      </w:r>
      <w:r w:rsidRPr="00317954">
        <w:t xml:space="preserve"> returns </w:t>
      </w:r>
      <w:r>
        <w:t>"No error".</w:t>
      </w:r>
    </w:p>
    <w:p w:rsidR="00753F23" w:rsidRDefault="004815F0" w:rsidP="00753F23">
      <w:r>
        <w:t xml:space="preserve">For text files, either ASCII or Unicode, the </w:t>
      </w:r>
      <w:r w:rsidRPr="00287148">
        <w:rPr>
          <w:b/>
        </w:rPr>
        <w:t>Split</w:t>
      </w:r>
      <w:r>
        <w:t xml:space="preserve"> command can be used to split the &lt;result_svar&gt; into an array of lines.</w:t>
      </w:r>
      <w:r w:rsidR="00A93F05">
        <w:t xml:space="preserve"> </w:t>
      </w:r>
      <w:r w:rsidR="00A93F05">
        <w:rPr>
          <w:b/>
        </w:rPr>
        <w:t>GrabFile</w:t>
      </w:r>
      <w:r w:rsidR="00753F23">
        <w:t xml:space="preserve"> c</w:t>
      </w:r>
      <w:r w:rsidR="00317954">
        <w:t>an</w:t>
      </w:r>
      <w:r w:rsidR="00753F23">
        <w:t xml:space="preserve"> </w:t>
      </w:r>
      <w:r w:rsidR="00317954">
        <w:t xml:space="preserve">also </w:t>
      </w:r>
      <w:r w:rsidR="00753F23">
        <w:t xml:space="preserve">be used grab the contents of a text file for direct use with </w:t>
      </w:r>
      <w:r w:rsidR="00753F23" w:rsidRPr="00EF53E1">
        <w:rPr>
          <w:b/>
        </w:rPr>
        <w:t>Text.</w:t>
      </w:r>
      <w:r w:rsidR="00EA6E3B" w:rsidRPr="00EF53E1">
        <w:rPr>
          <w:b/>
        </w:rPr>
        <w:t>i</w:t>
      </w:r>
      <w:r w:rsidR="00753F23"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G</w:t>
      </w:r>
      <w:r w:rsidR="00A93F05">
        <w:rPr>
          <w:rFonts w:ascii="Letter Gothic" w:hAnsi="Letter Gothic"/>
          <w:b w:val="0"/>
        </w:rPr>
        <w:t>RAB</w:t>
      </w:r>
      <w:r w:rsidRPr="00EF53E1">
        <w:rPr>
          <w:rFonts w:ascii="Letter Gothic" w:hAnsi="Letter Gothic"/>
          <w:b w:val="0"/>
        </w:rPr>
        <w:t>F</w:t>
      </w:r>
      <w:r w:rsidR="00A93F05">
        <w:rPr>
          <w:rFonts w:ascii="Letter Gothic" w:hAnsi="Letter Gothic"/>
          <w:b w:val="0"/>
        </w:rPr>
        <w:t>ILE</w:t>
      </w:r>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w:t>
      </w:r>
      <w:r w:rsidR="00A93F05">
        <w:rPr>
          <w:rFonts w:ascii="Letter Gothic" w:hAnsi="Letter Gothic"/>
          <w:b w:val="0"/>
        </w:rPr>
        <w:t>EXT</w:t>
      </w:r>
      <w:r w:rsidRPr="00EF53E1">
        <w:rPr>
          <w:rFonts w:ascii="Letter Gothic" w:hAnsi="Letter Gothic"/>
          <w:b w:val="0"/>
        </w:rPr>
        <w:t>.</w:t>
      </w:r>
      <w:r w:rsidR="00A93F05">
        <w:rPr>
          <w:rFonts w:ascii="Letter Gothic" w:hAnsi="Letter Gothic"/>
          <w:b w:val="0"/>
        </w:rPr>
        <w:t>INPUT</w:t>
      </w:r>
      <w:r w:rsidR="00753F23" w:rsidRPr="00EF53E1">
        <w:rPr>
          <w:rFonts w:ascii="Letter Gothic" w:hAnsi="Letter Gothic"/>
          <w:b w:val="0"/>
        </w:rPr>
        <w:t xml:space="preserve"> EditedText$, text$</w:t>
      </w:r>
    </w:p>
    <w:p w:rsidR="002D4A72" w:rsidRDefault="002D4A72" w:rsidP="00E33967">
      <w:pPr>
        <w:pStyle w:val="Heading1"/>
      </w:pPr>
      <w:bookmarkStart w:id="372" w:name="_Toc5235982"/>
      <w:r>
        <w:lastRenderedPageBreak/>
        <w:t>Byte File I/O</w:t>
      </w:r>
      <w:bookmarkEnd w:id="372"/>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373" w:name="_Toc5235983"/>
      <w:r>
        <w:t>Byte.open</w:t>
      </w:r>
      <w:r w:rsidR="00163607">
        <w:t xml:space="preserve"> {r|w</w:t>
      </w:r>
      <w:r w:rsidR="005F7072">
        <w:t>|a</w:t>
      </w:r>
      <w:r w:rsidR="00163607">
        <w:t>}, &lt;</w:t>
      </w:r>
      <w:r w:rsidR="000B4495">
        <w:t>f</w:t>
      </w:r>
      <w:r w:rsidR="00163607">
        <w:t>ile_table_nvar&gt;, &lt;</w:t>
      </w:r>
      <w:r w:rsidR="000B4495">
        <w:t>p</w:t>
      </w:r>
      <w:r w:rsidR="00163607">
        <w:t>ath_sexp&gt;</w:t>
      </w:r>
      <w:bookmarkEnd w:id="373"/>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AC4920" w:rsidRPr="002C2F6D" w:rsidTr="008E20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871" w:type="dxa"/>
          </w:tcPr>
          <w:p w:rsidR="00AC4920" w:rsidRDefault="00AC4920" w:rsidP="00064566">
            <w:pPr>
              <w:jc w:val="center"/>
              <w:rPr>
                <w:b/>
              </w:rPr>
            </w:pPr>
            <w:r>
              <w:rPr>
                <w:b/>
              </w:rPr>
              <w:t>Notes</w:t>
            </w:r>
          </w:p>
        </w:tc>
      </w:tr>
      <w:tr w:rsidR="00AC4920" w:rsidRPr="005B3879" w:rsidTr="008E20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87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8E20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871" w:type="dxa"/>
          </w:tcPr>
          <w:p w:rsidR="00AC4920" w:rsidRDefault="00CB01B3" w:rsidP="00E16833">
            <w:r>
              <w:t xml:space="preserve">File exists: </w:t>
            </w:r>
            <w:r w:rsidR="00AC4920">
              <w:t>Write</w:t>
            </w:r>
            <w:r w:rsidR="008E2066">
              <w:t>s</w:t>
            </w:r>
            <w:r w:rsidR="00AC4920">
              <w:t xml:space="preserve"> from the start of the file. Writes over any existing data.</w:t>
            </w:r>
            <w:r w:rsidR="00E16833">
              <w:br/>
              <w:t>File does not exist: Creates a new file. Writes from the start of the file.</w:t>
            </w:r>
          </w:p>
        </w:tc>
      </w:tr>
      <w:tr w:rsidR="00AC4920" w:rsidRPr="005B3879" w:rsidTr="008E20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87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374" w:name="_Toc5235984"/>
      <w:r>
        <w:t>Byte.close &lt;</w:t>
      </w:r>
      <w:r w:rsidR="000B4495">
        <w:t>f</w:t>
      </w:r>
      <w:r>
        <w:t>ile_table_n</w:t>
      </w:r>
      <w:r w:rsidR="00876EDA">
        <w:t>exp</w:t>
      </w:r>
      <w:r>
        <w:t>&gt;</w:t>
      </w:r>
      <w:bookmarkEnd w:id="374"/>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375" w:name="_Toc5235985"/>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375"/>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lastRenderedPageBreak/>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376" w:name="_Toc5235986"/>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376"/>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377" w:name="_Toc5235987"/>
      <w:r>
        <w:t>Byte.read.number &lt;file_table_nexp&gt;</w:t>
      </w:r>
      <w:r w:rsidR="001511EC">
        <w:t xml:space="preserve"> {</w:t>
      </w:r>
      <w:r>
        <w:t>,&lt;nvar&gt;</w:t>
      </w:r>
      <w:r w:rsidR="001511EC">
        <w:t>...}</w:t>
      </w:r>
      <w:bookmarkEnd w:id="377"/>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378" w:name="_Toc5235988"/>
      <w:r>
        <w:t>Byte.write.</w:t>
      </w:r>
      <w:r w:rsidR="009B062F">
        <w:t>number</w:t>
      </w:r>
      <w:r>
        <w:t xml:space="preserve"> &lt;file_table_nexp&gt;</w:t>
      </w:r>
      <w:r w:rsidR="007C1B22">
        <w:t xml:space="preserve"> {</w:t>
      </w:r>
      <w:r>
        <w:t>,&lt;nexp&gt;</w:t>
      </w:r>
      <w:r w:rsidR="007C1B22">
        <w:t>}...</w:t>
      </w:r>
      <w:bookmarkEnd w:id="378"/>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379" w:name="_Toc5235989"/>
      <w:r>
        <w:lastRenderedPageBreak/>
        <w:t>Byte.read.buffer &lt;</w:t>
      </w:r>
      <w:r w:rsidR="000B4495">
        <w:t>f</w:t>
      </w:r>
      <w:r>
        <w:t>ile_table_n</w:t>
      </w:r>
      <w:r w:rsidR="00876EDA">
        <w:t>exp</w:t>
      </w:r>
      <w:r>
        <w:t>&gt;, &lt;count_nexp&gt;, &lt;buffer_svar&gt;</w:t>
      </w:r>
      <w:bookmarkEnd w:id="379"/>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w:t>
      </w:r>
      <w:r w:rsidR="00791C19">
        <w: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380" w:name="_Toc5235990"/>
      <w:r>
        <w:t>Byte.write.buffer &lt;</w:t>
      </w:r>
      <w:r w:rsidR="000B4495">
        <w:t>f</w:t>
      </w:r>
      <w:r>
        <w:t>ile_table_n</w:t>
      </w:r>
      <w:r w:rsidR="00876EDA">
        <w:t>exp</w:t>
      </w:r>
      <w:r>
        <w:t>&gt;, &lt;</w:t>
      </w:r>
      <w:r w:rsidR="00FE3C2C">
        <w:t>buffer_</w:t>
      </w:r>
      <w:r>
        <w:t>sexp&gt;</w:t>
      </w:r>
      <w:bookmarkEnd w:id="380"/>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381" w:name="_Toc5235991"/>
      <w:r>
        <w:t>Byte.eof &lt;file_table_nexp&gt;, &lt;lvar&gt;</w:t>
      </w:r>
      <w:bookmarkEnd w:id="381"/>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382" w:name="_Toc5235992"/>
      <w:r>
        <w:t>Byte.position.get &lt;</w:t>
      </w:r>
      <w:r w:rsidR="000B4495">
        <w:t>f</w:t>
      </w:r>
      <w:r>
        <w:t>ile_table_n</w:t>
      </w:r>
      <w:r w:rsidR="00876EDA">
        <w:t>exp</w:t>
      </w:r>
      <w:r>
        <w:t>&gt;, &lt;position_</w:t>
      </w:r>
      <w:r w:rsidR="008333B7">
        <w:t>nvar</w:t>
      </w:r>
      <w:r>
        <w:t>&gt;</w:t>
      </w:r>
      <w:bookmarkEnd w:id="382"/>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83" w:name="_Toc5235993"/>
      <w:r>
        <w:t>Byte.position.set &lt;</w:t>
      </w:r>
      <w:r w:rsidR="000B4495">
        <w:t>f</w:t>
      </w:r>
      <w:r>
        <w:t>ile_table_n</w:t>
      </w:r>
      <w:r w:rsidR="00876EDA">
        <w:t>exp</w:t>
      </w:r>
      <w:r>
        <w:t>&gt;, &lt;position_nexp&gt;</w:t>
      </w:r>
      <w:bookmarkEnd w:id="383"/>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876EDA" w:rsidRDefault="00876EDA" w:rsidP="00876EDA">
      <w:pPr>
        <w:pStyle w:val="Heading2"/>
      </w:pPr>
      <w:bookmarkStart w:id="384" w:name="_Toc5235994"/>
      <w:r>
        <w:t>Byte.position.mark {{&lt;file_table_nexp&gt;}{, &lt;marklimit_nexp&gt;}}</w:t>
      </w:r>
      <w:bookmarkEnd w:id="384"/>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385" w:name="_Toc5235995"/>
      <w:r>
        <w:t>Byte.truncate &lt;file_table_nexp&gt;,&lt;length_nexp&gt;</w:t>
      </w:r>
      <w:bookmarkEnd w:id="385"/>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386" w:name="_Toc5235996"/>
      <w:r>
        <w:t>Byte.copy &lt;</w:t>
      </w:r>
      <w:r w:rsidR="000B4495">
        <w:t>f</w:t>
      </w:r>
      <w:r>
        <w:t>ile_table_n</w:t>
      </w:r>
      <w:r w:rsidR="00876EDA">
        <w:t>exp</w:t>
      </w:r>
      <w:r>
        <w:t>&gt;,&lt;output_file_s</w:t>
      </w:r>
      <w:r w:rsidR="00876EDA">
        <w:t>exp</w:t>
      </w:r>
      <w:r>
        <w:t>&gt;</w:t>
      </w:r>
      <w:bookmarkEnd w:id="386"/>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77755E" w:rsidRDefault="00B848A0" w:rsidP="008A09FA">
      <w:r>
        <w:t>All bytes from the current position of the</w:t>
      </w:r>
      <w:r w:rsidR="00C964AD">
        <w:t xml:space="preserve"> input file </w:t>
      </w:r>
      <w:r>
        <w:t>to its end are</w:t>
      </w:r>
      <w:r w:rsidR="00C964AD">
        <w:t xml:space="preserve"> copied to the to the output file. Both files </w:t>
      </w:r>
      <w:r>
        <w:t>are</w:t>
      </w:r>
      <w:r w:rsidR="00C964AD">
        <w:t xml:space="preserve"> then closed.</w:t>
      </w:r>
    </w:p>
    <w:p w:rsidR="00C964AD" w:rsidRPr="00B848A0" w:rsidRDefault="00B848A0" w:rsidP="008A09FA">
      <w:r>
        <w:t xml:space="preserve">If you have read from the input file, and you want to copy the whole file, you must reset the file position to 0 with </w:t>
      </w:r>
      <w:r>
        <w:rPr>
          <w:b/>
        </w:rPr>
        <w:t>Byte.position.set</w:t>
      </w:r>
      <w:r>
        <w:t xml:space="preserve">. However, if you have changed the file mark with </w:t>
      </w:r>
      <w:r>
        <w:rPr>
          <w:b/>
        </w:rPr>
        <w:t>Byte.position.mark</w:t>
      </w:r>
      <w:r>
        <w:t xml:space="preserve">, or if you </w:t>
      </w:r>
      <w:r w:rsidR="0077755E">
        <w:t>reading a non-local (internet) file, you can’t reset the file position to 0. Instead, you must close and reopen the file.</w:t>
      </w:r>
    </w:p>
    <w:p w:rsidR="00C964AD"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185064" w:rsidRDefault="00185064" w:rsidP="00185064">
      <w:pPr>
        <w:pStyle w:val="Heading1"/>
      </w:pPr>
      <w:bookmarkStart w:id="387" w:name="_Toc5235997"/>
      <w:r>
        <w:t>ZIP File I/O</w:t>
      </w:r>
      <w:bookmarkEnd w:id="387"/>
    </w:p>
    <w:p w:rsidR="00185064" w:rsidRDefault="00185064" w:rsidP="008A09FA">
      <w:r>
        <w:t>The ZIP file I/O commands work with compressed files. ZIP is an archive file format that stores multiple directories and files, using a method of lossless data compression to save file space.</w:t>
      </w:r>
    </w:p>
    <w:p w:rsidR="008664DE" w:rsidRPr="00481359" w:rsidRDefault="008664DE" w:rsidP="008A09FA">
      <w:r>
        <w:t xml:space="preserve">Use </w:t>
      </w:r>
      <w:r>
        <w:rPr>
          <w:b/>
        </w:rPr>
        <w:t>Zip.dir</w:t>
      </w:r>
      <w:r>
        <w:t xml:space="preserve"> to get an array containing the names of all of the directories and files in </w:t>
      </w:r>
      <w:r w:rsidR="00A33F39">
        <w:t>an</w:t>
      </w:r>
      <w:r>
        <w:t xml:space="preserve"> archive. Use the </w:t>
      </w:r>
      <w:r w:rsidR="00481359">
        <w:t xml:space="preserve">file </w:t>
      </w:r>
      <w:r>
        <w:t xml:space="preserve">names </w:t>
      </w:r>
      <w:r w:rsidR="00481359">
        <w:t xml:space="preserve">with </w:t>
      </w:r>
      <w:r w:rsidR="00481359">
        <w:rPr>
          <w:b/>
        </w:rPr>
        <w:t>Zip.read</w:t>
      </w:r>
      <w:r w:rsidR="00481359">
        <w:t xml:space="preserve"> to extract files from the archive. </w:t>
      </w:r>
      <w:r w:rsidR="00481359">
        <w:rPr>
          <w:b/>
        </w:rPr>
        <w:t>Zip.read</w:t>
      </w:r>
      <w:r w:rsidR="00481359">
        <w:t xml:space="preserve"> can not extract a directory. Use </w:t>
      </w:r>
      <w:r w:rsidR="00481359">
        <w:rPr>
          <w:b/>
        </w:rPr>
        <w:t>Zip.write</w:t>
      </w:r>
      <w:r w:rsidR="00713640">
        <w:t xml:space="preserve"> to put files in a new</w:t>
      </w:r>
      <w:r w:rsidR="00481359">
        <w:t xml:space="preserve"> archive.</w:t>
      </w:r>
      <w:r w:rsidR="00713640">
        <w:t xml:space="preserve"> You can overwrite an existing ZIP file, but you cannot replace or add entries.</w:t>
      </w:r>
    </w:p>
    <w:p w:rsidR="00F7259B" w:rsidRDefault="00F7259B" w:rsidP="00F7259B">
      <w:pPr>
        <w:pStyle w:val="Heading2"/>
      </w:pPr>
      <w:bookmarkStart w:id="388" w:name="_Toc5235998"/>
      <w:r>
        <w:lastRenderedPageBreak/>
        <w:t>Zip.count &lt;path_sexp&gt;, &lt;nvar&gt;</w:t>
      </w:r>
      <w:bookmarkEnd w:id="388"/>
      <w:r>
        <w:fldChar w:fldCharType="begin"/>
      </w:r>
      <w:r>
        <w:instrText xml:space="preserve"> XE "</w:instrText>
      </w:r>
      <w:r w:rsidRPr="00185064">
        <w:instrText xml:space="preserve"> </w:instrText>
      </w:r>
      <w:r>
        <w:instrText xml:space="preserve">Zip.count &lt;path_sexp&gt;, &lt;nvar}" </w:instrText>
      </w:r>
      <w:r>
        <w:fldChar w:fldCharType="end"/>
      </w:r>
    </w:p>
    <w:p w:rsidR="00F7259B" w:rsidRDefault="00F7259B" w:rsidP="00F7259B">
      <w:r>
        <w:t>Returns the number of entries inside the ZIP file located at &lt;path_sexp&gt;. The path is relative to "&lt;pref base drive&gt;/rfo-basic/data/".</w:t>
      </w:r>
    </w:p>
    <w:p w:rsidR="00F7259B" w:rsidRPr="00F7259B" w:rsidRDefault="00F7259B" w:rsidP="00F7259B">
      <w:r>
        <w:t>The count is returned in the &lt;nvar&gt;. If the ZIP file does not exist, the returned count is 0.</w:t>
      </w:r>
    </w:p>
    <w:p w:rsidR="00185064" w:rsidRDefault="00185064" w:rsidP="00185064">
      <w:pPr>
        <w:pStyle w:val="Heading2"/>
      </w:pPr>
      <w:bookmarkStart w:id="389" w:name="_Toc5235999"/>
      <w:r>
        <w:t>Zip.dir &lt;path_sexp&gt;, Array$[] {,&lt;dirmark_sexp&gt;}</w:t>
      </w:r>
      <w:bookmarkEnd w:id="389"/>
      <w:r>
        <w:fldChar w:fldCharType="begin"/>
      </w:r>
      <w:r>
        <w:instrText xml:space="preserve"> XE "</w:instrText>
      </w:r>
      <w:r w:rsidRPr="00185064">
        <w:instrText xml:space="preserve"> </w:instrText>
      </w:r>
      <w:r>
        <w:instrText xml:space="preserve">Zip.dir &lt;path_sexp&gt;, Array$[] {,&lt;dirmark_sexp&gt;}" </w:instrText>
      </w:r>
      <w:r>
        <w:fldChar w:fldCharType="end"/>
      </w:r>
    </w:p>
    <w:p w:rsidR="00185064" w:rsidRDefault="008E2066" w:rsidP="00185064">
      <w:r>
        <w:t>R</w:t>
      </w:r>
      <w:r w:rsidR="00185064">
        <w:t>eturns the names of the file</w:t>
      </w:r>
      <w:r w:rsidR="00AC3D4F">
        <w:t>s and directories inside the ZIP file</w:t>
      </w:r>
      <w:r w:rsidR="00185064">
        <w:t xml:space="preserve"> located at &lt;path_sexp&gt;. The path is relative to "&lt;pref base drive&gt;/rfo-basic/data/".</w:t>
      </w:r>
    </w:p>
    <w:p w:rsidR="00185064" w:rsidRDefault="00185064" w:rsidP="00185064">
      <w:r>
        <w:t>The names are placed into Array$[]. The array is sorted alphabetically with the directories at the top of the list. If the array exists, it is overwritten, otherwise a new array is created. The result is always a one-dimensional array.</w:t>
      </w:r>
    </w:p>
    <w:p w:rsidR="00185064" w:rsidRDefault="00185064" w:rsidP="00185064">
      <w:r>
        <w:t>A directory is identified by a marker appended to its name. The default marker is the string "(d)". You can change the marker with the optional directory mark parameter &lt;dirmark_sexp&gt;. If you do not want directories to be marked, set &lt;dirmar</w:t>
      </w:r>
      <w:r w:rsidR="008E2066">
        <w:t>k_sexp&gt; to an empty string, "".</w:t>
      </w:r>
    </w:p>
    <w:p w:rsidR="008E2066" w:rsidRDefault="008E2066" w:rsidP="008E2066">
      <w:pPr>
        <w:pStyle w:val="Heading2"/>
      </w:pPr>
      <w:bookmarkStart w:id="390" w:name="_Toc5236000"/>
      <w:r>
        <w:t>Zip.</w:t>
      </w:r>
      <w:r w:rsidRPr="008E2066">
        <w:t>open {r|w|a}, &lt;file_table_nvar&gt;, &lt;path_sexp&gt;</w:t>
      </w:r>
      <w:bookmarkEnd w:id="390"/>
      <w:r>
        <w:fldChar w:fldCharType="begin"/>
      </w:r>
      <w:r>
        <w:instrText xml:space="preserve"> XE "</w:instrText>
      </w:r>
      <w:r w:rsidRPr="00185064">
        <w:instrText xml:space="preserve"> </w:instrText>
      </w:r>
      <w:r>
        <w:instrText>Zip.</w:instrText>
      </w:r>
      <w:r w:rsidRPr="008E2066">
        <w:instrText>open {r|w|a}, &lt;file_table_nvar&gt;, &lt;path_sexp&gt;</w:instrText>
      </w:r>
      <w:r>
        <w:instrText xml:space="preserve">" </w:instrText>
      </w:r>
      <w:r>
        <w:fldChar w:fldCharType="end"/>
      </w:r>
    </w:p>
    <w:p w:rsidR="00185064" w:rsidRDefault="00185064" w:rsidP="00F16506">
      <w:r>
        <w:t xml:space="preserve">The </w:t>
      </w:r>
      <w:r w:rsidR="00AC3D4F">
        <w:t>ZIP</w:t>
      </w:r>
      <w:r>
        <w:t xml:space="preserve"> file specified by the path string expression &lt;path_sexp&gt; is opened</w:t>
      </w:r>
      <w:r w:rsidR="00713640">
        <w:t xml:space="preserve">. </w:t>
      </w:r>
      <w:r w:rsidR="00F16506">
        <w:t xml:space="preserve">The path is relative to </w:t>
      </w:r>
      <w:r>
        <w:t>"&lt;pref base drive&gt;/rfo-ba</w:t>
      </w:r>
      <w:r w:rsidR="00F16506">
        <w:t>sic/data/"</w:t>
      </w:r>
      <w:r>
        <w:t>.</w:t>
      </w:r>
    </w:p>
    <w:p w:rsidR="00713640" w:rsidRDefault="00713640" w:rsidP="0071364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713640" w:rsidRPr="002C2F6D" w:rsidTr="00036176">
        <w:tc>
          <w:tcPr>
            <w:tcW w:w="1245" w:type="dxa"/>
          </w:tcPr>
          <w:p w:rsidR="00713640" w:rsidRPr="002C2F6D" w:rsidRDefault="00713640" w:rsidP="00036176">
            <w:pPr>
              <w:jc w:val="center"/>
              <w:rPr>
                <w:b/>
              </w:rPr>
            </w:pPr>
            <w:r>
              <w:rPr>
                <w:b/>
              </w:rPr>
              <w:t>Parameter</w:t>
            </w:r>
          </w:p>
        </w:tc>
        <w:tc>
          <w:tcPr>
            <w:tcW w:w="1064" w:type="dxa"/>
          </w:tcPr>
          <w:p w:rsidR="00713640" w:rsidRPr="002C2F6D" w:rsidRDefault="00713640" w:rsidP="00036176">
            <w:pPr>
              <w:jc w:val="center"/>
              <w:rPr>
                <w:b/>
              </w:rPr>
            </w:pPr>
            <w:r>
              <w:rPr>
                <w:b/>
              </w:rPr>
              <w:t>Mode</w:t>
            </w:r>
          </w:p>
        </w:tc>
        <w:tc>
          <w:tcPr>
            <w:tcW w:w="6871" w:type="dxa"/>
          </w:tcPr>
          <w:p w:rsidR="00713640" w:rsidRDefault="00713640" w:rsidP="00036176">
            <w:pPr>
              <w:jc w:val="center"/>
              <w:rPr>
                <w:b/>
              </w:rPr>
            </w:pPr>
            <w:r>
              <w:rPr>
                <w:b/>
              </w:rPr>
              <w:t>Notes</w:t>
            </w:r>
          </w:p>
        </w:tc>
      </w:tr>
      <w:tr w:rsidR="00713640" w:rsidRPr="005B3879" w:rsidTr="00036176">
        <w:tc>
          <w:tcPr>
            <w:tcW w:w="1245" w:type="dxa"/>
          </w:tcPr>
          <w:p w:rsidR="00713640" w:rsidRPr="005B3879" w:rsidRDefault="00713640" w:rsidP="00036176">
            <w:pPr>
              <w:jc w:val="center"/>
            </w:pPr>
            <w:r>
              <w:t>r</w:t>
            </w:r>
          </w:p>
        </w:tc>
        <w:tc>
          <w:tcPr>
            <w:tcW w:w="1064" w:type="dxa"/>
          </w:tcPr>
          <w:p w:rsidR="00713640" w:rsidRPr="005B3879" w:rsidRDefault="00713640" w:rsidP="00036176">
            <w:pPr>
              <w:jc w:val="center"/>
            </w:pPr>
            <w:r>
              <w:t>read</w:t>
            </w:r>
          </w:p>
        </w:tc>
        <w:tc>
          <w:tcPr>
            <w:tcW w:w="6871" w:type="dxa"/>
          </w:tcPr>
          <w:p w:rsidR="00713640" w:rsidRDefault="00713640" w:rsidP="00036176">
            <w:r>
              <w:t>File exists: Reads from the start of the file.</w:t>
            </w:r>
            <w:r>
              <w:br/>
              <w:t>File does not exist: Error (see below).</w:t>
            </w:r>
          </w:p>
        </w:tc>
      </w:tr>
      <w:tr w:rsidR="00713640" w:rsidRPr="005B3879" w:rsidTr="00036176">
        <w:tc>
          <w:tcPr>
            <w:tcW w:w="1245" w:type="dxa"/>
          </w:tcPr>
          <w:p w:rsidR="00713640" w:rsidRPr="005B3879" w:rsidRDefault="00713640" w:rsidP="00036176">
            <w:pPr>
              <w:jc w:val="center"/>
            </w:pPr>
            <w:r>
              <w:t>w</w:t>
            </w:r>
          </w:p>
        </w:tc>
        <w:tc>
          <w:tcPr>
            <w:tcW w:w="1064" w:type="dxa"/>
          </w:tcPr>
          <w:p w:rsidR="00713640" w:rsidRPr="005B3879" w:rsidRDefault="00713640" w:rsidP="00036176">
            <w:pPr>
              <w:jc w:val="center"/>
            </w:pPr>
            <w:r>
              <w:t>write</w:t>
            </w:r>
          </w:p>
        </w:tc>
        <w:tc>
          <w:tcPr>
            <w:tcW w:w="6871" w:type="dxa"/>
          </w:tcPr>
          <w:p w:rsidR="00713640" w:rsidRDefault="00713640" w:rsidP="00036176">
            <w:r>
              <w:t>File exists: Writes from the start of the file. Writes over any existing data.</w:t>
            </w:r>
            <w:r>
              <w:br/>
              <w:t>File does not exist: Creates a new file. Writes from the start of the file.</w:t>
            </w:r>
          </w:p>
        </w:tc>
      </w:tr>
    </w:tbl>
    <w:p w:rsidR="00713640" w:rsidRPr="00713640" w:rsidRDefault="00713640" w:rsidP="00713640">
      <w:pPr>
        <w:spacing w:before="200"/>
      </w:pPr>
      <w:r>
        <w:t xml:space="preserve">Note: unlike </w:t>
      </w:r>
      <w:r>
        <w:rPr>
          <w:b/>
        </w:rPr>
        <w:t>Text.open</w:t>
      </w:r>
      <w:r>
        <w:t xml:space="preserve"> and </w:t>
      </w:r>
      <w:r>
        <w:rPr>
          <w:b/>
        </w:rPr>
        <w:t>Byte.open</w:t>
      </w:r>
      <w:r>
        <w:t xml:space="preserve">, </w:t>
      </w:r>
      <w:r>
        <w:rPr>
          <w:b/>
        </w:rPr>
        <w:t>Zip.open</w:t>
      </w:r>
      <w:r>
        <w:t xml:space="preserve"> does not support append mode.</w:t>
      </w:r>
    </w:p>
    <w:p w:rsidR="00185064" w:rsidRDefault="00185064" w:rsidP="00713640">
      <w:r>
        <w:t xml:space="preserve">A file table number is placed into the numeric variable &lt;file_table_nvar&gt;. This value is for use in subsequent </w:t>
      </w:r>
      <w:r w:rsidRPr="00AC3D4F">
        <w:rPr>
          <w:b/>
        </w:rPr>
        <w:t>Zip.read</w:t>
      </w:r>
      <w:r>
        <w:t xml:space="preserve">, </w:t>
      </w:r>
      <w:r w:rsidRPr="00AC3D4F">
        <w:rPr>
          <w:b/>
        </w:rPr>
        <w:t>Zip.write</w:t>
      </w:r>
      <w:r>
        <w:t xml:space="preserve">, or </w:t>
      </w:r>
      <w:r w:rsidRPr="00AC3D4F">
        <w:rPr>
          <w:b/>
        </w:rPr>
        <w:t>Zip.close</w:t>
      </w:r>
      <w:r>
        <w:t xml:space="preserve"> commands.</w:t>
      </w:r>
    </w:p>
    <w:p w:rsidR="00185064" w:rsidRDefault="00185064" w:rsidP="00185064">
      <w:r>
        <w:t xml:space="preserve">If there was an error opening the </w:t>
      </w:r>
      <w:r w:rsidR="00AC3D4F">
        <w:t>ZIP</w:t>
      </w:r>
      <w:r>
        <w:t xml:space="preserve"> file, &lt;file_table_nvar&gt; is set</w:t>
      </w:r>
      <w:r w:rsidR="00AC3D4F">
        <w:t xml:space="preserve"> to -1 with details available from</w:t>
      </w:r>
      <w:r>
        <w:t xml:space="preserve"> the </w:t>
      </w:r>
      <w:r w:rsidRPr="00461922">
        <w:rPr>
          <w:b/>
        </w:rPr>
        <w:t>GETERROR$()</w:t>
      </w:r>
      <w:r>
        <w:t xml:space="preserve"> function.</w:t>
      </w:r>
    </w:p>
    <w:p w:rsidR="00AC3D4F" w:rsidRDefault="00AC3D4F" w:rsidP="00AC3D4F">
      <w:pPr>
        <w:pStyle w:val="Heading2"/>
      </w:pPr>
      <w:bookmarkStart w:id="391" w:name="_Toc5236001"/>
      <w:r>
        <w:t>Zip.close</w:t>
      </w:r>
      <w:r w:rsidRPr="008E2066">
        <w:t xml:space="preserve"> &lt;file_table_</w:t>
      </w:r>
      <w:r>
        <w:t>n</w:t>
      </w:r>
      <w:r w:rsidRPr="008E2066">
        <w:t>exp&gt;</w:t>
      </w:r>
      <w:bookmarkEnd w:id="391"/>
      <w:r>
        <w:fldChar w:fldCharType="begin"/>
      </w:r>
      <w:r>
        <w:instrText xml:space="preserve"> XE "</w:instrText>
      </w:r>
      <w:r w:rsidRPr="00185064">
        <w:instrText xml:space="preserve"> </w:instrText>
      </w:r>
      <w:r>
        <w:instrText>Zip.close</w:instrText>
      </w:r>
      <w:r w:rsidRPr="008E2066">
        <w:instrText>, &lt;file_table_nexp&gt;</w:instrText>
      </w:r>
      <w:r>
        <w:instrText xml:space="preserve">" </w:instrText>
      </w:r>
      <w:r>
        <w:fldChar w:fldCharType="end"/>
      </w:r>
    </w:p>
    <w:p w:rsidR="00185064" w:rsidRDefault="00185064" w:rsidP="00185064">
      <w:r>
        <w:t xml:space="preserve">Closes the previously opened </w:t>
      </w:r>
      <w:r w:rsidR="00AC3D4F">
        <w:t xml:space="preserve">ZIP </w:t>
      </w:r>
      <w:r>
        <w:t>file.</w:t>
      </w:r>
    </w:p>
    <w:p w:rsidR="00AC3D4F" w:rsidRDefault="00AC3D4F" w:rsidP="00AC3D4F">
      <w:pPr>
        <w:pStyle w:val="Heading2"/>
      </w:pPr>
      <w:bookmarkStart w:id="392" w:name="_Toc5236002"/>
      <w:r>
        <w:t>Zip.</w:t>
      </w:r>
      <w:r w:rsidRPr="00AC3D4F">
        <w:t>read &lt;file_table_nexp&gt; ,&lt;buffer_svar&gt;, &lt;file_name_sexp&gt;</w:t>
      </w:r>
      <w:bookmarkEnd w:id="392"/>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rsidR="00185064" w:rsidRDefault="00185064" w:rsidP="00185064">
      <w:r>
        <w:t>Reads the content of the file &lt;file_name_sexp&gt; from inside a</w:t>
      </w:r>
      <w:r w:rsidR="00AC3D4F">
        <w:t xml:space="preserve"> ZIP file</w:t>
      </w:r>
      <w:r>
        <w:t xml:space="preserve"> and puts the result byte(s) inside the buffer string variable &lt;buffer_svar&gt;.</w:t>
      </w:r>
    </w:p>
    <w:p w:rsidR="00185064" w:rsidRDefault="00185064" w:rsidP="00185064">
      <w:r>
        <w:lastRenderedPageBreak/>
        <w:t xml:space="preserve">The &lt;file_table_nexp&gt; parameter is a file table number returned by a previous </w:t>
      </w:r>
      <w:r w:rsidRPr="00AC3D4F">
        <w:rPr>
          <w:b/>
        </w:rPr>
        <w:t>Zip.open</w:t>
      </w:r>
      <w:r>
        <w:t xml:space="preserve"> command. If the file number is -1 then the command throws a run-time error.</w:t>
      </w:r>
    </w:p>
    <w:p w:rsidR="00185064" w:rsidRDefault="00185064" w:rsidP="00185064">
      <w:r>
        <w:t>If the file &lt;file_na</w:t>
      </w:r>
      <w:r w:rsidR="00AC3D4F">
        <w:t>me_sexp&gt; is not found in the ZIP</w:t>
      </w:r>
      <w:r>
        <w:t>, &lt;buffer_svar&gt; is set to "EOF".</w:t>
      </w:r>
    </w:p>
    <w:p w:rsidR="00185064" w:rsidRPr="00AC3D4F" w:rsidRDefault="00185064" w:rsidP="00185064">
      <w:r>
        <w:t xml:space="preserve">If the user tries to read the content of a zipped </w:t>
      </w:r>
      <w:r w:rsidR="00AC3D4F">
        <w:t>directory</w:t>
      </w:r>
      <w:r>
        <w:t>, instead of a zipped file, then the command throws a run-time error.</w:t>
      </w:r>
      <w:r w:rsidR="00AC3D4F">
        <w:t xml:space="preserve"> To read the contents of a zipped directory, use </w:t>
      </w:r>
      <w:r w:rsidR="00AC3D4F">
        <w:rPr>
          <w:b/>
        </w:rPr>
        <w:t>Zip.dir</w:t>
      </w:r>
      <w:r w:rsidR="00AC3D4F">
        <w:t>.</w:t>
      </w:r>
    </w:p>
    <w:p w:rsidR="00AC3D4F" w:rsidRDefault="00AC3D4F" w:rsidP="00AC3D4F">
      <w:pPr>
        <w:pStyle w:val="Heading2"/>
      </w:pPr>
      <w:bookmarkStart w:id="393" w:name="_Toc5236003"/>
      <w:r>
        <w:t>Zip.write</w:t>
      </w:r>
      <w:r w:rsidRPr="00AC3D4F">
        <w:t xml:space="preserve"> &lt;file_table_nexp&gt; ,&lt;buffer_s</w:t>
      </w:r>
      <w:r w:rsidR="00784127">
        <w:t>exp</w:t>
      </w:r>
      <w:r w:rsidRPr="00AC3D4F">
        <w:t>&gt;, &lt;file_name_sexp&gt;</w:t>
      </w:r>
      <w:bookmarkEnd w:id="393"/>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rsidR="00185064" w:rsidRPr="00627B5E" w:rsidRDefault="00185064" w:rsidP="00185064">
      <w:r>
        <w:t xml:space="preserve">Writes the entire contents of the string expression &lt;buffer_sexp&gt; into a </w:t>
      </w:r>
      <w:r w:rsidR="00BE3C3D">
        <w:t>ZIP</w:t>
      </w:r>
      <w:r>
        <w:t>, as a file named &lt;file_name_sexp&gt;.</w:t>
      </w:r>
      <w:r w:rsidR="00A41B64">
        <w:t xml:space="preserve"> The ZIP is in a file previously opened with </w:t>
      </w:r>
      <w:r w:rsidR="00A41B64">
        <w:rPr>
          <w:b/>
        </w:rPr>
        <w:t>Zip.open</w:t>
      </w:r>
      <w:r w:rsidR="00627B5E">
        <w:t>.</w:t>
      </w:r>
    </w:p>
    <w:p w:rsidR="00185064" w:rsidRPr="00B94824" w:rsidRDefault="00185064" w:rsidP="00185064">
      <w:r>
        <w:t>The string &lt;buffer_sexp&gt; is assumed to be a buffer string holding binary data, typically a string coming from</w:t>
      </w:r>
      <w:r w:rsidR="00BE3C3D">
        <w:t xml:space="preserve"> reading a local file with</w:t>
      </w:r>
      <w:r>
        <w:t xml:space="preserve"> </w:t>
      </w:r>
      <w:r w:rsidRPr="00BE3C3D">
        <w:rPr>
          <w:b/>
        </w:rPr>
        <w:t>Byte.read.buffer</w:t>
      </w:r>
      <w:r>
        <w:t>.</w:t>
      </w:r>
    </w:p>
    <w:p w:rsidR="00470A5E" w:rsidRDefault="00470A5E" w:rsidP="00E33967">
      <w:pPr>
        <w:pStyle w:val="Heading1"/>
      </w:pPr>
      <w:bookmarkStart w:id="394" w:name="_Toc5236004"/>
      <w:r>
        <w:t>HTML</w:t>
      </w:r>
      <w:bookmarkEnd w:id="394"/>
    </w:p>
    <w:p w:rsidR="00470A5E" w:rsidRDefault="00470A5E" w:rsidP="00EB1F62">
      <w:pPr>
        <w:pStyle w:val="Heading2"/>
      </w:pPr>
      <w:bookmarkStart w:id="395" w:name="_Toc5236005"/>
      <w:r>
        <w:t>Introduction</w:t>
      </w:r>
      <w:bookmarkEnd w:id="395"/>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396" w:name="_Toc5236006"/>
      <w:r>
        <w:t xml:space="preserve">HTML </w:t>
      </w:r>
      <w:r w:rsidR="0054670D">
        <w:t>Commands</w:t>
      </w:r>
      <w:bookmarkEnd w:id="396"/>
    </w:p>
    <w:p w:rsidR="0054670D" w:rsidRDefault="0054670D" w:rsidP="005F4916">
      <w:pPr>
        <w:pStyle w:val="Heading3"/>
      </w:pPr>
      <w:bookmarkStart w:id="397" w:name="_Toc5236007"/>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97"/>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98" w:name="_Toc5236008"/>
      <w:r>
        <w:t>Html.orientation &lt;nexp&gt;</w:t>
      </w:r>
      <w:bookmarkEnd w:id="398"/>
      <w:r>
        <w:fldChar w:fldCharType="begin"/>
      </w:r>
      <w:r>
        <w:instrText xml:space="preserve"> XE "Html</w:instrText>
      </w:r>
      <w:r w:rsidRPr="00584997">
        <w:instrText>.orientation &lt;nexp&gt;</w:instrText>
      </w:r>
      <w:r>
        <w:instrText xml:space="preserve">" </w:instrText>
      </w:r>
      <w:r>
        <w:fldChar w:fldCharType="end"/>
      </w:r>
    </w:p>
    <w:p w:rsidR="00A550EE" w:rsidRDefault="0006591D" w:rsidP="002473BF">
      <w:pPr>
        <w:pStyle w:val="NoSpacing"/>
      </w:pPr>
      <w:r>
        <w:t>The value of the &lt;nexp&gt; sets the orientation of screen as follows:</w:t>
      </w:r>
    </w:p>
    <w:p w:rsidR="00A550EE" w:rsidRDefault="00A550EE" w:rsidP="002473BF">
      <w:pPr>
        <w:pStyle w:val="ListParagraph"/>
      </w:pPr>
      <w:r>
        <w:t>-1 = Orientation depends upon the sensors.</w:t>
      </w:r>
    </w:p>
    <w:p w:rsidR="00A550EE" w:rsidRDefault="00A550EE" w:rsidP="002473BF">
      <w:pPr>
        <w:pStyle w:val="ListParagraph"/>
      </w:pPr>
      <w:r>
        <w:t xml:space="preserve"> 0 = Orientation is forced to Landscape.</w:t>
      </w:r>
    </w:p>
    <w:p w:rsidR="002473BF" w:rsidRDefault="00A550EE" w:rsidP="002473BF">
      <w:pPr>
        <w:pStyle w:val="ListParagraph"/>
      </w:pPr>
      <w:r>
        <w:t xml:space="preserve"> 1 = Orientation is forced to Portrait.</w:t>
      </w:r>
    </w:p>
    <w:p w:rsidR="002473BF" w:rsidRDefault="002473BF" w:rsidP="002473BF">
      <w:pPr>
        <w:pStyle w:val="ListParagraph"/>
      </w:pPr>
      <w:r>
        <w:t xml:space="preserve"> 2 = Orientation is forced to Reverse Landscape.</w:t>
      </w:r>
    </w:p>
    <w:p w:rsidR="00A550EE" w:rsidRDefault="002473BF" w:rsidP="00D262B9">
      <w:pPr>
        <w:pStyle w:val="ListParagraph"/>
      </w:pPr>
      <w:r>
        <w:t xml:space="preserve"> 3 = Orientation is forced to Reverse Portrait.</w:t>
      </w:r>
    </w:p>
    <w:p w:rsidR="004E1D15" w:rsidRDefault="004E1D15" w:rsidP="005F4916">
      <w:pPr>
        <w:pStyle w:val="Heading3"/>
      </w:pPr>
      <w:bookmarkStart w:id="399" w:name="_Toc5236009"/>
      <w:r>
        <w:t>Html.load.url &lt;file_sexp&gt;</w:t>
      </w:r>
      <w:bookmarkEnd w:id="399"/>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xml:space="preserve">. The file may reside on the Internet or on your </w:t>
      </w:r>
      <w:r w:rsidR="007D01CF">
        <w:t>A</w:t>
      </w:r>
      <w:r>
        <w:t>ndroid device. In either case, the entire URL must be specified.</w:t>
      </w:r>
    </w:p>
    <w:p w:rsidR="004E1D15" w:rsidRDefault="004E1D15" w:rsidP="004E1D15">
      <w:r>
        <w:t>The command:</w:t>
      </w:r>
    </w:p>
    <w:p w:rsidR="004E1D15"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F5651B" w:rsidRPr="00D262B9">
        <w:rPr>
          <w:rFonts w:ascii="Letter Gothic" w:hAnsi="Letter Gothic"/>
          <w:b w:val="0"/>
        </w:rPr>
        <w:t>"</w:t>
      </w:r>
      <w:r w:rsidR="004E1D15" w:rsidRPr="00D262B9">
        <w:rPr>
          <w:rFonts w:ascii="Letter Gothic" w:hAnsi="Letter Gothic"/>
          <w:b w:val="0"/>
        </w:rPr>
        <w:t>http://laughton.com/basic</w:t>
      </w:r>
      <w:r w:rsidR="00474491" w:rsidRPr="00D262B9">
        <w:rPr>
          <w:rFonts w:ascii="Letter Gothic" w:hAnsi="Letter Gothic"/>
          <w:b w:val="0"/>
        </w:rPr>
        <w:t>/</w:t>
      </w:r>
      <w:r w:rsidR="00F5651B" w:rsidRPr="00D262B9">
        <w:rPr>
          <w:rFonts w:ascii="Letter Gothic" w:hAnsi="Letter Gothic"/>
          <w:b w:val="0"/>
        </w:rPr>
        <w:t>"</w:t>
      </w:r>
    </w:p>
    <w:p w:rsidR="004E1D15" w:rsidRDefault="004E1D15" w:rsidP="004E1D15">
      <w:r>
        <w:t>will load and display the BASIC! home page.</w:t>
      </w:r>
    </w:p>
    <w:p w:rsidR="004E1D15" w:rsidRDefault="004E1D15" w:rsidP="004E1D15">
      <w:r>
        <w:t>The command:</w:t>
      </w:r>
    </w:p>
    <w:p w:rsidR="00CC7B72"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D76563" w:rsidRPr="00D262B9">
        <w:rPr>
          <w:rFonts w:ascii="Letter Gothic" w:hAnsi="Letter Gothic"/>
          <w:b w:val="0"/>
        </w:rPr>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Pr="00D262B9" w:rsidRDefault="00D262B9" w:rsidP="00D76563">
      <w:pPr>
        <w:pStyle w:val="Codeexample"/>
        <w:rPr>
          <w:rFonts w:ascii="Letter Gothic" w:hAnsi="Letter Gothic"/>
          <w:b w:val="0"/>
        </w:rPr>
      </w:pPr>
      <w:r w:rsidRPr="00D262B9">
        <w:rPr>
          <w:rFonts w:ascii="Letter Gothic" w:hAnsi="Letter Gothic"/>
          <w:b w:val="0"/>
        </w:rPr>
        <w:t>HTML.LOAD.URL</w:t>
      </w:r>
      <w:r w:rsidR="00D76563" w:rsidRPr="00D262B9">
        <w:rPr>
          <w:rFonts w:ascii="Letter Gothic" w:hAnsi="Letter Gothic"/>
          <w:b w:val="0"/>
        </w:rPr>
        <w:t xml:space="preserve">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400" w:name="_Toc5236010"/>
      <w:r>
        <w:t>H</w:t>
      </w:r>
      <w:r w:rsidR="000A44ED">
        <w:t>tml.load.string &lt;html_sexp&gt;</w:t>
      </w:r>
      <w:bookmarkEnd w:id="400"/>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Pr="00D262B9" w:rsidRDefault="000C0A8B" w:rsidP="00D262B9">
      <w:pPr>
        <w:pStyle w:val="Codeexample"/>
        <w:rPr>
          <w:rFonts w:ascii="Letter Gothic" w:hAnsi="Letter Gothic"/>
          <w:b w:val="0"/>
        </w:rPr>
      </w:pPr>
      <w:r w:rsidRPr="00D262B9">
        <w:rPr>
          <w:rFonts w:ascii="Letter Gothic" w:hAnsi="Letter Gothic"/>
          <w:b w:val="0"/>
        </w:rPr>
        <w:t>&lt;pref base drive&gt;/</w:t>
      </w:r>
      <w:r w:rsidR="000A44ED" w:rsidRPr="00D262B9">
        <w:rPr>
          <w:rFonts w:ascii="Letter Gothic" w:hAnsi="Letter Gothic"/>
          <w:b w:val="0"/>
        </w:rPr>
        <w:t>rfo-basic/data/</w:t>
      </w:r>
    </w:p>
    <w:p w:rsidR="00E268A7" w:rsidRDefault="009F6EC7" w:rsidP="005F4916">
      <w:pPr>
        <w:pStyle w:val="Heading3"/>
      </w:pPr>
      <w:bookmarkStart w:id="401" w:name="_Toc5236011"/>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401"/>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402" w:name="_Toc5236012"/>
      <w:r>
        <w:t>Html.get.datalink &lt;data_svar&gt;</w:t>
      </w:r>
      <w:bookmarkEnd w:id="402"/>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7F1F85" w:rsidRDefault="000B1ADA" w:rsidP="007F1F85">
      <w:pPr>
        <w:spacing w:after="0"/>
      </w:pPr>
      <w:r>
        <w:t>A datalink provides a method for sending a message from an HTML program to the BASIC! programmer. There are two parts to a datalink in an HTML file:</w:t>
      </w:r>
    </w:p>
    <w:p w:rsidR="007F1F85" w:rsidRDefault="007F1F85" w:rsidP="004A2113">
      <w:pPr>
        <w:pStyle w:val="ListParagraph"/>
        <w:numPr>
          <w:ilvl w:val="0"/>
          <w:numId w:val="50"/>
        </w:numPr>
      </w:pPr>
      <w:r>
        <w:t>T</w:t>
      </w:r>
      <w:r w:rsidR="000B1ADA">
        <w:t>he JavaScript that defines the datalink function</w:t>
      </w:r>
    </w:p>
    <w:p w:rsidR="007F1F85" w:rsidRDefault="007F1F85" w:rsidP="004A2113">
      <w:pPr>
        <w:pStyle w:val="ListParagraph"/>
        <w:numPr>
          <w:ilvl w:val="0"/>
          <w:numId w:val="50"/>
        </w:numPr>
      </w:pPr>
      <w:r>
        <w:t>T</w:t>
      </w:r>
      <w:r w:rsidR="000B1ADA">
        <w:t>he HTML code that calls the datalink function.</w:t>
      </w:r>
    </w:p>
    <w:p w:rsidR="000B1ADA" w:rsidRDefault="00A67786" w:rsidP="007F1F85">
      <w:r>
        <w:t>The BASIC! Program requires a mechanism for communicating with a website's HTML code.</w:t>
      </w:r>
    </w:p>
    <w:p w:rsidR="000A44ED" w:rsidRDefault="000B1ADA" w:rsidP="007F1F85">
      <w:pPr>
        <w:spacing w:after="0"/>
      </w:pPr>
      <w:r w:rsidRPr="00D262B9">
        <w:rPr>
          <w:b/>
        </w:rPr>
        <w:t>Html.get.datalink</w:t>
      </w:r>
      <w:r w:rsidRPr="000B1ADA">
        <w:t xml:space="preserve"> </w:t>
      </w:r>
      <w:r>
        <w:t>g</w:t>
      </w:r>
      <w:r w:rsidR="000A44ED">
        <w:t xml:space="preserve">ets the </w:t>
      </w:r>
      <w:r w:rsidR="00217871">
        <w:t>next data</w:t>
      </w:r>
      <w:r w:rsidR="0020579D">
        <w:t>link</w:t>
      </w:r>
      <w:r w:rsidR="00217871">
        <w:t xml:space="preserve"> string from the datalink buffer. If there is no data available then the returned data will be an empty string (</w:t>
      </w:r>
      <w:r w:rsidR="00F5651B">
        <w:t>""</w:t>
      </w:r>
      <w:r w:rsidR="00217871">
        <w:t>). You should program a loop waiting for data:</w:t>
      </w:r>
    </w:p>
    <w:p w:rsidR="00217871" w:rsidRPr="00D262B9" w:rsidRDefault="00D262B9" w:rsidP="009F6EC7">
      <w:pPr>
        <w:pStyle w:val="Codeexample"/>
        <w:rPr>
          <w:rFonts w:ascii="Letter Gothic" w:hAnsi="Letter Gothic"/>
          <w:b w:val="0"/>
        </w:rPr>
      </w:pPr>
      <w:r>
        <w:rPr>
          <w:rFonts w:ascii="Letter Gothic" w:hAnsi="Letter Gothic"/>
          <w:b w:val="0"/>
        </w:rPr>
        <w:t>DO</w:t>
      </w:r>
    </w:p>
    <w:p w:rsidR="00217871" w:rsidRPr="00D262B9" w:rsidRDefault="009F6EC7" w:rsidP="009F6EC7">
      <w:pPr>
        <w:pStyle w:val="Codeexample"/>
        <w:rPr>
          <w:rFonts w:ascii="Letter Gothic" w:hAnsi="Letter Gothic"/>
          <w:b w:val="0"/>
        </w:rPr>
      </w:pPr>
      <w:r w:rsidRPr="00D262B9">
        <w:rPr>
          <w:rFonts w:ascii="Letter Gothic" w:hAnsi="Letter Gothic"/>
          <w:b w:val="0"/>
        </w:rPr>
        <w:t xml:space="preserve">  </w:t>
      </w:r>
      <w:r w:rsidR="00D262B9">
        <w:rPr>
          <w:rFonts w:ascii="Letter Gothic" w:hAnsi="Letter Gothic"/>
          <w:b w:val="0"/>
        </w:rPr>
        <w:t>HTML.GET.DATALINK</w:t>
      </w:r>
      <w:r w:rsidR="00217871" w:rsidRPr="00D262B9">
        <w:rPr>
          <w:rFonts w:ascii="Letter Gothic" w:hAnsi="Letter Gothic"/>
          <w:b w:val="0"/>
        </w:rPr>
        <w:t xml:space="preserve"> data$</w:t>
      </w:r>
    </w:p>
    <w:p w:rsidR="00217871" w:rsidRPr="00D262B9" w:rsidRDefault="00D262B9" w:rsidP="009F6EC7">
      <w:pPr>
        <w:pStyle w:val="Codeexample"/>
        <w:rPr>
          <w:rFonts w:ascii="Letter Gothic" w:hAnsi="Letter Gothic"/>
          <w:b w:val="0"/>
        </w:rPr>
      </w:pPr>
      <w:r>
        <w:rPr>
          <w:rFonts w:ascii="Letter Gothic" w:hAnsi="Letter Gothic"/>
          <w:b w:val="0"/>
        </w:rPr>
        <w:t>UNTIL</w:t>
      </w:r>
      <w:r w:rsidR="00217871" w:rsidRPr="00D262B9">
        <w:rPr>
          <w:rFonts w:ascii="Letter Gothic" w:hAnsi="Letter Gothic"/>
          <w:b w:val="0"/>
        </w:rPr>
        <w:t xml:space="preserve"> data$ &lt;&gt; </w:t>
      </w:r>
      <w:r w:rsidR="00F5651B" w:rsidRPr="00D262B9">
        <w:rPr>
          <w:rFonts w:ascii="Letter Gothic" w:hAnsi="Letter Gothic"/>
          <w:b w:val="0"/>
        </w:rPr>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w:t>
      </w:r>
      <w:r w:rsidR="00D262B9">
        <w:t>HTML</w:t>
      </w:r>
      <w:r>
        <w:t xml:space="preserve">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w:t>
      </w:r>
      <w:r w:rsidR="00D262B9" w:rsidRPr="00D262B9">
        <w:rPr>
          <w:b/>
        </w:rPr>
        <w:t>H</w:t>
      </w:r>
      <w:r w:rsidRPr="00D262B9">
        <w:rPr>
          <w:b/>
        </w:rPr>
        <w:t>tml.go.back</w:t>
      </w:r>
      <w:r>
        <w:t xml:space="preserve">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D262B9" w:rsidRPr="00D262B9">
        <w:rPr>
          <w:b/>
        </w:rPr>
        <w:t>H</w:t>
      </w:r>
      <w:r w:rsidR="003F5799" w:rsidRPr="00D262B9">
        <w:rPr>
          <w:b/>
        </w:rPr>
        <w:t>tml.load.url</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403" w:name="_Toc5236013"/>
      <w:r>
        <w:t>Html.go.back</w:t>
      </w:r>
      <w:bookmarkEnd w:id="403"/>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404" w:name="_Toc5236014"/>
      <w:r>
        <w:t>Html.go.forward</w:t>
      </w:r>
      <w:bookmarkEnd w:id="404"/>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405" w:name="_Toc5236015"/>
      <w:r>
        <w:t>Html.close</w:t>
      </w:r>
      <w:bookmarkEnd w:id="405"/>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406" w:name="_Toc5236016"/>
      <w:r>
        <w:t>Html.clear.cache</w:t>
      </w:r>
      <w:bookmarkEnd w:id="406"/>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407" w:name="_Toc5236017"/>
      <w:r>
        <w:t>H</w:t>
      </w:r>
      <w:r w:rsidR="00E95C98">
        <w:t>tml</w:t>
      </w:r>
      <w:r>
        <w:t>.clear.history</w:t>
      </w:r>
      <w:bookmarkEnd w:id="407"/>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408" w:name="_Toc5236018"/>
      <w:r>
        <w:t>Related Commands</w:t>
      </w:r>
      <w:bookmarkEnd w:id="408"/>
    </w:p>
    <w:p w:rsidR="009D6C4F" w:rsidRDefault="009D6C4F" w:rsidP="009D6C4F">
      <w:pPr>
        <w:pStyle w:val="Heading3"/>
      </w:pPr>
      <w:bookmarkStart w:id="409" w:name="_Toc5236019"/>
      <w:r>
        <w:t>Browse &lt;url_sexp&gt;</w:t>
      </w:r>
      <w:bookmarkEnd w:id="409"/>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32"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410" w:name="_Toc5236020"/>
      <w:r>
        <w:t>Http.post &lt;url_sexp&gt;, &lt;list_nexp&gt;, &lt;result_svar&gt;</w:t>
      </w:r>
      <w:bookmarkEnd w:id="410"/>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lastRenderedPageBreak/>
        <w:t>&lt;result_svar&gt; is where the Post response will be placed.</w:t>
      </w:r>
    </w:p>
    <w:p w:rsidR="008952BE" w:rsidRDefault="00D663E0" w:rsidP="00E33967">
      <w:pPr>
        <w:pStyle w:val="Heading1"/>
      </w:pPr>
      <w:bookmarkStart w:id="411" w:name="_Toc5236021"/>
      <w:r>
        <w:t>TCP</w:t>
      </w:r>
      <w:r w:rsidR="008952BE">
        <w:t>/IP Sockets</w:t>
      </w:r>
      <w:bookmarkEnd w:id="411"/>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33"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412" w:name="_Toc5236022"/>
      <w:r>
        <w:t xml:space="preserve">TCP/IP </w:t>
      </w:r>
      <w:r w:rsidR="00D65DA8">
        <w:t xml:space="preserve">Client </w:t>
      </w:r>
      <w:r>
        <w:t>Socket Commands</w:t>
      </w:r>
      <w:bookmarkEnd w:id="412"/>
    </w:p>
    <w:p w:rsidR="00DD1527" w:rsidRDefault="00DD1527" w:rsidP="005F4916">
      <w:pPr>
        <w:pStyle w:val="Heading3"/>
      </w:pPr>
      <w:bookmarkStart w:id="413" w:name="_Toc5236023"/>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413"/>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414" w:name="_Toc5236024"/>
      <w:r>
        <w:t>Socket.client.status &lt;status_nvar&gt;</w:t>
      </w:r>
      <w:bookmarkEnd w:id="414"/>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415" w:name="_Toc5236025"/>
      <w:r>
        <w:t>S</w:t>
      </w:r>
      <w:r w:rsidR="00CB062B">
        <w:t>ocket.client.server.ip &lt;svar&gt;</w:t>
      </w:r>
      <w:bookmarkEnd w:id="415"/>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416" w:name="_Toc5236026"/>
      <w:r>
        <w:t>Socket.client.read.line &lt;line_svar&gt;</w:t>
      </w:r>
      <w:bookmarkEnd w:id="416"/>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417" w:name="_Toc5236027"/>
      <w:r>
        <w:t>Socket.client.read.ready &lt;nvar&gt;</w:t>
      </w:r>
      <w:bookmarkEnd w:id="417"/>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418" w:name="_Toc5236028"/>
      <w:r>
        <w:t>Socket.client.read.file &lt;f</w:t>
      </w:r>
      <w:r w:rsidR="00FD5E7C">
        <w:t>ile</w:t>
      </w:r>
      <w:r>
        <w:t>_nexp&gt;</w:t>
      </w:r>
      <w:bookmarkEnd w:id="418"/>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419" w:name="_Toc5236029"/>
      <w:r>
        <w:t>Socket.client.write.line &lt;line_sexp&gt;</w:t>
      </w:r>
      <w:bookmarkEnd w:id="419"/>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420" w:name="_Toc5236030"/>
      <w:r>
        <w:lastRenderedPageBreak/>
        <w:t>Socket.client.write.bytes &lt;sexp&gt;</w:t>
      </w:r>
      <w:bookmarkEnd w:id="420"/>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421" w:name="_Toc5236031"/>
      <w:r>
        <w:t>Socket.client.write.file &lt;f</w:t>
      </w:r>
      <w:r w:rsidR="00DB0C94">
        <w:t>ile</w:t>
      </w:r>
      <w:r>
        <w:t>_nexp&gt;</w:t>
      </w:r>
      <w:bookmarkEnd w:id="421"/>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422" w:name="_Toc5236032"/>
      <w:r>
        <w:t>S</w:t>
      </w:r>
      <w:r w:rsidR="00CB062B">
        <w:t>ocket.client.close</w:t>
      </w:r>
      <w:bookmarkEnd w:id="422"/>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423" w:name="_Toc5236033"/>
      <w:r>
        <w:t>TCP/IP Server Socket Commands</w:t>
      </w:r>
      <w:bookmarkEnd w:id="423"/>
    </w:p>
    <w:p w:rsidR="0037623F" w:rsidRDefault="0037623F" w:rsidP="005F4916">
      <w:pPr>
        <w:pStyle w:val="Heading3"/>
      </w:pPr>
      <w:bookmarkStart w:id="424" w:name="_Toc5236034"/>
      <w:r>
        <w:t>Socket.my</w:t>
      </w:r>
      <w:r w:rsidR="005E290C">
        <w:t>IP</w:t>
      </w:r>
      <w:r>
        <w:t xml:space="preserve"> &lt;svar&gt;</w:t>
      </w:r>
      <w:bookmarkEnd w:id="424"/>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r w:rsidR="009B6751">
        <w:t>s</w:t>
      </w:r>
      <w:r>
        <w:t xml:space="preserve"> the IP of the device in </w:t>
      </w:r>
      <w:r w:rsidR="00D13DDE">
        <w:t xml:space="preserve">string variable </w:t>
      </w:r>
      <w:r>
        <w:t>&lt;svar&gt;.</w:t>
      </w:r>
      <w:r w:rsidR="00D13DDE">
        <w:t xml:space="preserve"> If the device has no active IP address, the returned value is the empty string "".</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34"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D13DDE" w:rsidRDefault="00D13DDE" w:rsidP="00D13DDE">
      <w:pPr>
        <w:pStyle w:val="Heading3"/>
      </w:pPr>
      <w:bookmarkStart w:id="425" w:name="_Toc5236035"/>
      <w:r>
        <w:t>Socket.myIP &lt;array$[]&gt;{, &lt;nvar&gt;}</w:t>
      </w:r>
      <w:bookmarkEnd w:id="425"/>
      <w:r>
        <w:fldChar w:fldCharType="begin"/>
      </w:r>
      <w:r>
        <w:instrText xml:space="preserve"> XE "</w:instrText>
      </w:r>
      <w:r w:rsidRPr="00CE2B5E">
        <w:instrText>Socket.my</w:instrText>
      </w:r>
      <w:r>
        <w:instrText xml:space="preserve">IP &lt;array$[]&gt;{, &lt;nvar&gt;} </w:instrText>
      </w:r>
      <w:r>
        <w:fldChar w:fldCharType="end"/>
      </w:r>
    </w:p>
    <w:p w:rsidR="00D13DDE" w:rsidRDefault="00D13DDE" w:rsidP="00D13DDE">
      <w:r>
        <w:t xml:space="preserve">Returns all active IP addresses of the device in the string array &lt;array$[]&gt;. If you provide the optional </w:t>
      </w:r>
      <w:r w:rsidR="009B6751">
        <w:t xml:space="preserve">address-count </w:t>
      </w:r>
      <w:r>
        <w:t>variable &lt;nvar&gt;, it is set to the number of active IP addresses.</w:t>
      </w:r>
    </w:p>
    <w:p w:rsidR="00D13DDE" w:rsidRDefault="00D13DDE" w:rsidP="00D13DDE">
      <w:r>
        <w:t>If the</w:t>
      </w:r>
      <w:r w:rsidR="009B6751">
        <w:t xml:space="preserve"> device has</w:t>
      </w:r>
      <w:r>
        <w:t xml:space="preserve"> no active </w:t>
      </w:r>
      <w:r w:rsidR="009B6751">
        <w:t>IP address, the array has a single element, the empty string "", and the address-count in &lt;nvar&gt; is 0. In this case only, the address-count is not the same as the array length.</w:t>
      </w:r>
    </w:p>
    <w:p w:rsidR="009B6751" w:rsidRPr="00D13DDE" w:rsidRDefault="009B6751" w:rsidP="00D13DDE">
      <w:r>
        <w:t>Most devices usually have zero or one IP address. It is possible to have more than one. For example, after enabling a WiFi connection, there may still be an active cellular data connection. Normally this connection shuts down after a short time, but in some cases it may remain open.</w:t>
      </w:r>
    </w:p>
    <w:p w:rsidR="006B7DC7" w:rsidRDefault="006B7DC7" w:rsidP="005F4916">
      <w:pPr>
        <w:pStyle w:val="Heading3"/>
      </w:pPr>
      <w:bookmarkStart w:id="426" w:name="_Toc5236036"/>
      <w:r>
        <w:t>Socket.server.create &lt;port_nexp&gt;</w:t>
      </w:r>
      <w:bookmarkEnd w:id="42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427" w:name="_Toc5236037"/>
      <w:r>
        <w:t>Socket.server.connect</w:t>
      </w:r>
      <w:r w:rsidR="00795B6C">
        <w:t xml:space="preserve"> </w:t>
      </w:r>
      <w:r w:rsidR="00795B6C" w:rsidRPr="00795B6C">
        <w:t>{&lt;wait_</w:t>
      </w:r>
      <w:r w:rsidR="00C128F2">
        <w:t>l</w:t>
      </w:r>
      <w:r w:rsidR="00795B6C" w:rsidRPr="00795B6C">
        <w:t>exp&gt;}</w:t>
      </w:r>
      <w:bookmarkEnd w:id="42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lastRenderedPageBreak/>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428" w:name="_Toc5236038"/>
      <w:r>
        <w:t>Socket.server.status &lt;status_nvar&gt;</w:t>
      </w:r>
      <w:bookmarkEnd w:id="428"/>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429" w:name="_Toc5236039"/>
      <w:r>
        <w:t>Socket.server.read.line &lt;svar&gt;</w:t>
      </w:r>
      <w:bookmarkEnd w:id="429"/>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430" w:name="_Toc5236040"/>
      <w:r>
        <w:t>Socket.server.read.ready &lt;nvar&gt;</w:t>
      </w:r>
      <w:bookmarkEnd w:id="430"/>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431" w:name="_Toc5236041"/>
      <w:r>
        <w:t>Socket.server.write.line &lt;</w:t>
      </w:r>
      <w:r w:rsidR="00DB0C94">
        <w:t>line_</w:t>
      </w:r>
      <w:r>
        <w:t>sexp&gt;</w:t>
      </w:r>
      <w:bookmarkEnd w:id="431"/>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432" w:name="_Toc5236042"/>
      <w:r>
        <w:t>Socket.server.write.bytes &lt;sexp&gt;</w:t>
      </w:r>
      <w:bookmarkEnd w:id="432"/>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433" w:name="_Toc5236043"/>
      <w:r>
        <w:lastRenderedPageBreak/>
        <w:t>Socket.server.write.file &lt;f</w:t>
      </w:r>
      <w:r w:rsidR="00FD5E7C">
        <w:t>ile</w:t>
      </w:r>
      <w:r>
        <w:t>_nexp&gt;</w:t>
      </w:r>
      <w:bookmarkEnd w:id="433"/>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434" w:name="_Toc5236044"/>
      <w:r w:rsidRPr="00AD2D2D">
        <w:t>Socket.server.read.file &lt;f</w:t>
      </w:r>
      <w:r w:rsidR="000B604B">
        <w:t>ile</w:t>
      </w:r>
      <w:r w:rsidRPr="00AD2D2D">
        <w:t>_nexp&gt;</w:t>
      </w:r>
      <w:bookmarkEnd w:id="434"/>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435" w:name="_Toc5236045"/>
      <w:r>
        <w:t>Socket.server.disconnect</w:t>
      </w:r>
      <w:bookmarkEnd w:id="435"/>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436" w:name="_Toc5236046"/>
      <w:r>
        <w:t>Socket.server.close</w:t>
      </w:r>
      <w:bookmarkEnd w:id="436"/>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437" w:name="_Toc5236047"/>
      <w:r>
        <w:t>Socket.server.client.ip &lt;nvar&gt;</w:t>
      </w:r>
      <w:bookmarkEnd w:id="437"/>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438" w:name="_Toc5236048"/>
      <w:r>
        <w:t>FTP</w:t>
      </w:r>
      <w:r w:rsidR="0081367E">
        <w:t xml:space="preserve"> Client</w:t>
      </w:r>
      <w:bookmarkEnd w:id="438"/>
    </w:p>
    <w:p w:rsidR="000039BC" w:rsidRDefault="000039BC" w:rsidP="000039BC">
      <w:r>
        <w:t>These FTP commands implement a FTP Client</w:t>
      </w:r>
    </w:p>
    <w:p w:rsidR="000039BC" w:rsidRDefault="003A4712" w:rsidP="00EB1F62">
      <w:pPr>
        <w:pStyle w:val="Heading2"/>
      </w:pPr>
      <w:bookmarkStart w:id="439" w:name="_Toc5236049"/>
      <w:r w:rsidRPr="004B7016">
        <w:t>Ftp.open</w:t>
      </w:r>
      <w:r w:rsidR="00A049E1">
        <w:t xml:space="preserve"> &lt;url_sexp&gt;, &lt;port_nexp&gt;, &lt;user_sexp&gt;, &lt;pw_sexp&gt;</w:t>
      </w:r>
      <w:bookmarkEnd w:id="439"/>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390DC2" w:rsidP="007B2223">
      <w:pPr>
        <w:pStyle w:val="Codeexample"/>
      </w:pPr>
      <w:hyperlink r:id="rId35" w:history="1">
        <w:r w:rsidR="00A049E1" w:rsidRPr="00A049E1">
          <w:t>ftp.open</w:t>
        </w:r>
      </w:hyperlink>
      <w:r w:rsidR="00A049E1" w:rsidRPr="00A049E1">
        <w:t xml:space="preserve"> </w:t>
      </w:r>
      <w:r w:rsidR="00F5651B">
        <w:t>"</w:t>
      </w:r>
      <w:hyperlink r:id="rId36"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440" w:name="_Toc5236050"/>
      <w:r>
        <w:t>Ftp.</w:t>
      </w:r>
      <w:r w:rsidR="00434FE2">
        <w:t>c</w:t>
      </w:r>
      <w:r w:rsidR="00FB227D">
        <w:t>lose</w:t>
      </w:r>
      <w:bookmarkEnd w:id="440"/>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390DC2" w:rsidP="00EB1F62">
      <w:pPr>
        <w:pStyle w:val="Heading2"/>
      </w:pPr>
      <w:hyperlink r:id="rId37" w:history="1">
        <w:bookmarkStart w:id="441" w:name="_Toc5236051"/>
        <w:r w:rsidR="003A4712">
          <w:t>Ftp.</w:t>
        </w:r>
        <w:r w:rsidR="00A049E1" w:rsidRPr="00A049E1">
          <w:t>put</w:t>
        </w:r>
      </w:hyperlink>
      <w:r w:rsidR="00A63278">
        <w:t xml:space="preserve"> &lt;source_sexp&gt;, &lt;destination_sexp&gt;</w:t>
      </w:r>
      <w:bookmarkEnd w:id="441"/>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390DC2" w:rsidP="00EB1F62">
      <w:pPr>
        <w:pStyle w:val="Heading2"/>
      </w:pPr>
      <w:hyperlink r:id="rId38" w:history="1">
        <w:bookmarkStart w:id="442" w:name="_Toc5236052"/>
        <w:r w:rsidR="003A4712">
          <w:t>Ftp.</w:t>
        </w:r>
        <w:r w:rsidR="00A049E1" w:rsidRPr="00A049E1">
          <w:t>get</w:t>
        </w:r>
      </w:hyperlink>
      <w:r w:rsidR="00A63278">
        <w:t xml:space="preserve"> &lt;source_sexp&gt;, &lt;destination_sexp&gt;</w:t>
      </w:r>
      <w:bookmarkEnd w:id="442"/>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390DC2" w:rsidP="00EB1F62">
      <w:pPr>
        <w:pStyle w:val="Heading2"/>
      </w:pPr>
      <w:hyperlink r:id="rId39" w:history="1">
        <w:bookmarkStart w:id="443" w:name="_Toc5236053"/>
        <w:r w:rsidR="003A4712">
          <w:t>Ftp.</w:t>
        </w:r>
        <w:r w:rsidR="00A049E1" w:rsidRPr="00A049E1">
          <w:t>dir</w:t>
        </w:r>
      </w:hyperlink>
      <w:r w:rsidR="0034592D">
        <w:t xml:space="preserve"> &lt;list_n</w:t>
      </w:r>
      <w:r w:rsidR="005F6213">
        <w:t>var&gt;</w:t>
      </w:r>
      <w:r w:rsidR="00EB7A4A">
        <w:t xml:space="preserve"> {,&lt;dirmark_sexp&gt;}</w:t>
      </w:r>
      <w:bookmarkEnd w:id="443"/>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390DC2" w:rsidP="00EB1F62">
      <w:pPr>
        <w:pStyle w:val="Heading2"/>
      </w:pPr>
      <w:hyperlink r:id="rId40" w:history="1">
        <w:bookmarkStart w:id="444" w:name="_Toc5236054"/>
        <w:r w:rsidR="003A4712">
          <w:t>Ftp.</w:t>
        </w:r>
        <w:r w:rsidR="00A049E1" w:rsidRPr="00A049E1">
          <w:t>cd</w:t>
        </w:r>
      </w:hyperlink>
      <w:r w:rsidR="005F6213">
        <w:t xml:space="preserve"> &lt;</w:t>
      </w:r>
      <w:r w:rsidR="00682711">
        <w:t>new_directory_sexp&gt;</w:t>
      </w:r>
      <w:bookmarkEnd w:id="444"/>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390DC2" w:rsidP="00EB1F62">
      <w:pPr>
        <w:pStyle w:val="Heading2"/>
      </w:pPr>
      <w:hyperlink r:id="rId41" w:history="1">
        <w:bookmarkStart w:id="445" w:name="_Toc5236055"/>
        <w:r w:rsidR="003A4712">
          <w:t>Ftp.</w:t>
        </w:r>
        <w:r w:rsidR="00A049E1" w:rsidRPr="00A049E1">
          <w:t>rename</w:t>
        </w:r>
      </w:hyperlink>
      <w:r w:rsidR="00682711">
        <w:t xml:space="preserve"> &lt;old_filename_sexp&gt;, &lt;new_filename_sexp&gt;</w:t>
      </w:r>
      <w:bookmarkEnd w:id="445"/>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390DC2" w:rsidP="00EB1F62">
      <w:pPr>
        <w:pStyle w:val="Heading2"/>
      </w:pPr>
      <w:hyperlink r:id="rId42" w:history="1">
        <w:bookmarkStart w:id="446" w:name="_Toc5236056"/>
        <w:r w:rsidR="003A4712">
          <w:t>Ftp.</w:t>
        </w:r>
        <w:r w:rsidR="00A049E1" w:rsidRPr="00A049E1">
          <w:t>delete</w:t>
        </w:r>
      </w:hyperlink>
      <w:r w:rsidR="00682711">
        <w:t xml:space="preserve"> &lt;filename_sexp&gt;</w:t>
      </w:r>
      <w:bookmarkEnd w:id="446"/>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390DC2" w:rsidP="00EB1F62">
      <w:pPr>
        <w:pStyle w:val="Heading2"/>
      </w:pPr>
      <w:hyperlink r:id="rId43" w:history="1">
        <w:bookmarkStart w:id="447" w:name="_Toc5236057"/>
        <w:r w:rsidR="003A4712">
          <w:t>Ftp.</w:t>
        </w:r>
        <w:r w:rsidR="00A049E1" w:rsidRPr="00A049E1">
          <w:t>rmdir</w:t>
        </w:r>
      </w:hyperlink>
      <w:r w:rsidR="00682711">
        <w:t xml:space="preserve"> &lt;directory_sexp&gt;</w:t>
      </w:r>
      <w:bookmarkEnd w:id="447"/>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390DC2" w:rsidP="00EB1F62">
      <w:pPr>
        <w:pStyle w:val="Heading2"/>
      </w:pPr>
      <w:hyperlink r:id="rId44" w:history="1">
        <w:bookmarkStart w:id="448" w:name="_Toc5236058"/>
        <w:r w:rsidR="003A4712">
          <w:t>Ftp.</w:t>
        </w:r>
        <w:r w:rsidR="00A049E1" w:rsidRPr="00A049E1">
          <w:t>mkdir</w:t>
        </w:r>
      </w:hyperlink>
      <w:r w:rsidR="00682711">
        <w:t xml:space="preserve"> &lt;directory_sexp&gt;</w:t>
      </w:r>
      <w:bookmarkEnd w:id="448"/>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449" w:name="_Toc5236059"/>
      <w:r>
        <w:t>Bluetooth</w:t>
      </w:r>
      <w:bookmarkEnd w:id="44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450" w:name="_Toc5236060"/>
      <w:r>
        <w:t>B</w:t>
      </w:r>
      <w:r w:rsidR="00D50FDC">
        <w:t>t.open</w:t>
      </w:r>
      <w:r w:rsidR="00296C24">
        <w:t xml:space="preserve"> {0|1}</w:t>
      </w:r>
      <w:bookmarkEnd w:id="450"/>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w:t>
      </w:r>
      <w:r w:rsidR="00225AD2">
        <w:lastRenderedPageBreak/>
        <w:t xml:space="preserve">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451" w:name="_Toc5236061"/>
      <w:r>
        <w:t>Bt.close</w:t>
      </w:r>
      <w:bookmarkEnd w:id="45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452" w:name="_Toc5236062"/>
      <w:r>
        <w:t>Bt.connect</w:t>
      </w:r>
      <w:r w:rsidR="00296C24">
        <w:t xml:space="preserve"> {0|1}</w:t>
      </w:r>
      <w:bookmarkEnd w:id="45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453" w:name="_Toc5236063"/>
      <w:r>
        <w:t>Bt.disconnect</w:t>
      </w:r>
      <w:bookmarkEnd w:id="45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454" w:name="_Toc5236064"/>
      <w:r>
        <w:t>Bt.reconnect</w:t>
      </w:r>
      <w:bookmarkEnd w:id="45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455" w:name="_Toc5236065"/>
      <w:r>
        <w:t xml:space="preserve">Bt.status </w:t>
      </w:r>
      <w:r w:rsidR="003A1A0A">
        <w:t>{{</w:t>
      </w:r>
      <w:r>
        <w:t>&lt;</w:t>
      </w:r>
      <w:r w:rsidR="009622C0">
        <w:t>connect</w:t>
      </w:r>
      <w:r w:rsidR="003A1A0A">
        <w:t>_</w:t>
      </w:r>
      <w:r>
        <w:t>var&gt;</w:t>
      </w:r>
      <w:r w:rsidR="003A1A0A">
        <w:t>}{, &lt;name_svar&gt;}{, &lt;address_svar&gt;}}</w:t>
      </w:r>
      <w:bookmarkEnd w:id="455"/>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lastRenderedPageBreak/>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456" w:name="_Toc5236066"/>
      <w:r>
        <w:t xml:space="preserve">Bt.write </w:t>
      </w:r>
      <w:r w:rsidR="00237A2A">
        <w:t>{</w:t>
      </w:r>
      <w:r w:rsidR="003C1FB8">
        <w:t>&lt;exp&gt; {,|;}</w:t>
      </w:r>
      <w:r w:rsidR="00237A2A">
        <w:t>}</w:t>
      </w:r>
      <w:r w:rsidR="003C1FB8">
        <w:t xml:space="preserve"> ...</w:t>
      </w:r>
      <w:bookmarkEnd w:id="45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457" w:name="_Toc5236067"/>
      <w:r>
        <w:t>Bt.read.ready &lt;nvar&gt;</w:t>
      </w:r>
      <w:bookmarkEnd w:id="45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458" w:name="_Toc5236068"/>
      <w:r>
        <w:t>OnB</w:t>
      </w:r>
      <w:r w:rsidR="00010A3E">
        <w:t>t</w:t>
      </w:r>
      <w:r>
        <w:t>ReadReady:</w:t>
      </w:r>
      <w:bookmarkEnd w:id="45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F045C3" w:rsidP="00D50FDC">
      <w:r>
        <w:t xml:space="preserve">Interrupt label that traps the arrival of a message received on the Bluetooth channel (see "Interrupt Labels"). </w:t>
      </w:r>
      <w:r w:rsidR="00771D2B">
        <w:t>If a Bluetooth 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r>
        <w:t>BASIC!</w:t>
      </w:r>
      <w:r w:rsidR="00F378FD">
        <w:t xml:space="preserve"> execut</w:t>
      </w:r>
      <w:r>
        <w:t>es</w:t>
      </w:r>
      <w:r w:rsidR="00F378FD">
        <w:t xml:space="preserve"> the statement</w:t>
      </w:r>
      <w:r>
        <w:t>s</w:t>
      </w:r>
      <w:r w:rsidR="00F378FD">
        <w:t xml:space="preserve"> after th</w:t>
      </w:r>
      <w:r>
        <w:t>e</w:t>
      </w:r>
      <w:r w:rsidR="007F1F85">
        <w:t xml:space="preserve"> </w:t>
      </w:r>
      <w:r>
        <w:rPr>
          <w:b/>
        </w:rPr>
        <w:t>OnBtReady:</w:t>
      </w:r>
      <w:r w:rsidR="00F378FD">
        <w:t xml:space="preserve"> label</w:t>
      </w:r>
      <w:r>
        <w:t>, where</w:t>
      </w:r>
      <w:r w:rsidR="00F378FD">
        <w:t xml:space="preserve"> </w:t>
      </w:r>
      <w:r>
        <w:t>y</w:t>
      </w:r>
      <w:r w:rsidR="00F378FD">
        <w:t xml:space="preserve">ou can read and handle the message. When done,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459" w:name="_Toc5236069"/>
      <w:r>
        <w:t>Bt.onRead</w:t>
      </w:r>
      <w:r w:rsidR="00F378FD">
        <w:t>Ready.</w:t>
      </w:r>
      <w:r w:rsidR="00A052E9">
        <w:t>r</w:t>
      </w:r>
      <w:r w:rsidR="00F378FD">
        <w:t>esume</w:t>
      </w:r>
      <w:bookmarkEnd w:id="459"/>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 xml:space="preserve">Resumes </w:t>
      </w:r>
      <w:r w:rsidR="00F045C3">
        <w:t>execution</w:t>
      </w:r>
      <w:r w:rsidR="00A542CB">
        <w:t xml:space="preserve"> at the point</w:t>
      </w:r>
      <w:r>
        <w:t xml:space="preserve"> </w:t>
      </w:r>
      <w:r w:rsidR="00A542CB">
        <w:t>in</w:t>
      </w:r>
      <w:r>
        <w:t xml:space="preserve"> the program where it was interrupted by the Bluetooth Read Ready event.</w:t>
      </w:r>
    </w:p>
    <w:p w:rsidR="00C30E86" w:rsidRDefault="00C30E86" w:rsidP="00EB1F62">
      <w:pPr>
        <w:pStyle w:val="Heading2"/>
      </w:pPr>
      <w:bookmarkStart w:id="460" w:name="_Toc5236070"/>
      <w:r>
        <w:lastRenderedPageBreak/>
        <w:t>Bt.read.bytes &lt;svar&gt;</w:t>
      </w:r>
      <w:bookmarkEnd w:id="460"/>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461" w:name="_Toc5236071"/>
      <w:r>
        <w:t>Bt.device.name &lt;svar&gt;</w:t>
      </w:r>
      <w:bookmarkEnd w:id="461"/>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462" w:name="_Toc5236072"/>
      <w:r>
        <w:t>Bt.set.</w:t>
      </w:r>
      <w:r w:rsidR="00A052E9">
        <w:t>UUID</w:t>
      </w:r>
      <w:r>
        <w:t xml:space="preserve"> &lt;sexp&gt;</w:t>
      </w:r>
      <w:bookmarkEnd w:id="462"/>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390DC2" w:rsidP="0001590A">
      <w:pPr>
        <w:ind w:left="720"/>
      </w:pPr>
      <w:hyperlink r:id="rId45" w:history="1">
        <w:r w:rsidR="00833D3B">
          <w:rPr>
            <w:rStyle w:val="Hyperlink"/>
          </w:rPr>
          <w:t>http://farwestab.wordpress.com/2011/02/05/some-tips-on-android-and-bluetooth/</w:t>
        </w:r>
      </w:hyperlink>
    </w:p>
    <w:p w:rsidR="00012250" w:rsidRDefault="00012250" w:rsidP="00012250">
      <w:pPr>
        <w:pStyle w:val="Heading1"/>
      </w:pPr>
      <w:bookmarkStart w:id="463" w:name="_Toc5236073"/>
      <w:r>
        <w:t>Communication: Phone and Text</w:t>
      </w:r>
      <w:bookmarkEnd w:id="463"/>
    </w:p>
    <w:p w:rsidR="00012250" w:rsidRDefault="00012250" w:rsidP="00012250">
      <w:pPr>
        <w:pStyle w:val="Heading2"/>
      </w:pPr>
      <w:bookmarkStart w:id="464" w:name="_Toc5236074"/>
      <w:r>
        <w:t>Email.send &lt;recipient_sexp&gt;, &lt;subject_sexp&gt;, &lt;body_sexp&gt;</w:t>
      </w:r>
      <w:bookmarkEnd w:id="464"/>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465" w:name="_Toc5236075"/>
      <w:r>
        <w:t>MyPhoneNumber &lt;svar&gt;</w:t>
      </w:r>
      <w:bookmarkEnd w:id="465"/>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466" w:name="_Toc5236076"/>
      <w:r>
        <w:t>Phone.call &lt;sexp&gt;</w:t>
      </w:r>
      <w:bookmarkEnd w:id="466"/>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467" w:name="_Toc5236077"/>
      <w:r>
        <w:lastRenderedPageBreak/>
        <w:t>Phone.dial &lt;sexp&gt;</w:t>
      </w:r>
      <w:bookmarkEnd w:id="467"/>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468" w:name="_Toc5236078"/>
      <w:r>
        <w:t>Phone.rcv.init</w:t>
      </w:r>
      <w:bookmarkEnd w:id="468"/>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469" w:name="_Toc5236079"/>
      <w:r>
        <w:t>Phone.rcv.next &lt;state_nvar&gt;, &lt;number_svar&gt;</w:t>
      </w:r>
      <w:bookmarkEnd w:id="469"/>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1A4B07" w:rsidRDefault="001A4B07" w:rsidP="001A4B07">
      <w:pPr>
        <w:pStyle w:val="Heading2"/>
        <w:rPr>
          <w:ins w:id="470" w:author="Sammartano, Marc (BIC USA)" w:date="2019-04-04T01:07:00Z"/>
        </w:rPr>
      </w:pPr>
      <w:bookmarkStart w:id="471" w:name="_Toc5236080"/>
      <w:ins w:id="472" w:author="Sammartano, Marc (BIC USA)" w:date="2019-04-04T01:07:00Z">
        <w:r>
          <w:t xml:space="preserve">Note on Sms </w:t>
        </w:r>
      </w:ins>
      <w:ins w:id="473" w:author="Sammartano, Marc (BIC USA)" w:date="2019-04-04T01:12:00Z">
        <w:r w:rsidR="00EB68F6">
          <w:t>C</w:t>
        </w:r>
      </w:ins>
      <w:ins w:id="474" w:author="Sammartano, Marc (BIC USA)" w:date="2019-04-04T01:07:00Z">
        <w:r>
          <w:t>ommands</w:t>
        </w:r>
        <w:bookmarkEnd w:id="471"/>
        <w:r>
          <w:fldChar w:fldCharType="begin"/>
        </w:r>
        <w:r>
          <w:instrText xml:space="preserve"> XE "</w:instrText>
        </w:r>
        <w:r w:rsidRPr="00E92743">
          <w:instrText>Sms.send &lt;number_sexp&gt;, &lt;message_sexp&gt;</w:instrText>
        </w:r>
        <w:r>
          <w:instrText xml:space="preserve">" </w:instrText>
        </w:r>
        <w:r>
          <w:fldChar w:fldCharType="end"/>
        </w:r>
      </w:ins>
    </w:p>
    <w:p w:rsidR="001A4B07" w:rsidRDefault="00EB68F6" w:rsidP="001A4B07">
      <w:pPr>
        <w:rPr>
          <w:ins w:id="475" w:author="Sammartano, Marc (BIC USA)" w:date="2019-04-04T01:16:00Z"/>
        </w:rPr>
      </w:pPr>
      <w:ins w:id="476" w:author="Sammartano, Marc (BIC USA)" w:date="2019-04-04T01:15:00Z">
        <w:r>
          <w:t xml:space="preserve">SMS commands send and receive text messages. </w:t>
        </w:r>
      </w:ins>
      <w:ins w:id="477" w:author="Sammartano, Marc (BIC USA)" w:date="2019-04-04T01:07:00Z">
        <w:r w:rsidR="001A4B07">
          <w:t xml:space="preserve">The commands in this group </w:t>
        </w:r>
      </w:ins>
      <w:ins w:id="478" w:author="Sammartano, Marc (BIC USA)" w:date="2019-04-04T01:08:00Z">
        <w:r w:rsidR="001A4B07">
          <w:t>require SMS permission</w:t>
        </w:r>
      </w:ins>
      <w:ins w:id="479" w:author="Sammartano, Marc (BIC USA)" w:date="2019-04-04T01:07:00Z">
        <w:r w:rsidR="001A4B07">
          <w:t>.</w:t>
        </w:r>
      </w:ins>
      <w:ins w:id="480" w:author="Sammartano, Marc (BIC USA)" w:date="2019-04-04T01:08:00Z">
        <w:r w:rsidR="001A4B07">
          <w:t xml:space="preserve"> From Android</w:t>
        </w:r>
      </w:ins>
      <w:ins w:id="481" w:author="Sammartano, Marc (BIC USA)" w:date="2019-04-04T01:09:00Z">
        <w:r w:rsidR="001A4B07">
          <w:t xml:space="preserve"> 6 (Marshmallow) on, </w:t>
        </w:r>
      </w:ins>
      <w:ins w:id="482" w:author="Sammartano, Marc (BIC USA)" w:date="2019-04-04T01:12:00Z">
        <w:r>
          <w:t>permissions</w:t>
        </w:r>
      </w:ins>
      <w:ins w:id="483" w:author="Sammartano, Marc (BIC USA)" w:date="2019-04-04T01:09:00Z">
        <w:r w:rsidR="001A4B07">
          <w:t xml:space="preserve"> may be controlled by user of the Android device. </w:t>
        </w:r>
      </w:ins>
      <w:ins w:id="484" w:author="Sammartano, Marc (BIC USA)" w:date="2019-04-04T01:08:00Z">
        <w:r w:rsidR="001A4B07">
          <w:t xml:space="preserve">If the user </w:t>
        </w:r>
      </w:ins>
      <w:ins w:id="485" w:author="Sammartano, Marc (BIC USA)" w:date="2019-04-04T01:10:00Z">
        <w:r w:rsidR="001A4B07">
          <w:t xml:space="preserve">denies </w:t>
        </w:r>
      </w:ins>
      <w:ins w:id="486" w:author="Sammartano, Marc (BIC USA)" w:date="2019-04-04T01:12:00Z">
        <w:r>
          <w:t xml:space="preserve">it </w:t>
        </w:r>
      </w:ins>
      <w:ins w:id="487" w:author="Sammartano, Marc (BIC USA)" w:date="2019-04-04T01:10:00Z">
        <w:r w:rsidR="001A4B07">
          <w:t>SMS permission, BASIC!</w:t>
        </w:r>
      </w:ins>
      <w:ins w:id="488" w:author="Sammartano, Marc (BIC USA)" w:date="2019-04-04T01:11:00Z">
        <w:r w:rsidR="001A4B07">
          <w:t xml:space="preserve"> cannot execute any</w:t>
        </w:r>
      </w:ins>
      <w:ins w:id="489" w:author="Sammartano, Marc (BIC USA)" w:date="2019-04-04T01:14:00Z">
        <w:r>
          <w:t xml:space="preserve"> SMS</w:t>
        </w:r>
      </w:ins>
      <w:ins w:id="490" w:author="Sammartano, Marc (BIC USA)" w:date="2019-04-04T01:11:00Z">
        <w:r w:rsidR="001A4B07">
          <w:t xml:space="preserve"> command. </w:t>
        </w:r>
      </w:ins>
      <w:ins w:id="491" w:author="Sammartano, Marc (BIC USA)" w:date="2019-04-04T01:13:00Z">
        <w:r>
          <w:t xml:space="preserve">BASIC! </w:t>
        </w:r>
      </w:ins>
      <w:ins w:id="492" w:author="Sammartano, Marc (BIC USA)" w:date="2019-04-04T01:11:00Z">
        <w:r w:rsidR="001A4B07">
          <w:t xml:space="preserve">terminates the program with </w:t>
        </w:r>
        <w:r>
          <w:t>an error message stating that SMS permissions must be granted.</w:t>
        </w:r>
      </w:ins>
    </w:p>
    <w:p w:rsidR="00EB68F6" w:rsidRDefault="00EB68F6" w:rsidP="001A4B07">
      <w:pPr>
        <w:rPr>
          <w:ins w:id="493" w:author="Sammartano, Marc (BIC USA)" w:date="2019-04-04T01:07:00Z"/>
        </w:rPr>
      </w:pPr>
      <w:ins w:id="494" w:author="Sammartano, Marc (BIC USA)" w:date="2019-04-04T01:16:00Z">
        <w:r>
          <w:t>The BASIC! Google Play Edition cannot be granted SMS permission, so it cannot run SMS commands. To write programs that read or write S</w:t>
        </w:r>
      </w:ins>
      <w:ins w:id="495" w:author="Sammartano, Marc (BIC USA)" w:date="2019-04-04T01:17:00Z">
        <w:r>
          <w:t>MS messages, you must download the BASIC! Full Edition.</w:t>
        </w:r>
      </w:ins>
    </w:p>
    <w:p w:rsidR="00012250" w:rsidRDefault="00012250" w:rsidP="00012250">
      <w:pPr>
        <w:pStyle w:val="Heading2"/>
      </w:pPr>
      <w:bookmarkStart w:id="496" w:name="_Toc5236081"/>
      <w:r>
        <w:t>Sms.send &lt;number_sexp&gt;, &lt;message_sexp&gt;</w:t>
      </w:r>
      <w:bookmarkEnd w:id="496"/>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497" w:name="_Toc5236082"/>
      <w:r>
        <w:t>Sms.rcv.init</w:t>
      </w:r>
      <w:bookmarkEnd w:id="497"/>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498" w:name="_Toc5236083"/>
      <w:r>
        <w:lastRenderedPageBreak/>
        <w:t>Sms.rcv.next &lt;svar&gt;</w:t>
      </w:r>
      <w:bookmarkEnd w:id="498"/>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499" w:name="_Toc5236084"/>
      <w:r>
        <w:t>Time and Timers</w:t>
      </w:r>
      <w:bookmarkEnd w:id="499"/>
    </w:p>
    <w:p w:rsidR="008C272E" w:rsidRDefault="008C272E" w:rsidP="008C272E">
      <w:pPr>
        <w:pStyle w:val="Heading2"/>
      </w:pPr>
      <w:bookmarkStart w:id="500" w:name="_Toc5236085"/>
      <w:r>
        <w:t>Time and TimeZone Commands</w:t>
      </w:r>
      <w:bookmarkEnd w:id="500"/>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501" w:name="_Toc5236086"/>
      <w:r>
        <w:t>Time {&lt;time_nexp&gt;,} Year$, Month$, Day$, Hour$, Minute$, Second$, WeekDay, isDST</w:t>
      </w:r>
      <w:bookmarkEnd w:id="501"/>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lastRenderedPageBreak/>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502" w:name="_Toc5236087"/>
      <w:r>
        <w:t>TimeZone.set { &lt;tz_sexp&gt; }</w:t>
      </w:r>
      <w:bookmarkEnd w:id="502"/>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503" w:name="_Toc5236088"/>
      <w:r>
        <w:t>TimeZone.get &lt;tz_svar&gt;</w:t>
      </w:r>
      <w:bookmarkEnd w:id="503"/>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504" w:name="_Toc5236089"/>
      <w:r>
        <w:t>TimeZone.list &lt;tz_list_pointer_nexp&gt;</w:t>
      </w:r>
      <w:bookmarkEnd w:id="504"/>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505" w:name="_Toc5236090"/>
      <w:r>
        <w:t>Timer Interrupt and Commands</w:t>
      </w:r>
      <w:bookmarkEnd w:id="505"/>
    </w:p>
    <w:p w:rsidR="008C272E" w:rsidRDefault="008C272E" w:rsidP="008C272E">
      <w:r>
        <w:t>You can set a timer that will interrupt the execution of your program at some set time interval. When th</w:t>
      </w:r>
      <w:r w:rsidR="00603024">
        <w:t>e timer expires, BASIC! jumps to</w:t>
      </w:r>
      <w:r>
        <w:t xml:space="preserve"> the statements following the </w:t>
      </w:r>
      <w:r w:rsidR="002C4C87">
        <w:rPr>
          <w:b/>
        </w:rPr>
        <w:t>O</w:t>
      </w:r>
      <w:r w:rsidRPr="001D1DC2">
        <w:rPr>
          <w:b/>
        </w:rPr>
        <w:t>nTimer:</w:t>
      </w:r>
      <w:r>
        <w:t xml:space="preserve"> label. When you have done whatever you need to do to handle this Timer event, you use the </w:t>
      </w:r>
      <w:r w:rsidRPr="001D1DC2">
        <w:rPr>
          <w:b/>
        </w:rPr>
        <w:t>Timer.</w:t>
      </w:r>
      <w:r w:rsidR="002C4C87">
        <w:rPr>
          <w:b/>
        </w:rPr>
        <w:t>r</w:t>
      </w:r>
      <w:r w:rsidRPr="001D1DC2">
        <w:rPr>
          <w:b/>
        </w:rPr>
        <w:t>esume</w:t>
      </w:r>
      <w:r>
        <w:t xml:space="preserve"> command to resume execution of the program at the point where the timer interrupt occurred.</w:t>
      </w:r>
    </w:p>
    <w:p w:rsidR="008C272E" w:rsidRDefault="008C272E" w:rsidP="008C272E">
      <w:r>
        <w:t xml:space="preserve">The timer cannot interrupt an executing command. When the timer expires, the current command </w:t>
      </w:r>
      <w:r w:rsidR="00603024">
        <w:t xml:space="preserve">is allowed to </w:t>
      </w:r>
      <w:r>
        <w:t>complete</w:t>
      </w:r>
      <w:r w:rsidR="00603024">
        <w:t>.</w:t>
      </w:r>
      <w:r w:rsidR="002C4C87">
        <w:t xml:space="preserve"> Then</w:t>
      </w:r>
      <w:r>
        <w:t xml:space="preserve"> the timer interrupt code after the </w:t>
      </w:r>
      <w:r w:rsidR="002C4C87">
        <w:rPr>
          <w:b/>
        </w:rPr>
        <w:t>O</w:t>
      </w:r>
      <w:r w:rsidRPr="00B15EE4">
        <w:rPr>
          <w:b/>
        </w:rPr>
        <w:t>nTimer:</w:t>
      </w:r>
      <w:r>
        <w:t xml:space="preserve"> label</w:t>
      </w:r>
      <w:r w:rsidR="002C4C87">
        <w:t xml:space="preserve"> executes</w:t>
      </w:r>
      <w:r>
        <w:t xml:space="preserve">. If the current command takes a long time to finish, it may appear that your </w:t>
      </w:r>
      <w:r w:rsidR="002C4C87">
        <w:t>timer</w:t>
      </w:r>
      <w:r>
        <w:t xml:space="preserve"> is late.</w:t>
      </w:r>
    </w:p>
    <w:p w:rsidR="008C272E" w:rsidRDefault="008C272E" w:rsidP="008C272E">
      <w:r>
        <w:t xml:space="preserve">The </w:t>
      </w:r>
      <w:r w:rsidR="00BD7694">
        <w:t>timer cannot</w:t>
      </w:r>
      <w:r>
        <w:t xml:space="preserve"> interrupt</w:t>
      </w:r>
      <w:r w:rsidR="00BD7694">
        <w:t xml:space="preserve"> another interrupt. If the timer expires while any interrupt event handler is running, the </w:t>
      </w:r>
      <w:r w:rsidR="00BD7694">
        <w:rPr>
          <w:b/>
        </w:rPr>
        <w:t>OnTimer:</w:t>
      </w:r>
      <w:r w:rsidR="00BD7694">
        <w:t xml:space="preserve"> interrupt will be delayed</w:t>
      </w:r>
      <w:r>
        <w:t xml:space="preserve">. </w:t>
      </w:r>
      <w:r w:rsidR="00BD7694">
        <w:t xml:space="preserve">If </w:t>
      </w:r>
      <w:r>
        <w:t>the timer expir</w:t>
      </w:r>
      <w:r w:rsidR="00BD7694">
        <w:t>es while</w:t>
      </w:r>
      <w:r>
        <w:t xml:space="preserve"> the </w:t>
      </w:r>
      <w:r w:rsidR="00BD7694">
        <w:rPr>
          <w:b/>
        </w:rPr>
        <w:t>OnTimer:</w:t>
      </w:r>
      <w:r w:rsidR="00BD7694">
        <w:t xml:space="preserve"> </w:t>
      </w:r>
      <w:r>
        <w:t xml:space="preserve">interrupt </w:t>
      </w:r>
      <w:r w:rsidR="00BD7694">
        <w:t>handler is running,</w:t>
      </w:r>
      <w:r>
        <w:t xml:space="preserve"> the </w:t>
      </w:r>
      <w:r w:rsidR="00BD7694">
        <w:t>timer event will be lost</w:t>
      </w:r>
      <w:r>
        <w:t xml:space="preserve">. The </w:t>
      </w:r>
      <w:r w:rsidR="00BD7694" w:rsidRPr="00BD7694">
        <w:rPr>
          <w:b/>
        </w:rPr>
        <w:t>OnT</w:t>
      </w:r>
      <w:r w:rsidRPr="00BD7694">
        <w:rPr>
          <w:b/>
        </w:rPr>
        <w:t>imer</w:t>
      </w:r>
      <w:r w:rsidR="00BD7694" w:rsidRPr="00BD7694">
        <w:rPr>
          <w:b/>
        </w:rPr>
        <w:t>:</w:t>
      </w:r>
      <w:r>
        <w:t xml:space="preserve"> interrupt code must exit by running </w:t>
      </w:r>
      <w:r w:rsidRPr="00B15EE4">
        <w:rPr>
          <w:b/>
        </w:rPr>
        <w:t>Timer.</w:t>
      </w:r>
      <w:r w:rsidR="002C4C87">
        <w:rPr>
          <w:b/>
        </w:rPr>
        <w:t>r</w:t>
      </w:r>
      <w:r w:rsidRPr="00B15EE4">
        <w:rPr>
          <w:b/>
        </w:rPr>
        <w:t>esume</w:t>
      </w:r>
      <w:r>
        <w:t xml:space="preserve">, or the </w:t>
      </w:r>
      <w:r w:rsidR="00BD7694">
        <w:t xml:space="preserve">timer </w:t>
      </w:r>
      <w:r>
        <w:t>interrupt can occur only once.</w:t>
      </w:r>
    </w:p>
    <w:p w:rsidR="008C272E" w:rsidRDefault="008C272E" w:rsidP="008C272E">
      <w:pPr>
        <w:pStyle w:val="Heading3"/>
      </w:pPr>
      <w:bookmarkStart w:id="506" w:name="_Toc5236091"/>
      <w:r>
        <w:lastRenderedPageBreak/>
        <w:t>Timer.set &lt;interval_nexp&gt;</w:t>
      </w:r>
      <w:bookmarkEnd w:id="506"/>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w:t>
      </w:r>
      <w:r w:rsidR="002C4C87">
        <w:t xml:space="preserve">also </w:t>
      </w:r>
      <w:r>
        <w:t xml:space="preserve">contain an </w:t>
      </w:r>
      <w:r w:rsidR="002C4C87">
        <w:rPr>
          <w:b/>
        </w:rPr>
        <w:t>O</w:t>
      </w:r>
      <w:r w:rsidRPr="00B15EE4">
        <w:rPr>
          <w:b/>
        </w:rPr>
        <w:t>nTimer:</w:t>
      </w:r>
      <w:r>
        <w:t xml:space="preserve"> label.</w:t>
      </w:r>
    </w:p>
    <w:p w:rsidR="008C272E" w:rsidRDefault="008C272E" w:rsidP="008C272E">
      <w:pPr>
        <w:pStyle w:val="Heading3"/>
      </w:pPr>
      <w:bookmarkStart w:id="507" w:name="_Toc5236092"/>
      <w:r>
        <w:t>OnTimer:</w:t>
      </w:r>
      <w:bookmarkEnd w:id="507"/>
      <w:r>
        <w:fldChar w:fldCharType="begin"/>
      </w:r>
      <w:r>
        <w:instrText xml:space="preserve"> XE "O</w:instrText>
      </w:r>
      <w:r w:rsidRPr="002A3BBA">
        <w:instrText>nTimer\:</w:instrText>
      </w:r>
      <w:r>
        <w:instrText xml:space="preserve">" </w:instrText>
      </w:r>
      <w:r>
        <w:fldChar w:fldCharType="end"/>
      </w:r>
    </w:p>
    <w:p w:rsidR="008C272E" w:rsidRDefault="0036421F" w:rsidP="008C272E">
      <w:r>
        <w:t>Interrupt</w:t>
      </w:r>
      <w:r w:rsidR="008C272E">
        <w:t xml:space="preserve"> label </w:t>
      </w:r>
      <w:r>
        <w:t>for</w:t>
      </w:r>
      <w:r w:rsidR="008C272E">
        <w:t xml:space="preserve"> the timer interrupt.</w:t>
      </w:r>
      <w:r>
        <w:t xml:space="preserve"> (See "Interrupt Labels" and "Timer Interrupts and Commands".</w:t>
      </w:r>
      <w:r w:rsidR="00C85481">
        <w:t>)</w:t>
      </w:r>
    </w:p>
    <w:p w:rsidR="008C272E" w:rsidRDefault="008C272E" w:rsidP="008C272E">
      <w:pPr>
        <w:pStyle w:val="Heading3"/>
      </w:pPr>
      <w:bookmarkStart w:id="508" w:name="_Toc5236093"/>
      <w:r>
        <w:t>Timer.resume</w:t>
      </w:r>
      <w:bookmarkEnd w:id="508"/>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C85481" w:rsidP="008C272E">
      <w:r>
        <w:t>R</w:t>
      </w:r>
      <w:r w:rsidR="008C272E">
        <w:t>esume</w:t>
      </w:r>
      <w:r>
        <w:t>s</w:t>
      </w:r>
      <w:r w:rsidR="008C272E">
        <w:t xml:space="preserve"> </w:t>
      </w:r>
      <w:r>
        <w:t xml:space="preserve">execution </w:t>
      </w:r>
      <w:r w:rsidR="008C272E">
        <w:t xml:space="preserve">at the point </w:t>
      </w:r>
      <w:r>
        <w:t xml:space="preserve">in the BASIC! program </w:t>
      </w:r>
      <w:r w:rsidR="008C272E">
        <w:t xml:space="preserve">where the </w:t>
      </w:r>
      <w:r w:rsidRPr="00C85481">
        <w:rPr>
          <w:b/>
        </w:rPr>
        <w:t>OnT</w:t>
      </w:r>
      <w:r w:rsidR="008C272E" w:rsidRPr="00C85481">
        <w:rPr>
          <w:b/>
        </w:rPr>
        <w:t>imer</w:t>
      </w:r>
      <w:r w:rsidRPr="00C85481">
        <w:rPr>
          <w:b/>
        </w:rPr>
        <w:t>:</w:t>
      </w:r>
      <w:r w:rsidR="008C272E">
        <w:t xml:space="preserve"> interrupt occurred.</w:t>
      </w:r>
    </w:p>
    <w:p w:rsidR="008C272E" w:rsidRDefault="008C272E" w:rsidP="008C272E">
      <w:pPr>
        <w:pStyle w:val="Heading3"/>
      </w:pPr>
      <w:bookmarkStart w:id="509" w:name="_Toc5236094"/>
      <w:r>
        <w:t>Timer.clear</w:t>
      </w:r>
      <w:bookmarkEnd w:id="509"/>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510" w:name="_Toc5236095"/>
      <w:r>
        <w:t>Sample Code</w:t>
      </w:r>
      <w:bookmarkEnd w:id="510"/>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917BFD" w:rsidRPr="00917BFD" w:rsidRDefault="00917BFD" w:rsidP="00CE45D3">
      <w:pPr>
        <w:pStyle w:val="Heading1"/>
      </w:pPr>
      <w:bookmarkStart w:id="511" w:name="_Toc5236096"/>
      <w:r>
        <w:t>Clipboard</w:t>
      </w:r>
      <w:bookmarkEnd w:id="511"/>
    </w:p>
    <w:p w:rsidR="00917BFD" w:rsidRPr="004414D8" w:rsidRDefault="00917BFD" w:rsidP="00CE45D3">
      <w:pPr>
        <w:pStyle w:val="Heading2"/>
      </w:pPr>
      <w:bookmarkStart w:id="512" w:name="_Toc5236097"/>
      <w:r w:rsidRPr="004414D8">
        <w:t>Clipboard.get</w:t>
      </w:r>
      <w:r w:rsidR="00794F1D" w:rsidRPr="004414D8">
        <w:t xml:space="preserve"> &lt;svar&gt;</w:t>
      </w:r>
      <w:bookmarkEnd w:id="512"/>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CE45D3">
      <w:pPr>
        <w:pStyle w:val="Heading2"/>
      </w:pPr>
      <w:bookmarkStart w:id="513" w:name="_Toc5236098"/>
      <w:r>
        <w:t>Clipboard.put</w:t>
      </w:r>
      <w:r w:rsidR="00794F1D">
        <w:t xml:space="preserve"> &lt;sexp&gt;</w:t>
      </w:r>
      <w:bookmarkEnd w:id="513"/>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917BFD" w:rsidRDefault="00917BFD" w:rsidP="00CE45D3">
      <w:pPr>
        <w:pStyle w:val="Heading1"/>
      </w:pPr>
      <w:bookmarkStart w:id="514" w:name="_Toc5236099"/>
      <w:r>
        <w:t>Encryption</w:t>
      </w:r>
      <w:bookmarkEnd w:id="514"/>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CE45D3">
      <w:pPr>
        <w:pStyle w:val="Heading2"/>
      </w:pPr>
      <w:bookmarkStart w:id="515" w:name="_Toc5236100"/>
      <w:r>
        <w:t>Encrypt</w:t>
      </w:r>
      <w:r w:rsidR="00794F1D">
        <w:t xml:space="preserve"> </w:t>
      </w:r>
      <w:r w:rsidR="00556426">
        <w:t>{</w:t>
      </w:r>
      <w:r w:rsidR="00794F1D">
        <w:t>&lt;pw_sexp&gt;</w:t>
      </w:r>
      <w:r w:rsidR="00556426">
        <w:t>}</w:t>
      </w:r>
      <w:r w:rsidR="00794F1D">
        <w:t>, &lt;source_sexp&gt;, &lt;encrypted_</w:t>
      </w:r>
      <w:r w:rsidR="008F6B1A">
        <w:t>svar&gt;</w:t>
      </w:r>
      <w:bookmarkEnd w:id="515"/>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lastRenderedPageBreak/>
        <w:t>The password parameter is optional, but its comma is required. Omitting the password is the same as using an empty string, "".</w:t>
      </w:r>
    </w:p>
    <w:p w:rsidR="00FD05E6" w:rsidRDefault="00FD05E6" w:rsidP="008F6B1A">
      <w:r>
        <w:t xml:space="preserve">If the source string cannot be encrypted, the result is an empty string (""). You can call the </w:t>
      </w:r>
      <w:r w:rsidRPr="006B2707">
        <w:rPr>
          <w:b/>
        </w:rPr>
        <w:t>GETERROR$()</w:t>
      </w:r>
      <w:r>
        <w:t xml:space="preserve"> function to get an error message.</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CE45D3">
      <w:pPr>
        <w:pStyle w:val="Heading2"/>
      </w:pPr>
      <w:bookmarkStart w:id="516" w:name="_Toc5236101"/>
      <w:r>
        <w:t>Decrypt</w:t>
      </w:r>
      <w:r w:rsidR="008F6B1A">
        <w:t xml:space="preserve"> &lt;pw_sexp&gt;, &lt;encrypted_s</w:t>
      </w:r>
      <w:r w:rsidR="004623ED">
        <w:t>exp</w:t>
      </w:r>
      <w:r w:rsidR="008F6B1A">
        <w:t>&gt;, &lt;decrypted_svar&gt;</w:t>
      </w:r>
      <w:bookmarkEnd w:id="516"/>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FD05E6" w:rsidRDefault="00FD05E6" w:rsidP="00556426">
      <w:r>
        <w:t xml:space="preserve">If the source string cannot be decoded with the specified password, the result is an empty string (""). You can call the </w:t>
      </w:r>
      <w:r w:rsidRPr="006B2707">
        <w:rPr>
          <w:b/>
        </w:rPr>
        <w:t>GETERROR$()</w:t>
      </w:r>
      <w:r>
        <w:t xml:space="preserve"> function to get an error message.</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CE45D3">
      <w:pPr>
        <w:pStyle w:val="Heading1"/>
      </w:pPr>
      <w:bookmarkStart w:id="517" w:name="_Toc5236102"/>
      <w:r>
        <w:t>Ringer</w:t>
      </w:r>
      <w:bookmarkEnd w:id="517"/>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CE45D3">
      <w:pPr>
        <w:pStyle w:val="Heading2"/>
      </w:pPr>
      <w:bookmarkStart w:id="518" w:name="_Toc5236103"/>
      <w:r>
        <w:t>Ringer.get.mode &lt;nvar&gt;</w:t>
      </w:r>
      <w:bookmarkEnd w:id="518"/>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CE45D3">
      <w:pPr>
        <w:pStyle w:val="Heading2"/>
      </w:pPr>
      <w:bookmarkStart w:id="519" w:name="_Toc5236104"/>
      <w:r>
        <w:t>Ringer.set.mode &lt;n</w:t>
      </w:r>
      <w:r w:rsidR="00554E83">
        <w:t>exp</w:t>
      </w:r>
      <w:r>
        <w:t>&gt;</w:t>
      </w:r>
      <w:bookmarkEnd w:id="519"/>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CE45D3">
      <w:pPr>
        <w:pStyle w:val="Heading2"/>
      </w:pPr>
      <w:bookmarkStart w:id="520" w:name="_Toc5236105"/>
      <w:r>
        <w:lastRenderedPageBreak/>
        <w:t>Ringer.get.volume &lt;</w:t>
      </w:r>
      <w:r w:rsidR="008837AF">
        <w:t>vol_</w:t>
      </w:r>
      <w:r>
        <w:t>nvar&gt; { , &lt;max_</w:t>
      </w:r>
      <w:r w:rsidR="008837AF">
        <w:t>n</w:t>
      </w:r>
      <w:r>
        <w:t>var&gt; }</w:t>
      </w:r>
      <w:bookmarkEnd w:id="520"/>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CE45D3">
      <w:pPr>
        <w:pStyle w:val="Heading2"/>
      </w:pPr>
      <w:bookmarkStart w:id="521" w:name="_Toc5236106"/>
      <w:r>
        <w:t>Ringer.</w:t>
      </w:r>
      <w:r w:rsidR="00F32843">
        <w:t>s</w:t>
      </w:r>
      <w:r>
        <w:t>et.volume &lt;n</w:t>
      </w:r>
      <w:r w:rsidR="001A2A2D">
        <w:t>exp</w:t>
      </w:r>
      <w:r>
        <w:t>&gt;</w:t>
      </w:r>
      <w:bookmarkEnd w:id="521"/>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CE45D3">
      <w:pPr>
        <w:pStyle w:val="Heading1"/>
      </w:pPr>
      <w:bookmarkStart w:id="522" w:name="_Toc5236107"/>
      <w:r>
        <w:t>String Operations</w:t>
      </w:r>
      <w:bookmarkEnd w:id="522"/>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CE45D3">
      <w:pPr>
        <w:pStyle w:val="Heading2"/>
      </w:pPr>
      <w:bookmarkStart w:id="523" w:name="_Toc5236108"/>
      <w:r>
        <w:t>Join &lt;source_array$[]&gt;</w:t>
      </w:r>
      <w:r w:rsidRPr="000818E1">
        <w:t>, &lt;</w:t>
      </w:r>
      <w:r>
        <w:t>result_svar&gt; {, &lt;separator_sexp&gt;{, &lt;wrapper_sexp}</w:t>
      </w:r>
      <w:r w:rsidRPr="000818E1">
        <w:t>}</w:t>
      </w:r>
      <w:bookmarkEnd w:id="523"/>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CE45D3">
      <w:pPr>
        <w:pStyle w:val="Heading2"/>
      </w:pPr>
      <w:bookmarkStart w:id="524" w:name="_Toc5236109"/>
      <w:r>
        <w:t>Join.all &lt;source_array$[]&gt;</w:t>
      </w:r>
      <w:r w:rsidRPr="000818E1">
        <w:t xml:space="preserve">, </w:t>
      </w:r>
      <w:r w:rsidR="000548D0" w:rsidRPr="000818E1">
        <w:t>&lt;</w:t>
      </w:r>
      <w:r w:rsidR="000548D0">
        <w:t>result_svar&gt; {, &lt;separator_sexp&gt;{, &lt;wrapper_sexp}</w:t>
      </w:r>
      <w:r w:rsidRPr="000818E1">
        <w:t>}</w:t>
      </w:r>
      <w:bookmarkEnd w:id="524"/>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CE45D3">
      <w:pPr>
        <w:pStyle w:val="Heading2"/>
      </w:pPr>
      <w:bookmarkStart w:id="525" w:name="_Toc5236110"/>
      <w:r>
        <w:lastRenderedPageBreak/>
        <w:t>Split &lt;result_array$[]&gt;</w:t>
      </w:r>
      <w:r w:rsidRPr="000818E1">
        <w:t>, &lt;</w:t>
      </w:r>
      <w:r>
        <w:t>sexp&gt; {, &lt;test_sexp&gt;</w:t>
      </w:r>
      <w:r w:rsidRPr="000818E1">
        <w:t>}</w:t>
      </w:r>
      <w:bookmarkEnd w:id="525"/>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CE45D3">
      <w:pPr>
        <w:pStyle w:val="Heading2"/>
      </w:pPr>
      <w:bookmarkStart w:id="526" w:name="_Toc5236111"/>
      <w:r>
        <w:t>Split.all &lt;result_array$[]&gt;</w:t>
      </w:r>
      <w:r w:rsidRPr="000818E1">
        <w:t>, &lt;</w:t>
      </w:r>
      <w:r>
        <w:t>sexp&gt; {, &lt;test_sexp&gt;</w:t>
      </w:r>
      <w:r w:rsidRPr="000818E1">
        <w:t>}</w:t>
      </w:r>
      <w:bookmarkEnd w:id="526"/>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8D0D96" w:rsidRDefault="00674334" w:rsidP="00043279">
      <w:r>
        <w:t>Split</w:t>
      </w:r>
      <w:r w:rsidR="008D0D96">
        <w:t>s</w:t>
      </w:r>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r w:rsidR="008D0D96">
        <w:t>The array is specified without an index. If the array exists, it is overwritten. Otherwise a new array is created. The result is always a one-dimensional array.</w:t>
      </w:r>
    </w:p>
    <w:p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r w:rsidR="00786799">
        <w:t xml:space="preserve"> Omitting the parameter is equivalent to specifying "\\s+".</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390DC2" w:rsidP="00043279">
      <w:pPr>
        <w:ind w:left="720"/>
      </w:pPr>
      <w:hyperlink r:id="rId46" w:history="1">
        <w:r w:rsidR="00043279" w:rsidRPr="0001590A">
          <w:rPr>
            <w:rStyle w:val="Hyperlink"/>
          </w:rPr>
          <w:t>http://developer.android.com/reference/java/util/regex/Pattern.html</w:t>
        </w:r>
      </w:hyperlink>
    </w:p>
    <w:p w:rsidR="00CE45D3" w:rsidRDefault="00CE45D3" w:rsidP="00CE45D3">
      <w:pPr>
        <w:pStyle w:val="Heading1"/>
      </w:pPr>
      <w:bookmarkStart w:id="527" w:name="_Toc5236112"/>
      <w:r>
        <w:t>Speech Conversion</w:t>
      </w:r>
      <w:bookmarkEnd w:id="527"/>
    </w:p>
    <w:p w:rsidR="000039BC" w:rsidRDefault="000039BC" w:rsidP="00EB1F62">
      <w:pPr>
        <w:pStyle w:val="Heading2"/>
      </w:pPr>
      <w:bookmarkStart w:id="528" w:name="_Toc5236113"/>
      <w:r>
        <w:t>Text To Speech</w:t>
      </w:r>
      <w:bookmarkEnd w:id="528"/>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lastRenderedPageBreak/>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216A49" w:rsidRDefault="00216A49" w:rsidP="00216A49">
      <w:r>
        <w:t xml:space="preserve">Most speech engines limit the number of characters they are able to speak. The limit is </w:t>
      </w:r>
      <w:r w:rsidR="00FB2BCD">
        <w:t>not the same for all devices or</w:t>
      </w:r>
      <w:r>
        <w:t xml:space="preserve"> all speech engines, but it is typically around 4000 characters. If you exceed the limit, most engines fail silently: you don’t get an error message, but you don’t get any speech output, either. </w:t>
      </w:r>
    </w:p>
    <w:p w:rsidR="000039BC" w:rsidRDefault="000039BC" w:rsidP="005F4916">
      <w:pPr>
        <w:pStyle w:val="Heading3"/>
      </w:pPr>
      <w:bookmarkStart w:id="529" w:name="_Toc5236114"/>
      <w:r>
        <w:t>T</w:t>
      </w:r>
      <w:r w:rsidR="00170659">
        <w:t>TS</w:t>
      </w:r>
      <w:r>
        <w:t>.init</w:t>
      </w:r>
      <w:bookmarkEnd w:id="529"/>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530" w:name="_Toc5236115"/>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530"/>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531" w:name="_Toc5236116"/>
      <w:r>
        <w:t>T</w:t>
      </w:r>
      <w:r w:rsidR="00170659">
        <w:t>TS</w:t>
      </w:r>
      <w:r>
        <w:t>.speak.toFile &lt;sexp&gt; {,</w:t>
      </w:r>
      <w:r w:rsidR="00D85978">
        <w:t xml:space="preserve"> </w:t>
      </w:r>
      <w:r>
        <w:t>&lt;path_sexp&gt;}</w:t>
      </w:r>
      <w:bookmarkEnd w:id="531"/>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532" w:name="_Toc5236117"/>
      <w:r>
        <w:t>T</w:t>
      </w:r>
      <w:r w:rsidR="00170659">
        <w:t>TS</w:t>
      </w:r>
      <w:r>
        <w:t>.stop</w:t>
      </w:r>
      <w:bookmarkEnd w:id="532"/>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533" w:name="_Toc5236118"/>
      <w:r>
        <w:t>Speech To Text (Voice Recognition)</w:t>
      </w:r>
      <w:bookmarkEnd w:id="533"/>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lastRenderedPageBreak/>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534" w:name="_Toc5236119"/>
      <w:r>
        <w:t>S</w:t>
      </w:r>
      <w:r w:rsidR="00170659">
        <w:t>TT</w:t>
      </w:r>
      <w:r>
        <w:t>.</w:t>
      </w:r>
      <w:r w:rsidR="004A7CF1">
        <w:t>listen</w:t>
      </w:r>
      <w:r w:rsidR="00170659">
        <w:t xml:space="preserve"> {&lt;prompt_sexp&gt;}</w:t>
      </w:r>
      <w:bookmarkEnd w:id="534"/>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535" w:name="_Toc5236120"/>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535"/>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lastRenderedPageBreak/>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CE45D3" w:rsidRDefault="00CE45D3" w:rsidP="00322AA4">
      <w:pPr>
        <w:pStyle w:val="Heading1"/>
      </w:pPr>
      <w:bookmarkStart w:id="536" w:name="_Toc5236121"/>
      <w:r>
        <w:t>Informat</w:t>
      </w:r>
      <w:r w:rsidRPr="00CE45D3">
        <w:rPr>
          <w:rStyle w:val="Heading1Char"/>
        </w:rPr>
        <w:t>i</w:t>
      </w:r>
      <w:r>
        <w:t>on About Your Android Device</w:t>
      </w:r>
      <w:bookmarkEnd w:id="536"/>
    </w:p>
    <w:p w:rsidR="009368A8" w:rsidRDefault="009368A8" w:rsidP="00EB1F62">
      <w:pPr>
        <w:pStyle w:val="Heading2"/>
      </w:pPr>
      <w:bookmarkStart w:id="537" w:name="_Toc5236122"/>
      <w:r>
        <w:t xml:space="preserve">Device </w:t>
      </w:r>
      <w:r w:rsidR="00154EEE">
        <w:t>Command Overview</w:t>
      </w:r>
      <w:bookmarkEnd w:id="537"/>
    </w:p>
    <w:p w:rsidR="00C4704D" w:rsidRDefault="00154EEE" w:rsidP="00985520">
      <w:r>
        <w:t xml:space="preserve">You can get </w:t>
      </w:r>
      <w:r w:rsidR="009368A8">
        <w:t xml:space="preserve">information about </w:t>
      </w:r>
      <w:r w:rsidR="003C7D79">
        <w:t xml:space="preserve">your </w:t>
      </w:r>
      <w:r w:rsidR="009368A8">
        <w:t xml:space="preserve">Android device </w:t>
      </w:r>
      <w:r>
        <w:t>with</w:t>
      </w:r>
      <w:r w:rsidR="009368A8">
        <w:t xml:space="preserve"> the </w:t>
      </w:r>
      <w:r>
        <w:rPr>
          <w:b/>
        </w:rPr>
        <w:t>Device</w:t>
      </w:r>
      <w:r>
        <w:t xml:space="preserve"> command</w:t>
      </w:r>
      <w:r w:rsidR="00C4704D">
        <w:t>:</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D30C59" w:rsidRDefault="00154EEE" w:rsidP="00243FBA">
      <w:r>
        <w:t>T</w:t>
      </w:r>
      <w:r w:rsidR="00243FBA">
        <w:t xml:space="preserve">he </w:t>
      </w:r>
      <w:r w:rsidR="00243FBA">
        <w:rPr>
          <w:b/>
        </w:rPr>
        <w:t>Device</w:t>
      </w:r>
      <w:r>
        <w:t xml:space="preserve"> command</w:t>
      </w:r>
      <w:r w:rsidR="00243FBA">
        <w:t xml:space="preserve"> has two forms tha</w:t>
      </w:r>
      <w:r w:rsidR="00EE4FEE">
        <w:t>t differ only in the type of the</w:t>
      </w:r>
      <w:r w:rsidR="00243FBA">
        <w:t xml:space="preserve"> parameter, which determines the format of the returned data. Both forms return the same information, as shown in this table:</w:t>
      </w:r>
    </w:p>
    <w:tbl>
      <w:tblPr>
        <w:tblStyle w:val="TableGrid"/>
        <w:tblW w:w="9161" w:type="dxa"/>
        <w:jc w:val="center"/>
        <w:tblLayout w:type="fixed"/>
        <w:tblLook w:val="04A0" w:firstRow="1" w:lastRow="0" w:firstColumn="1" w:lastColumn="0" w:noHBand="0" w:noVBand="1"/>
      </w:tblPr>
      <w:tblGrid>
        <w:gridCol w:w="1659"/>
        <w:gridCol w:w="1755"/>
        <w:gridCol w:w="3677"/>
        <w:gridCol w:w="2070"/>
      </w:tblGrid>
      <w:tr w:rsidR="001269CA" w:rsidRPr="002C2F6D" w:rsidTr="00E92114">
        <w:trPr>
          <w:cantSplit/>
          <w:trHeight w:val="302"/>
          <w:jc w:val="center"/>
        </w:trPr>
        <w:tc>
          <w:tcPr>
            <w:tcW w:w="1659" w:type="dxa"/>
          </w:tcPr>
          <w:p w:rsidR="001269CA" w:rsidRPr="002C2F6D" w:rsidRDefault="001269CA" w:rsidP="005B476C">
            <w:pPr>
              <w:jc w:val="center"/>
              <w:rPr>
                <w:b/>
              </w:rPr>
            </w:pPr>
            <w:r>
              <w:rPr>
                <w:b/>
              </w:rPr>
              <w:lastRenderedPageBreak/>
              <w:t>Key</w:t>
            </w:r>
          </w:p>
        </w:tc>
        <w:tc>
          <w:tcPr>
            <w:tcW w:w="1755" w:type="dxa"/>
          </w:tcPr>
          <w:p w:rsidR="001269CA" w:rsidRPr="002C2F6D" w:rsidRDefault="001269CA" w:rsidP="005B476C">
            <w:pPr>
              <w:jc w:val="center"/>
              <w:rPr>
                <w:b/>
              </w:rPr>
            </w:pPr>
            <w:r>
              <w:rPr>
                <w:b/>
              </w:rPr>
              <w:t>Values</w:t>
            </w:r>
          </w:p>
        </w:tc>
        <w:tc>
          <w:tcPr>
            <w:tcW w:w="3677" w:type="dxa"/>
          </w:tcPr>
          <w:p w:rsidR="001269CA" w:rsidRDefault="001269CA" w:rsidP="005B476C">
            <w:pPr>
              <w:jc w:val="center"/>
              <w:rPr>
                <w:b/>
              </w:rPr>
            </w:pPr>
            <w:r>
              <w:rPr>
                <w:b/>
              </w:rPr>
              <w:t>Meaning</w:t>
            </w:r>
          </w:p>
        </w:tc>
        <w:tc>
          <w:tcPr>
            <w:tcW w:w="2070" w:type="dxa"/>
          </w:tcPr>
          <w:p w:rsidR="001269CA" w:rsidRPr="00D966DA" w:rsidRDefault="001269CA" w:rsidP="005B476C">
            <w:pPr>
              <w:jc w:val="center"/>
            </w:pPr>
            <w:r>
              <w:rPr>
                <w:b/>
              </w:rPr>
              <w:t>Example</w:t>
            </w:r>
            <w:r w:rsidR="00E92114">
              <w:br/>
            </w:r>
            <w:r>
              <w:t>(from emulator)</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Brand</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Brand name assigned by device manufacturer</w:t>
            </w:r>
          </w:p>
        </w:tc>
        <w:tc>
          <w:tcPr>
            <w:tcW w:w="2070" w:type="dxa"/>
            <w:vAlign w:val="center"/>
          </w:tcPr>
          <w:p w:rsidR="00737C2D" w:rsidRPr="005B3879" w:rsidRDefault="00737C2D" w:rsidP="005B476C">
            <w:pPr>
              <w:jc w:val="center"/>
            </w:pPr>
            <w:r>
              <w:t>generic</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Model</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Model identifier assigned by device manufacturer</w:t>
            </w:r>
          </w:p>
        </w:tc>
        <w:tc>
          <w:tcPr>
            <w:tcW w:w="2070" w:type="dxa"/>
            <w:vAlign w:val="center"/>
          </w:tcPr>
          <w:p w:rsidR="00737C2D" w:rsidRPr="005B3879" w:rsidRDefault="00737C2D"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Device</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Device identifier assigned by device manufacturer</w:t>
            </w:r>
          </w:p>
        </w:tc>
        <w:tc>
          <w:tcPr>
            <w:tcW w:w="2070" w:type="dxa"/>
            <w:vAlign w:val="center"/>
          </w:tcPr>
          <w:p w:rsidR="001269CA" w:rsidRPr="005B3879" w:rsidRDefault="001269CA" w:rsidP="005B476C">
            <w:pPr>
              <w:jc w:val="center"/>
            </w:pPr>
            <w:r>
              <w:t>generic</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Product</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Product identifier assigned by device manufacturer</w:t>
            </w:r>
          </w:p>
        </w:tc>
        <w:tc>
          <w:tcPr>
            <w:tcW w:w="2070" w:type="dxa"/>
            <w:vAlign w:val="center"/>
          </w:tcPr>
          <w:p w:rsidR="001269CA" w:rsidRPr="005B3879" w:rsidRDefault="001269CA"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OS</w:t>
            </w:r>
          </w:p>
        </w:tc>
        <w:tc>
          <w:tcPr>
            <w:tcW w:w="1755" w:type="dxa"/>
            <w:vAlign w:val="center"/>
          </w:tcPr>
          <w:p w:rsidR="001269CA" w:rsidRPr="005B3879" w:rsidRDefault="001269CA" w:rsidP="005B476C">
            <w:pPr>
              <w:jc w:val="center"/>
            </w:pPr>
            <w:r>
              <w:t>OS Version</w:t>
            </w:r>
          </w:p>
        </w:tc>
        <w:tc>
          <w:tcPr>
            <w:tcW w:w="3677" w:type="dxa"/>
            <w:vAlign w:val="center"/>
          </w:tcPr>
          <w:p w:rsidR="001269CA" w:rsidRDefault="001269CA" w:rsidP="00743FE0">
            <w:r>
              <w:t>Android operating system version number</w:t>
            </w:r>
          </w:p>
        </w:tc>
        <w:tc>
          <w:tcPr>
            <w:tcW w:w="2070" w:type="dxa"/>
            <w:vAlign w:val="center"/>
          </w:tcPr>
          <w:p w:rsidR="001269CA" w:rsidRPr="005B3879" w:rsidRDefault="001269CA" w:rsidP="00431792">
            <w:pPr>
              <w:jc w:val="center"/>
            </w:pPr>
            <w:r>
              <w:t>4.1.2</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Language</w:t>
            </w:r>
          </w:p>
        </w:tc>
        <w:tc>
          <w:tcPr>
            <w:tcW w:w="1755" w:type="dxa"/>
            <w:vAlign w:val="center"/>
          </w:tcPr>
          <w:p w:rsidR="001269CA" w:rsidRPr="005B3879" w:rsidRDefault="001269CA" w:rsidP="00743FE0">
            <w:pPr>
              <w:jc w:val="center"/>
            </w:pPr>
            <w:r>
              <w:t>Language name</w:t>
            </w:r>
          </w:p>
        </w:tc>
        <w:tc>
          <w:tcPr>
            <w:tcW w:w="3677" w:type="dxa"/>
            <w:vAlign w:val="center"/>
          </w:tcPr>
          <w:p w:rsidR="001269CA" w:rsidRDefault="001269CA" w:rsidP="00743FE0">
            <w:r>
              <w:t>Default language of this device</w:t>
            </w:r>
          </w:p>
        </w:tc>
        <w:tc>
          <w:tcPr>
            <w:tcW w:w="2070" w:type="dxa"/>
            <w:vAlign w:val="center"/>
          </w:tcPr>
          <w:p w:rsidR="001269CA" w:rsidRPr="005B3879" w:rsidRDefault="001269CA" w:rsidP="00743FE0">
            <w:pPr>
              <w:jc w:val="center"/>
            </w:pPr>
            <w:r>
              <w:t>English</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Locale</w:t>
            </w:r>
          </w:p>
        </w:tc>
        <w:tc>
          <w:tcPr>
            <w:tcW w:w="1755" w:type="dxa"/>
            <w:vAlign w:val="center"/>
          </w:tcPr>
          <w:p w:rsidR="001269CA" w:rsidRPr="005B3879" w:rsidRDefault="001269CA" w:rsidP="00743FE0">
            <w:pPr>
              <w:jc w:val="center"/>
            </w:pPr>
            <w:r>
              <w:t>Locale code</w:t>
            </w:r>
          </w:p>
        </w:tc>
        <w:tc>
          <w:tcPr>
            <w:tcW w:w="3677" w:type="dxa"/>
            <w:vAlign w:val="center"/>
          </w:tcPr>
          <w:p w:rsidR="001269CA" w:rsidRDefault="001269CA" w:rsidP="00743FE0">
            <w:r>
              <w:t>Default locale code, typically language and country</w:t>
            </w:r>
          </w:p>
        </w:tc>
        <w:tc>
          <w:tcPr>
            <w:tcW w:w="2070" w:type="dxa"/>
            <w:vAlign w:val="center"/>
          </w:tcPr>
          <w:p w:rsidR="001269CA" w:rsidRPr="005B3879" w:rsidRDefault="001269CA" w:rsidP="00743FE0">
            <w:pPr>
              <w:jc w:val="center"/>
            </w:pPr>
            <w:r>
              <w:t>en_US</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PhoneType</w:t>
            </w:r>
          </w:p>
        </w:tc>
        <w:tc>
          <w:tcPr>
            <w:tcW w:w="1755" w:type="dxa"/>
            <w:vAlign w:val="center"/>
          </w:tcPr>
          <w:p w:rsidR="001269CA" w:rsidRPr="005B3879" w:rsidRDefault="001269CA"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77" w:type="dxa"/>
            <w:vAlign w:val="center"/>
          </w:tcPr>
          <w:p w:rsidR="001269CA" w:rsidRDefault="001269CA" w:rsidP="00734013">
            <w:r>
              <w:t>Type of phone radio in this device</w:t>
            </w:r>
          </w:p>
        </w:tc>
        <w:tc>
          <w:tcPr>
            <w:tcW w:w="2070" w:type="dxa"/>
            <w:vAlign w:val="center"/>
          </w:tcPr>
          <w:p w:rsidR="001269CA" w:rsidRPr="005B3879" w:rsidRDefault="001269CA" w:rsidP="00743FE0">
            <w:pPr>
              <w:jc w:val="center"/>
            </w:pPr>
            <w:r>
              <w:t>GSM</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PhoneNumber</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43FE0">
            <w:r>
              <w:t>Phone number registered to this device, if any</w:t>
            </w:r>
          </w:p>
        </w:tc>
        <w:tc>
          <w:tcPr>
            <w:tcW w:w="2070" w:type="dxa"/>
            <w:vAlign w:val="center"/>
          </w:tcPr>
          <w:p w:rsidR="001269CA" w:rsidRPr="005B3879" w:rsidRDefault="001269CA" w:rsidP="007908A5">
            <w:pPr>
              <w:jc w:val="center"/>
            </w:pPr>
            <w:r>
              <w:t>15555215554</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DeviceID</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908A5">
            <w:r>
              <w:t>The unique device ID, such as the IMEI</w:t>
            </w:r>
          </w:p>
        </w:tc>
        <w:tc>
          <w:tcPr>
            <w:tcW w:w="2070" w:type="dxa"/>
            <w:vAlign w:val="center"/>
          </w:tcPr>
          <w:p w:rsidR="001269CA" w:rsidRPr="005B3879" w:rsidRDefault="001269CA" w:rsidP="00D966DA">
            <w:pPr>
              <w:jc w:val="center"/>
            </w:pPr>
            <w:r>
              <w:t>000000000000000</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SIM SN</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743FE0">
            <w:r>
              <w:t>Serial number of the SIM card,</w:t>
            </w:r>
            <w:r>
              <w:br/>
              <w:t>if one is present and it is accessible</w:t>
            </w:r>
          </w:p>
        </w:tc>
        <w:tc>
          <w:tcPr>
            <w:tcW w:w="2070" w:type="dxa"/>
            <w:vAlign w:val="center"/>
          </w:tcPr>
          <w:p w:rsidR="001269CA" w:rsidRPr="005B3879" w:rsidRDefault="001269CA" w:rsidP="00D966DA">
            <w:pPr>
              <w:jc w:val="center"/>
            </w:pPr>
            <w:r>
              <w:t>89014103211118510720</w:t>
            </w:r>
          </w:p>
        </w:tc>
      </w:tr>
      <w:tr w:rsidR="001269CA" w:rsidRPr="002C2F6D" w:rsidTr="00E92114">
        <w:trPr>
          <w:cantSplit/>
          <w:trHeight w:val="302"/>
          <w:jc w:val="center"/>
        </w:trPr>
        <w:tc>
          <w:tcPr>
            <w:tcW w:w="1659" w:type="dxa"/>
            <w:vAlign w:val="center"/>
          </w:tcPr>
          <w:p w:rsidR="001269CA" w:rsidRPr="001839EC" w:rsidRDefault="001269CA" w:rsidP="001839EC">
            <w:pPr>
              <w:jc w:val="center"/>
              <w:rPr>
                <w:b/>
              </w:rPr>
            </w:pPr>
            <w:r w:rsidRPr="001839EC">
              <w:rPr>
                <w:b/>
              </w:rPr>
              <w:t>SIM MCC/MNC</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1839EC">
            <w:r>
              <w:t>The "numeric name" of the provider of the SIM, if present and accessible</w:t>
            </w:r>
          </w:p>
        </w:tc>
        <w:tc>
          <w:tcPr>
            <w:tcW w:w="2070" w:type="dxa"/>
            <w:vAlign w:val="center"/>
          </w:tcPr>
          <w:p w:rsidR="001269CA" w:rsidRPr="005B3879" w:rsidRDefault="001269CA" w:rsidP="001839EC">
            <w:pPr>
              <w:jc w:val="center"/>
            </w:pPr>
            <w:r>
              <w:t>310260</w:t>
            </w:r>
          </w:p>
        </w:tc>
      </w:tr>
      <w:tr w:rsidR="001269CA" w:rsidRPr="002C2F6D" w:rsidTr="00E92114">
        <w:trPr>
          <w:cantSplit/>
          <w:trHeight w:val="302"/>
          <w:jc w:val="center"/>
        </w:trPr>
        <w:tc>
          <w:tcPr>
            <w:tcW w:w="1659" w:type="dxa"/>
            <w:vAlign w:val="center"/>
          </w:tcPr>
          <w:p w:rsidR="001269CA" w:rsidRPr="001839EC" w:rsidRDefault="001269CA" w:rsidP="00431792">
            <w:pPr>
              <w:jc w:val="center"/>
              <w:rPr>
                <w:b/>
              </w:rPr>
            </w:pPr>
            <w:r w:rsidRPr="001839EC">
              <w:rPr>
                <w:b/>
              </w:rPr>
              <w:t>SIM Provider</w:t>
            </w:r>
          </w:p>
        </w:tc>
        <w:tc>
          <w:tcPr>
            <w:tcW w:w="1755" w:type="dxa"/>
            <w:vAlign w:val="center"/>
          </w:tcPr>
          <w:p w:rsidR="001269CA" w:rsidRPr="005B3879" w:rsidRDefault="001269CA" w:rsidP="00E92114">
            <w:pPr>
              <w:jc w:val="center"/>
            </w:pPr>
            <w:r>
              <w:t>Name string</w:t>
            </w:r>
            <w:r w:rsidR="00E92114">
              <w:t xml:space="preserve"> </w:t>
            </w:r>
            <w:r>
              <w:t xml:space="preserve">or </w:t>
            </w:r>
            <w:r w:rsidRPr="001839EC">
              <w:rPr>
                <w:b/>
              </w:rPr>
              <w:t>Not available</w:t>
            </w:r>
          </w:p>
        </w:tc>
        <w:tc>
          <w:tcPr>
            <w:tcW w:w="3677" w:type="dxa"/>
            <w:vAlign w:val="center"/>
          </w:tcPr>
          <w:p w:rsidR="001269CA" w:rsidRDefault="001269CA" w:rsidP="00153A77">
            <w:r>
              <w:t>The name of the provider of the SIM, if present and accessible</w:t>
            </w:r>
          </w:p>
        </w:tc>
        <w:tc>
          <w:tcPr>
            <w:tcW w:w="2070" w:type="dxa"/>
            <w:vAlign w:val="center"/>
          </w:tcPr>
          <w:p w:rsidR="001269CA" w:rsidRPr="005B3879" w:rsidRDefault="001269CA" w:rsidP="00431792">
            <w:pPr>
              <w:jc w:val="center"/>
            </w:pPr>
            <w:r>
              <w:t>Android</w:t>
            </w:r>
          </w:p>
        </w:tc>
      </w:tr>
    </w:tbl>
    <w:p w:rsidR="00243FBA" w:rsidRDefault="00243FBA" w:rsidP="00243FBA">
      <w:pPr>
        <w:spacing w:before="120"/>
        <w:rPr>
          <w:bCs/>
        </w:rPr>
      </w:pPr>
      <w:r>
        <w:rPr>
          <w:bCs/>
        </w:rPr>
        <w:t>The last six items access your device’s telephony system and SIM card. If your device has no telephone, or BASIC! does not have permission to access them, the fields are set to neutral values: "None", "Not available", or a string of "0" characters.</w:t>
      </w:r>
    </w:p>
    <w:p w:rsidR="00243FBA" w:rsidRDefault="005B37AB" w:rsidP="00243FBA">
      <w:r>
        <w:t xml:space="preserve">In addition, there </w:t>
      </w:r>
      <w:r w:rsidR="00243FBA">
        <w:t>are convenience commands to retrieve only the Locale or the Language.</w:t>
      </w:r>
    </w:p>
    <w:p w:rsidR="006C13D6" w:rsidRDefault="00D966DA" w:rsidP="00243FBA">
      <w:r w:rsidRPr="005B4C2C">
        <w:t xml:space="preserve">The information returned by </w:t>
      </w:r>
      <w:r w:rsidRPr="005B4C2C">
        <w:rPr>
          <w:b/>
        </w:rPr>
        <w:t>Device</w:t>
      </w:r>
      <w:r w:rsidR="005B4C2C">
        <w:t xml:space="preserve"> is static</w:t>
      </w:r>
      <w:r w:rsidRPr="005B4C2C">
        <w:t xml:space="preserve">. To get dynamic information, use the </w:t>
      </w:r>
      <w:r w:rsidRPr="005B4C2C">
        <w:rPr>
          <w:b/>
        </w:rPr>
        <w:t>Phone.Info</w:t>
      </w:r>
      <w:r w:rsidRPr="005B4C2C">
        <w:t xml:space="preserve"> command.</w:t>
      </w:r>
    </w:p>
    <w:p w:rsidR="005B37AB" w:rsidRDefault="005B37AB" w:rsidP="005B37AB">
      <w:pPr>
        <w:pStyle w:val="Heading3"/>
      </w:pPr>
      <w:bookmarkStart w:id="538" w:name="_Toc5236123"/>
      <w:r>
        <w:t>Device &lt;svar&gt;</w:t>
      </w:r>
      <w:bookmarkEnd w:id="538"/>
      <w:r>
        <w:t xml:space="preserve"> </w:t>
      </w:r>
      <w:r>
        <w:fldChar w:fldCharType="begin"/>
      </w:r>
      <w:r>
        <w:instrText xml:space="preserve"> XE "</w:instrText>
      </w:r>
      <w:r w:rsidRPr="006C2C8A">
        <w:instrText>Device &lt;svar&gt;</w:instrText>
      </w:r>
      <w:r>
        <w:instrText xml:space="preserve">" </w:instrText>
      </w:r>
      <w:r>
        <w:fldChar w:fldCharType="end"/>
      </w:r>
    </w:p>
    <w:p w:rsidR="005B37AB" w:rsidRDefault="005B37AB" w:rsidP="005B37AB">
      <w:r>
        <w:t>Returns information about your Android device in the string variable &lt;svar&gt;. Each item has this form:</w:t>
      </w:r>
    </w:p>
    <w:p w:rsidR="005B37AB" w:rsidRDefault="001C5C57" w:rsidP="005B37AB">
      <w:pPr>
        <w:pStyle w:val="Codeexample"/>
        <w:rPr>
          <w:rFonts w:ascii="Letter Gothic" w:hAnsi="Letter Gothic"/>
          <w:b w:val="0"/>
        </w:rPr>
      </w:pPr>
      <w:r>
        <w:rPr>
          <w:rFonts w:ascii="Letter Gothic" w:hAnsi="Letter Gothic"/>
          <w:b w:val="0"/>
        </w:rPr>
        <w:t>k</w:t>
      </w:r>
      <w:r w:rsidR="005B37AB">
        <w:rPr>
          <w:rFonts w:ascii="Letter Gothic" w:hAnsi="Letter Gothic"/>
          <w:b w:val="0"/>
        </w:rPr>
        <w:t xml:space="preserve">ey = </w:t>
      </w:r>
      <w:r>
        <w:rPr>
          <w:rFonts w:ascii="Letter Gothic" w:hAnsi="Letter Gothic"/>
          <w:b w:val="0"/>
        </w:rPr>
        <w:t>v</w:t>
      </w:r>
      <w:r w:rsidR="005B37AB">
        <w:rPr>
          <w:rFonts w:ascii="Letter Gothic" w:hAnsi="Letter Gothic"/>
          <w:b w:val="0"/>
        </w:rPr>
        <w:t>alue</w:t>
      </w:r>
    </w:p>
    <w:p w:rsidR="005B37AB" w:rsidRDefault="001C5C57" w:rsidP="005B37AB">
      <w:r>
        <w:t xml:space="preserve">The names </w:t>
      </w:r>
      <w:r w:rsidRPr="001C5C57">
        <w:rPr>
          <w:rFonts w:ascii="Letter Gothic" w:hAnsi="Letter Gothic"/>
        </w:rPr>
        <w:t>key</w:t>
      </w:r>
      <w:r w:rsidR="005B37AB">
        <w:t xml:space="preserve"> and </w:t>
      </w:r>
      <w:r w:rsidRPr="001C5C57">
        <w:rPr>
          <w:rFonts w:ascii="Letter Gothic" w:hAnsi="Letter Gothic"/>
        </w:rPr>
        <w:t>value</w:t>
      </w:r>
      <w:r w:rsidR="005B37AB">
        <w:t xml:space="preserve"> refer to the first two columns of the table in the </w:t>
      </w:r>
      <w:r w:rsidR="005B37AB">
        <w:rPr>
          <w:b/>
        </w:rPr>
        <w:t>Device</w:t>
      </w:r>
      <w:r w:rsidR="005B37AB">
        <w:t xml:space="preserve"> overview above.</w:t>
      </w:r>
      <w:r>
        <w:t xml:space="preserve"> </w:t>
      </w:r>
      <w:r w:rsidR="005B37AB">
        <w:t>The items are placed in a single string, separated by newline characters.</w:t>
      </w:r>
      <w:r>
        <w:t xml:space="preserve"> Formatted this way, i</w:t>
      </w:r>
      <w:r w:rsidR="005B37AB">
        <w:t xml:space="preserve">f you </w:t>
      </w:r>
      <w:r w:rsidR="005B37AB" w:rsidRPr="00C4704D">
        <w:rPr>
          <w:b/>
        </w:rPr>
        <w:t>P</w:t>
      </w:r>
      <w:r w:rsidR="001B27DC">
        <w:rPr>
          <w:b/>
        </w:rPr>
        <w:t>rint</w:t>
      </w:r>
      <w:r w:rsidR="005B37AB">
        <w:t xml:space="preserve"> the string </w:t>
      </w:r>
      <w:r w:rsidR="001B27DC">
        <w:t xml:space="preserve">it is displayed with one item on each line. You can separate the individual items with </w:t>
      </w:r>
      <w:r w:rsidR="001B27DC">
        <w:rPr>
          <w:b/>
        </w:rPr>
        <w:t>Split</w:t>
      </w:r>
      <w:r w:rsidR="001B27DC">
        <w:t>:</w:t>
      </w:r>
    </w:p>
    <w:p w:rsidR="001B27DC" w:rsidRDefault="001B27DC" w:rsidP="001B27DC">
      <w:pPr>
        <w:pStyle w:val="Codeexample"/>
        <w:rPr>
          <w:rFonts w:ascii="Letter Gothic" w:hAnsi="Letter Gothic"/>
          <w:b w:val="0"/>
        </w:rPr>
      </w:pPr>
      <w:r>
        <w:rPr>
          <w:rFonts w:ascii="Letter Gothic" w:hAnsi="Letter Gothic"/>
          <w:b w:val="0"/>
        </w:rPr>
        <w:t>DEVICE info$</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all info in one string</w:t>
      </w:r>
    </w:p>
    <w:p w:rsidR="001B27DC" w:rsidRDefault="001B27DC" w:rsidP="001B27DC">
      <w:pPr>
        <w:pStyle w:val="Codeexample"/>
        <w:rPr>
          <w:rFonts w:ascii="Letter Gothic" w:hAnsi="Letter Gothic"/>
          <w:b w:val="0"/>
        </w:rPr>
      </w:pPr>
      <w:r>
        <w:rPr>
          <w:rFonts w:ascii="Letter Gothic" w:hAnsi="Letter Gothic"/>
          <w:b w:val="0"/>
        </w:rPr>
        <w:t xml:space="preserve">SPLIT info$[], info$, </w:t>
      </w:r>
      <w:r w:rsidR="00367BCE">
        <w:rPr>
          <w:rFonts w:ascii="Letter Gothic" w:hAnsi="Letter Gothic"/>
          <w:b w:val="0"/>
        </w:rPr>
        <w:t>"</w:t>
      </w:r>
      <w:hyperlink r:id="rId47" w:history="1">
        <w:r w:rsidRPr="00521119">
          <w:rPr>
            <w:rStyle w:val="Hyperlink"/>
            <w:rFonts w:ascii="Letter Gothic" w:hAnsi="Letter Gothic"/>
            <w:b w:val="0"/>
          </w:rPr>
          <w:t>\\n</w:t>
        </w:r>
      </w:hyperlink>
      <w:r w:rsidR="00367BCE">
        <w:rPr>
          <w:rFonts w:ascii="Letter Gothic" w:hAnsi="Letter Gothic"/>
          <w:b w:val="0"/>
        </w:rPr>
        <w:t>"</w:t>
      </w:r>
      <w:r>
        <w:rPr>
          <w:rFonts w:ascii="Letter Gothic" w:hAnsi="Letter Gothic"/>
          <w:b w:val="0"/>
        </w:rPr>
        <w:tab/>
      </w:r>
      <w:r>
        <w:rPr>
          <w:rFonts w:ascii="Letter Gothic" w:hAnsi="Letter Gothic"/>
          <w:b w:val="0"/>
        </w:rPr>
        <w:tab/>
        <w:t>% each array element is one item, "&lt;k&gt; = &lt;v&gt;"</w:t>
      </w:r>
    </w:p>
    <w:p w:rsidR="001B27DC" w:rsidRDefault="001B27DC" w:rsidP="001B27DC">
      <w:pPr>
        <w:pStyle w:val="Codeexample"/>
        <w:rPr>
          <w:rFonts w:ascii="Letter Gothic" w:hAnsi="Letter Gothic"/>
          <w:b w:val="0"/>
        </w:rPr>
      </w:pPr>
      <w:r>
        <w:rPr>
          <w:rFonts w:ascii="Letter Gothic" w:hAnsi="Letter Gothic"/>
          <w:b w:val="0"/>
        </w:rPr>
        <w:t>SPLIT lang_line$[], info$[6], " = "</w:t>
      </w:r>
      <w:r>
        <w:rPr>
          <w:rFonts w:ascii="Letter Gothic" w:hAnsi="Letter Gothic"/>
          <w:b w:val="0"/>
        </w:rPr>
        <w:tab/>
        <w:t>% split the Language item, two-element array</w:t>
      </w:r>
    </w:p>
    <w:p w:rsidR="001B27DC" w:rsidRPr="001B27DC" w:rsidRDefault="001B27DC" w:rsidP="001B27DC">
      <w:pPr>
        <w:pStyle w:val="Codeexample"/>
        <w:rPr>
          <w:rFonts w:ascii="Letter Gothic" w:hAnsi="Letter Gothic"/>
          <w:b w:val="0"/>
        </w:rPr>
      </w:pPr>
      <w:r>
        <w:rPr>
          <w:rFonts w:ascii="Letter Gothic" w:hAnsi="Letter Gothic"/>
          <w:b w:val="0"/>
        </w:rPr>
        <w:t>lang$ = lang_line</w:t>
      </w:r>
      <w:r w:rsidR="00367BCE">
        <w:rPr>
          <w:rFonts w:ascii="Letter Gothic" w:hAnsi="Letter Gothic"/>
          <w:b w:val="0"/>
        </w:rPr>
        <w:t>$</w:t>
      </w:r>
      <w:r>
        <w:rPr>
          <w:rFonts w:ascii="Letter Gothic" w:hAnsi="Letter Gothic"/>
          <w:b w:val="0"/>
        </w:rPr>
        <w:t>[2]</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lang$ is the language name, like "English"</w:t>
      </w:r>
    </w:p>
    <w:p w:rsidR="005B37AB" w:rsidRPr="007664E4" w:rsidRDefault="005B37AB" w:rsidP="005B37AB">
      <w:pPr>
        <w:pStyle w:val="Heading3"/>
      </w:pPr>
      <w:bookmarkStart w:id="539" w:name="_Toc5236124"/>
      <w:r w:rsidRPr="007664E4">
        <w:lastRenderedPageBreak/>
        <w:t>Device &lt;nexp&gt;|&lt;nvar&gt;</w:t>
      </w:r>
      <w:bookmarkEnd w:id="539"/>
      <w:r w:rsidRPr="007664E4">
        <w:fldChar w:fldCharType="begin"/>
      </w:r>
      <w:r w:rsidRPr="007664E4">
        <w:instrText xml:space="preserve"> XE "Device &lt;nexp&gt;|&lt;nvar&gt;" </w:instrText>
      </w:r>
      <w:r w:rsidRPr="007664E4">
        <w:fldChar w:fldCharType="end"/>
      </w:r>
    </w:p>
    <w:p w:rsidR="005B37AB" w:rsidRDefault="005B37AB" w:rsidP="005B37AB">
      <w:r>
        <w:t>Returns information about your Android device in a Bundle. If you provide a variable that is not a valid Bundle pointer, the command creates a new Bundle and returns the Bundle pointer in your variable. Otherwise it writes into the Bundle your variable or expression points to.</w:t>
      </w:r>
    </w:p>
    <w:p w:rsidR="00367BCE" w:rsidRDefault="00367BCE" w:rsidP="005B37AB">
      <w:r>
        <w:t xml:space="preserve">The Bundle keys are shown in the first column of the table in the </w:t>
      </w:r>
      <w:r>
        <w:rPr>
          <w:b/>
        </w:rPr>
        <w:t>Device</w:t>
      </w:r>
      <w:r>
        <w:t xml:space="preserve"> overview above.</w:t>
      </w:r>
    </w:p>
    <w:p w:rsidR="00367BCE" w:rsidRDefault="00367BCE" w:rsidP="00367BCE">
      <w:pPr>
        <w:pStyle w:val="Codeexample"/>
        <w:rPr>
          <w:rFonts w:ascii="Letter Gothic" w:hAnsi="Letter Gothic"/>
          <w:b w:val="0"/>
        </w:rPr>
      </w:pPr>
      <w:r>
        <w:rPr>
          <w:rFonts w:ascii="Letter Gothic" w:hAnsi="Letter Gothic"/>
          <w:b w:val="0"/>
        </w:rPr>
        <w:t>DEVICE info</w:t>
      </w:r>
      <w:r>
        <w:rPr>
          <w:rFonts w:ascii="Letter Gothic" w:hAnsi="Letter Gothic"/>
          <w:b w:val="0"/>
        </w:rPr>
        <w:tab/>
      </w:r>
      <w:r>
        <w:rPr>
          <w:rFonts w:ascii="Letter Gothic" w:hAnsi="Letter Gothic"/>
          <w:b w:val="0"/>
        </w:rPr>
        <w:tab/>
      </w:r>
      <w:r>
        <w:rPr>
          <w:rFonts w:ascii="Letter Gothic" w:hAnsi="Letter Gothic"/>
          <w:b w:val="0"/>
        </w:rPr>
        <w:tab/>
      </w:r>
      <w:r>
        <w:rPr>
          <w:rFonts w:ascii="Letter Gothic" w:hAnsi="Letter Gothic"/>
          <w:b w:val="0"/>
        </w:rPr>
        <w:tab/>
        <w:t>% all info in a Bundle</w:t>
      </w:r>
    </w:p>
    <w:p w:rsidR="00367BCE" w:rsidRPr="001B27DC" w:rsidRDefault="00367BCE" w:rsidP="00367BCE">
      <w:pPr>
        <w:pStyle w:val="Codeexample"/>
        <w:rPr>
          <w:rFonts w:ascii="Letter Gothic" w:hAnsi="Letter Gothic"/>
          <w:b w:val="0"/>
        </w:rPr>
      </w:pPr>
      <w:r>
        <w:rPr>
          <w:rFonts w:ascii="Letter Gothic" w:hAnsi="Letter Gothic"/>
          <w:b w:val="0"/>
        </w:rPr>
        <w:t>BUNDLE.GET info, "Language", lang$</w:t>
      </w:r>
      <w:r>
        <w:rPr>
          <w:rFonts w:ascii="Letter Gothic" w:hAnsi="Letter Gothic"/>
          <w:b w:val="0"/>
        </w:rPr>
        <w:tab/>
        <w:t>% lang$ is the language name, like "English"</w:t>
      </w:r>
    </w:p>
    <w:p w:rsidR="005B37AB" w:rsidRDefault="005B37AB" w:rsidP="005B37AB">
      <w:pPr>
        <w:pStyle w:val="Heading3"/>
      </w:pPr>
      <w:bookmarkStart w:id="540" w:name="_Toc5236125"/>
      <w:r>
        <w:t>Device.Language &lt;svar&gt;</w:t>
      </w:r>
      <w:bookmarkEnd w:id="540"/>
      <w:r>
        <w:fldChar w:fldCharType="begin"/>
      </w:r>
      <w:r>
        <w:instrText xml:space="preserve"> XE "</w:instrText>
      </w:r>
      <w:r w:rsidRPr="006C2C8A">
        <w:instrText>Device</w:instrText>
      </w:r>
      <w:r>
        <w:instrText>.Language</w:instrText>
      </w:r>
      <w:r w:rsidRPr="006C2C8A">
        <w:instrText xml:space="preserve"> &lt;svar&gt;</w:instrText>
      </w:r>
      <w:r>
        <w:instrText xml:space="preserve">" </w:instrText>
      </w:r>
      <w:r>
        <w:fldChar w:fldCharType="end"/>
      </w:r>
    </w:p>
    <w:p w:rsidR="005B37AB" w:rsidRDefault="005B37AB" w:rsidP="005B37AB">
      <w:r>
        <w:t>Returns the default language of the device as a human-readable string value in string variable &lt;svar&gt;.</w:t>
      </w:r>
    </w:p>
    <w:p w:rsidR="005B37AB" w:rsidRPr="00105A86" w:rsidRDefault="005B37AB" w:rsidP="005B37AB">
      <w:r>
        <w:t xml:space="preserve">This convenience shortcut returns the same value as the "Language" key of the Bundle returned by the numeric form of the </w:t>
      </w:r>
      <w:r>
        <w:rPr>
          <w:b/>
        </w:rPr>
        <w:t>Device</w:t>
      </w:r>
      <w:r>
        <w:t xml:space="preserve"> command.</w:t>
      </w:r>
    </w:p>
    <w:p w:rsidR="005B37AB" w:rsidRDefault="005B37AB" w:rsidP="005B37AB">
      <w:pPr>
        <w:pStyle w:val="Heading3"/>
      </w:pPr>
      <w:bookmarkStart w:id="541" w:name="_Toc5236126"/>
      <w:r>
        <w:t>Device.</w:t>
      </w:r>
      <w:r w:rsidRPr="00105A86">
        <w:t xml:space="preserve"> </w:t>
      </w:r>
      <w:r>
        <w:t>Locale</w:t>
      </w:r>
      <w:r w:rsidRPr="006C2C8A">
        <w:t xml:space="preserve"> </w:t>
      </w:r>
      <w:r>
        <w:t>&lt;svar&gt;</w:t>
      </w:r>
      <w:bookmarkEnd w:id="541"/>
      <w:r>
        <w:fldChar w:fldCharType="begin"/>
      </w:r>
      <w:r>
        <w:instrText xml:space="preserve"> XE "</w:instrText>
      </w:r>
      <w:r w:rsidRPr="006C2C8A">
        <w:instrText>Device</w:instrText>
      </w:r>
      <w:r>
        <w:instrText>.Locale</w:instrText>
      </w:r>
      <w:r w:rsidRPr="006C2C8A">
        <w:instrText xml:space="preserve"> &lt;svar&gt;</w:instrText>
      </w:r>
      <w:r>
        <w:instrText xml:space="preserve">" </w:instrText>
      </w:r>
      <w:r>
        <w:fldChar w:fldCharType="end"/>
      </w:r>
    </w:p>
    <w:p w:rsidR="005B37AB" w:rsidRDefault="005B37AB" w:rsidP="005B37AB">
      <w:r>
        <w:t>Returns the default locale code of the device in standard Locale format, typically including the language and country codes.</w:t>
      </w:r>
    </w:p>
    <w:p w:rsidR="005B37AB" w:rsidRPr="005B4C2C" w:rsidRDefault="005B37AB" w:rsidP="005B37AB">
      <w:r>
        <w:t xml:space="preserve">This convenience shortcut returns the same value as the "Locale" key of the Bundle returned by the numeric form of the </w:t>
      </w:r>
      <w:r>
        <w:rPr>
          <w:b/>
        </w:rPr>
        <w:t>Device</w:t>
      </w:r>
      <w:r>
        <w:t xml:space="preserve"> command.</w:t>
      </w:r>
    </w:p>
    <w:p w:rsidR="00322AA4" w:rsidRDefault="00322AA4" w:rsidP="00322AA4">
      <w:pPr>
        <w:pStyle w:val="Heading2"/>
      </w:pPr>
      <w:bookmarkStart w:id="542" w:name="_Toc5236127"/>
      <w:r>
        <w:t>Phone.info &lt;n</w:t>
      </w:r>
      <w:r w:rsidR="00526973">
        <w:t>exp</w:t>
      </w:r>
      <w:r>
        <w:t>&gt;|&lt;n</w:t>
      </w:r>
      <w:r w:rsidR="00526973">
        <w:t>var</w:t>
      </w:r>
      <w:r>
        <w:t>&gt;</w:t>
      </w:r>
      <w:bookmarkEnd w:id="542"/>
      <w:r>
        <w:fldChar w:fldCharType="begin"/>
      </w:r>
      <w:r>
        <w:instrText xml:space="preserve"> XE "Phone.info &lt;n</w:instrText>
      </w:r>
      <w:r w:rsidR="00526973">
        <w:instrText>exp</w:instrText>
      </w:r>
      <w:r w:rsidRPr="006C2C8A">
        <w:instrText>&gt;</w:instrText>
      </w:r>
      <w:r>
        <w:instrText>|&lt;n</w:instrText>
      </w:r>
      <w:r w:rsidR="00526973">
        <w:instrText>var</w:instrText>
      </w:r>
      <w:r>
        <w:instrText xml:space="preserve">&gt;" </w:instrText>
      </w:r>
      <w:r>
        <w:fldChar w:fldCharType="end"/>
      </w:r>
    </w:p>
    <w:p w:rsidR="00322AA4" w:rsidRDefault="00322AA4" w:rsidP="00322AA4">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p>
    <w:p w:rsidR="00322AA4" w:rsidRDefault="00322AA4" w:rsidP="00322AA4">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PhoneType</w:t>
            </w:r>
          </w:p>
        </w:tc>
        <w:tc>
          <w:tcPr>
            <w:tcW w:w="663" w:type="dxa"/>
            <w:vAlign w:val="center"/>
          </w:tcPr>
          <w:p w:rsidR="00322AA4" w:rsidRDefault="00322AA4" w:rsidP="00B6277C">
            <w:pPr>
              <w:keepNext/>
              <w:jc w:val="center"/>
            </w:pPr>
            <w:r>
              <w:t>S</w:t>
            </w:r>
          </w:p>
        </w:tc>
        <w:tc>
          <w:tcPr>
            <w:tcW w:w="3207" w:type="dxa"/>
            <w:vAlign w:val="center"/>
          </w:tcPr>
          <w:p w:rsidR="00322AA4" w:rsidRPr="005B3879" w:rsidRDefault="00322AA4" w:rsidP="00B6277C">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322AA4" w:rsidRDefault="00322AA4" w:rsidP="00B6277C">
            <w:pPr>
              <w:keepNext/>
            </w:pPr>
            <w:r>
              <w:t>Type of phone radio in this device</w:t>
            </w:r>
          </w:p>
        </w:tc>
        <w:tc>
          <w:tcPr>
            <w:tcW w:w="1344" w:type="dxa"/>
            <w:vAlign w:val="center"/>
          </w:tcPr>
          <w:p w:rsidR="00322AA4" w:rsidRPr="005B3879" w:rsidRDefault="00322AA4" w:rsidP="00B6277C">
            <w:pPr>
              <w:keepNext/>
              <w:jc w:val="center"/>
            </w:pPr>
            <w:r>
              <w:t>GSM</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NetworkType</w:t>
            </w:r>
          </w:p>
        </w:tc>
        <w:tc>
          <w:tcPr>
            <w:tcW w:w="663" w:type="dxa"/>
            <w:vAlign w:val="center"/>
          </w:tcPr>
          <w:p w:rsidR="00322AA4" w:rsidRDefault="00322AA4" w:rsidP="00B6277C">
            <w:pPr>
              <w:keepNext/>
              <w:jc w:val="center"/>
            </w:pPr>
            <w:r>
              <w:t>S</w:t>
            </w:r>
          </w:p>
        </w:tc>
        <w:tc>
          <w:tcPr>
            <w:tcW w:w="3207" w:type="dxa"/>
            <w:vAlign w:val="center"/>
          </w:tcPr>
          <w:p w:rsidR="00322AA4" w:rsidRDefault="00322AA4" w:rsidP="00B6277C">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322AA4" w:rsidRPr="00E4362C" w:rsidRDefault="00322AA4" w:rsidP="00B6277C">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322AA4" w:rsidRDefault="00322AA4" w:rsidP="00B6277C">
            <w:pPr>
              <w:keepNext/>
            </w:pPr>
            <w:r>
              <w:t>Network type of the current data connection</w:t>
            </w:r>
          </w:p>
        </w:tc>
        <w:tc>
          <w:tcPr>
            <w:tcW w:w="1344" w:type="dxa"/>
            <w:vAlign w:val="center"/>
          </w:tcPr>
          <w:p w:rsidR="00322AA4" w:rsidRPr="005B3879" w:rsidRDefault="00322AA4" w:rsidP="00B6277C">
            <w:pPr>
              <w:keepNext/>
              <w:jc w:val="center"/>
            </w:pPr>
            <w:r>
              <w:t>LTE</w:t>
            </w:r>
          </w:p>
        </w:tc>
      </w:tr>
    </w:tbl>
    <w:p w:rsidR="00322AA4" w:rsidRDefault="00322AA4" w:rsidP="00322AA4">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322AA4" w:rsidRDefault="00322AA4" w:rsidP="00322AA4">
      <w:pPr>
        <w:keepNext/>
        <w:spacing w:before="120"/>
      </w:pPr>
      <w:r>
        <w:lastRenderedPageBreak/>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CID</w:t>
            </w:r>
          </w:p>
        </w:tc>
        <w:tc>
          <w:tcPr>
            <w:tcW w:w="663" w:type="dxa"/>
            <w:vAlign w:val="center"/>
          </w:tcPr>
          <w:p w:rsidR="00322AA4" w:rsidRDefault="00322AA4" w:rsidP="00B6277C">
            <w:pPr>
              <w:keepNext/>
              <w:jc w:val="center"/>
            </w:pPr>
            <w:r>
              <w:t>N</w:t>
            </w:r>
          </w:p>
        </w:tc>
        <w:tc>
          <w:tcPr>
            <w:tcW w:w="3207" w:type="dxa"/>
            <w:vAlign w:val="center"/>
          </w:tcPr>
          <w:p w:rsidR="00322AA4" w:rsidRPr="005313DA" w:rsidRDefault="00322AA4" w:rsidP="00B6277C">
            <w:pPr>
              <w:keepNext/>
              <w:jc w:val="center"/>
            </w:pPr>
            <w:r>
              <w:t>A positive number</w:t>
            </w:r>
            <w:r>
              <w:br/>
              <w:t>or -1 if CID is unknown</w:t>
            </w:r>
          </w:p>
        </w:tc>
        <w:tc>
          <w:tcPr>
            <w:tcW w:w="2790" w:type="dxa"/>
            <w:vAlign w:val="center"/>
          </w:tcPr>
          <w:p w:rsidR="00322AA4" w:rsidRDefault="00322AA4" w:rsidP="00B6277C">
            <w:pPr>
              <w:keepNext/>
            </w:pPr>
            <w:r>
              <w:t>GSM Cell ID</w:t>
            </w:r>
          </w:p>
        </w:tc>
        <w:tc>
          <w:tcPr>
            <w:tcW w:w="1344" w:type="dxa"/>
            <w:vAlign w:val="center"/>
          </w:tcPr>
          <w:p w:rsidR="00322AA4" w:rsidRPr="005B3879" w:rsidRDefault="00322AA4" w:rsidP="00B6277C">
            <w:pPr>
              <w:keepNext/>
              <w:jc w:val="center"/>
            </w:pPr>
            <w:r>
              <w:t>342298497</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LAC</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positive number</w:t>
            </w:r>
            <w:r>
              <w:br/>
              <w:t>or -1 if LAC is unknown</w:t>
            </w:r>
          </w:p>
        </w:tc>
        <w:tc>
          <w:tcPr>
            <w:tcW w:w="2790" w:type="dxa"/>
            <w:vAlign w:val="center"/>
          </w:tcPr>
          <w:p w:rsidR="00322AA4" w:rsidRDefault="00322AA4" w:rsidP="00B6277C">
            <w:pPr>
              <w:keepNext/>
            </w:pPr>
            <w:r>
              <w:t>GSM Location Area Code</w:t>
            </w:r>
          </w:p>
        </w:tc>
        <w:tc>
          <w:tcPr>
            <w:tcW w:w="1344" w:type="dxa"/>
            <w:vAlign w:val="center"/>
          </w:tcPr>
          <w:p w:rsidR="00322AA4" w:rsidRPr="005B3879" w:rsidRDefault="00322AA4" w:rsidP="00B6277C">
            <w:pPr>
              <w:keepNext/>
              <w:jc w:val="center"/>
            </w:pPr>
            <w:r>
              <w:t>11090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MCC/MNC</w:t>
            </w:r>
          </w:p>
        </w:tc>
        <w:tc>
          <w:tcPr>
            <w:tcW w:w="663" w:type="dxa"/>
            <w:vAlign w:val="center"/>
          </w:tcPr>
          <w:p w:rsidR="00322AA4" w:rsidRDefault="00322AA4" w:rsidP="00B6277C">
            <w:pPr>
              <w:keepNext/>
              <w:jc w:val="center"/>
            </w:pPr>
            <w:r>
              <w:t>S</w:t>
            </w:r>
          </w:p>
        </w:tc>
        <w:tc>
          <w:tcPr>
            <w:tcW w:w="3207" w:type="dxa"/>
            <w:vAlign w:val="center"/>
          </w:tcPr>
          <w:p w:rsidR="00322AA4" w:rsidRPr="00E4362C" w:rsidRDefault="00322AA4" w:rsidP="00B6277C">
            <w:pPr>
              <w:keepNext/>
              <w:jc w:val="center"/>
            </w:pPr>
            <w:r>
              <w:t>String of 5 or 6 decimal digits</w:t>
            </w:r>
          </w:p>
        </w:tc>
        <w:tc>
          <w:tcPr>
            <w:tcW w:w="2790" w:type="dxa"/>
            <w:vAlign w:val="center"/>
          </w:tcPr>
          <w:p w:rsidR="00322AA4" w:rsidRDefault="00322AA4" w:rsidP="00B6277C">
            <w:pPr>
              <w:keepNext/>
            </w:pPr>
            <w:r>
              <w:t>The "numeric name" of the registered network operator</w:t>
            </w:r>
          </w:p>
        </w:tc>
        <w:tc>
          <w:tcPr>
            <w:tcW w:w="1344" w:type="dxa"/>
            <w:vAlign w:val="center"/>
          </w:tcPr>
          <w:p w:rsidR="00322AA4" w:rsidRPr="005B3879" w:rsidRDefault="00322AA4" w:rsidP="00B6277C">
            <w:pPr>
              <w:keepNext/>
              <w:jc w:val="center"/>
            </w:pPr>
            <w:r>
              <w:t>310260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Operator</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name string</w:t>
            </w:r>
          </w:p>
        </w:tc>
        <w:tc>
          <w:tcPr>
            <w:tcW w:w="2790" w:type="dxa"/>
            <w:vAlign w:val="center"/>
          </w:tcPr>
          <w:p w:rsidR="00322AA4" w:rsidRDefault="00322AA4" w:rsidP="00B6277C">
            <w:pPr>
              <w:keepNext/>
            </w:pPr>
            <w:r>
              <w:t>The name of the operator of the registered network</w:t>
            </w:r>
          </w:p>
        </w:tc>
        <w:tc>
          <w:tcPr>
            <w:tcW w:w="1344" w:type="dxa"/>
            <w:vAlign w:val="center"/>
          </w:tcPr>
          <w:p w:rsidR="00322AA4" w:rsidRPr="005B3879" w:rsidRDefault="00322AA4" w:rsidP="00B6277C">
            <w:pPr>
              <w:keepNext/>
              <w:jc w:val="center"/>
            </w:pPr>
            <w:r>
              <w:t>T-Mobile</w:t>
            </w:r>
          </w:p>
        </w:tc>
      </w:tr>
    </w:tbl>
    <w:p w:rsidR="00322AA4" w:rsidRDefault="00322AA4" w:rsidP="00322AA4">
      <w:pPr>
        <w:spacing w:before="120"/>
      </w:pPr>
      <w:r>
        <w:t>The "numeric name" is made up of the Mobile Country Code (MCC) and Mobile Network Code (MNC).</w:t>
      </w:r>
    </w:p>
    <w:p w:rsidR="00322AA4" w:rsidRDefault="00322AA4" w:rsidP="00322AA4">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rsidTr="007664E4">
        <w:trPr>
          <w:cantSplit/>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3240" w:type="dxa"/>
          </w:tcPr>
          <w:p w:rsidR="00322AA4" w:rsidRPr="002C2F6D" w:rsidRDefault="00322AA4" w:rsidP="00B6277C">
            <w:pPr>
              <w:keepNext/>
              <w:jc w:val="center"/>
              <w:rPr>
                <w:b/>
              </w:rPr>
            </w:pPr>
            <w:r>
              <w:rPr>
                <w:b/>
              </w:rPr>
              <w:t>Values</w:t>
            </w:r>
          </w:p>
        </w:tc>
        <w:tc>
          <w:tcPr>
            <w:tcW w:w="4122" w:type="dxa"/>
          </w:tcPr>
          <w:p w:rsidR="00322AA4" w:rsidRDefault="00322AA4" w:rsidP="00B6277C">
            <w:pPr>
              <w:keepNext/>
              <w:jc w:val="center"/>
              <w:rPr>
                <w:b/>
              </w:rPr>
            </w:pPr>
            <w:r>
              <w:rPr>
                <w:b/>
              </w:rPr>
              <w:t>Meaning</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BaseID</w:t>
            </w:r>
          </w:p>
        </w:tc>
        <w:tc>
          <w:tcPr>
            <w:tcW w:w="720" w:type="dxa"/>
            <w:vAlign w:val="center"/>
          </w:tcPr>
          <w:p w:rsidR="00322AA4" w:rsidRDefault="00322AA4" w:rsidP="00B6277C">
            <w:pPr>
              <w:keepNext/>
              <w:jc w:val="center"/>
            </w:pPr>
            <w:r>
              <w:t>N</w:t>
            </w:r>
          </w:p>
        </w:tc>
        <w:tc>
          <w:tcPr>
            <w:tcW w:w="3240" w:type="dxa"/>
            <w:vAlign w:val="center"/>
          </w:tcPr>
          <w:p w:rsidR="00322AA4" w:rsidRPr="005313DA" w:rsidRDefault="00322AA4" w:rsidP="00B6277C">
            <w:pPr>
              <w:keepNext/>
              <w:jc w:val="center"/>
            </w:pPr>
            <w:r>
              <w:t>A positive number</w:t>
            </w:r>
            <w:r>
              <w:br/>
              <w:t>or -1 if BaseID is unknown</w:t>
            </w:r>
          </w:p>
        </w:tc>
        <w:tc>
          <w:tcPr>
            <w:tcW w:w="4122" w:type="dxa"/>
            <w:vAlign w:val="center"/>
          </w:tcPr>
          <w:p w:rsidR="00322AA4" w:rsidRDefault="00322AA4" w:rsidP="00B6277C">
            <w:pPr>
              <w:keepNext/>
            </w:pPr>
            <w:r>
              <w:t>CDMA base station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NetworkID</w:t>
            </w:r>
          </w:p>
        </w:tc>
        <w:tc>
          <w:tcPr>
            <w:tcW w:w="720" w:type="dxa"/>
            <w:vAlign w:val="center"/>
          </w:tcPr>
          <w:p w:rsidR="00322AA4" w:rsidRDefault="00322AA4" w:rsidP="00B6277C">
            <w:pPr>
              <w:keepNext/>
              <w:jc w:val="center"/>
            </w:pPr>
            <w:r>
              <w:t>N</w:t>
            </w:r>
          </w:p>
        </w:tc>
        <w:tc>
          <w:tcPr>
            <w:tcW w:w="3240" w:type="dxa"/>
            <w:vAlign w:val="center"/>
          </w:tcPr>
          <w:p w:rsidR="00322AA4" w:rsidRPr="00E4362C" w:rsidRDefault="00322AA4" w:rsidP="00B6277C">
            <w:pPr>
              <w:keepNext/>
              <w:jc w:val="center"/>
            </w:pPr>
            <w:r>
              <w:t>A positive number</w:t>
            </w:r>
            <w:r>
              <w:br/>
              <w:t>or -1 if NetworkID is unknown</w:t>
            </w:r>
          </w:p>
        </w:tc>
        <w:tc>
          <w:tcPr>
            <w:tcW w:w="4122" w:type="dxa"/>
            <w:vAlign w:val="center"/>
          </w:tcPr>
          <w:p w:rsidR="00322AA4" w:rsidRDefault="00322AA4" w:rsidP="00B6277C">
            <w:pPr>
              <w:keepNext/>
            </w:pPr>
            <w:r>
              <w:t>CDMA network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jc w:val="center"/>
              <w:rPr>
                <w:b/>
              </w:rPr>
            </w:pPr>
            <w:r>
              <w:rPr>
                <w:b/>
              </w:rPr>
              <w:t>SystemID</w:t>
            </w:r>
          </w:p>
        </w:tc>
        <w:tc>
          <w:tcPr>
            <w:tcW w:w="720" w:type="dxa"/>
            <w:vAlign w:val="center"/>
          </w:tcPr>
          <w:p w:rsidR="00322AA4" w:rsidRDefault="00322AA4" w:rsidP="00B6277C">
            <w:pPr>
              <w:jc w:val="center"/>
            </w:pPr>
            <w:r>
              <w:t>N</w:t>
            </w:r>
          </w:p>
        </w:tc>
        <w:tc>
          <w:tcPr>
            <w:tcW w:w="3240" w:type="dxa"/>
            <w:vAlign w:val="center"/>
          </w:tcPr>
          <w:p w:rsidR="00322AA4" w:rsidRPr="00E4362C" w:rsidRDefault="00322AA4" w:rsidP="00B6277C">
            <w:pPr>
              <w:jc w:val="center"/>
            </w:pPr>
            <w:r>
              <w:t>A positive number</w:t>
            </w:r>
            <w:r>
              <w:br/>
              <w:t>or -1 if SystemID is unknown</w:t>
            </w:r>
          </w:p>
        </w:tc>
        <w:tc>
          <w:tcPr>
            <w:tcW w:w="4122" w:type="dxa"/>
            <w:vAlign w:val="center"/>
          </w:tcPr>
          <w:p w:rsidR="00322AA4" w:rsidRDefault="00322AA4" w:rsidP="00B6277C">
            <w:r>
              <w:t>CDMA system identification number</w:t>
            </w:r>
          </w:p>
        </w:tc>
      </w:tr>
    </w:tbl>
    <w:p w:rsidR="00322AA4" w:rsidRDefault="00322AA4" w:rsidP="00322AA4"/>
    <w:p w:rsidR="00322AA4" w:rsidRDefault="00322AA4" w:rsidP="00322AA4">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rsidTr="00B6277C">
        <w:trPr>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2880" w:type="dxa"/>
          </w:tcPr>
          <w:p w:rsidR="00322AA4" w:rsidRPr="002C2F6D" w:rsidRDefault="00322AA4" w:rsidP="00B6277C">
            <w:pPr>
              <w:keepNext/>
              <w:jc w:val="center"/>
              <w:rPr>
                <w:b/>
              </w:rPr>
            </w:pPr>
            <w:r>
              <w:rPr>
                <w:b/>
              </w:rPr>
              <w:t>Values</w:t>
            </w:r>
          </w:p>
        </w:tc>
        <w:tc>
          <w:tcPr>
            <w:tcW w:w="4482" w:type="dxa"/>
          </w:tcPr>
          <w:p w:rsidR="00322AA4" w:rsidRDefault="00322AA4" w:rsidP="00B6277C">
            <w:pPr>
              <w:keepNext/>
              <w:jc w:val="center"/>
              <w:rPr>
                <w:b/>
              </w:rPr>
            </w:pPr>
            <w:r>
              <w:rPr>
                <w:b/>
              </w:rPr>
              <w:t>Meaning</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SignalLevel</w:t>
            </w:r>
          </w:p>
        </w:tc>
        <w:tc>
          <w:tcPr>
            <w:tcW w:w="720" w:type="dxa"/>
            <w:vAlign w:val="center"/>
          </w:tcPr>
          <w:p w:rsidR="00322AA4" w:rsidRDefault="00322AA4" w:rsidP="00B6277C">
            <w:pPr>
              <w:keepNext/>
              <w:jc w:val="center"/>
            </w:pPr>
            <w:r>
              <w:t>N</w:t>
            </w:r>
          </w:p>
        </w:tc>
        <w:tc>
          <w:tcPr>
            <w:tcW w:w="2880" w:type="dxa"/>
            <w:vAlign w:val="center"/>
          </w:tcPr>
          <w:p w:rsidR="00322AA4" w:rsidRPr="005313DA" w:rsidRDefault="00322AA4" w:rsidP="00B6277C">
            <w:pPr>
              <w:keepNext/>
              <w:jc w:val="center"/>
            </w:pPr>
            <w:r>
              <w:t>A positive number 0 - 4</w:t>
            </w:r>
          </w:p>
        </w:tc>
        <w:tc>
          <w:tcPr>
            <w:tcW w:w="4482" w:type="dxa"/>
            <w:vAlign w:val="center"/>
          </w:tcPr>
          <w:p w:rsidR="00322AA4" w:rsidRDefault="00322AA4" w:rsidP="00B6277C">
            <w:pPr>
              <w:keepNext/>
            </w:pPr>
            <w:r>
              <w:t>General measure of signal quality as shown in status bar. Higher is better.</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GsmSignal</w:t>
            </w:r>
          </w:p>
        </w:tc>
        <w:tc>
          <w:tcPr>
            <w:tcW w:w="720" w:type="dxa"/>
            <w:vAlign w:val="center"/>
          </w:tcPr>
          <w:p w:rsidR="00322AA4" w:rsidRDefault="00322AA4" w:rsidP="00B6277C">
            <w:pPr>
              <w:keepNext/>
              <w:jc w:val="center"/>
            </w:pPr>
            <w:r>
              <w:t>N</w:t>
            </w:r>
          </w:p>
        </w:tc>
        <w:tc>
          <w:tcPr>
            <w:tcW w:w="2880" w:type="dxa"/>
            <w:vAlign w:val="center"/>
          </w:tcPr>
          <w:p w:rsidR="00322AA4" w:rsidRPr="00E4362C" w:rsidRDefault="00322AA4" w:rsidP="00B6277C">
            <w:pPr>
              <w:keepNext/>
              <w:jc w:val="center"/>
            </w:pPr>
            <w:r>
              <w:t>A positive number, 0 - 31</w:t>
            </w:r>
            <w:r>
              <w:br/>
              <w:t>or 99 if unknown</w:t>
            </w:r>
          </w:p>
        </w:tc>
        <w:tc>
          <w:tcPr>
            <w:tcW w:w="4482" w:type="dxa"/>
            <w:vAlign w:val="center"/>
          </w:tcPr>
          <w:p w:rsidR="00322AA4" w:rsidRDefault="00322AA4" w:rsidP="00B6277C">
            <w:pPr>
              <w:keepNext/>
            </w:pPr>
            <w:r>
              <w:t>"SignalLevel" unavailable, phone type is GSM,</w:t>
            </w:r>
            <w:r>
              <w:br/>
              <w:t>get GSM level instead.</w:t>
            </w:r>
          </w:p>
        </w:tc>
      </w:tr>
      <w:tr w:rsidR="00322AA4" w:rsidRPr="002C2F6D" w:rsidTr="00B6277C">
        <w:trPr>
          <w:trHeight w:val="302"/>
          <w:jc w:val="center"/>
        </w:trPr>
        <w:tc>
          <w:tcPr>
            <w:tcW w:w="1423" w:type="dxa"/>
            <w:vAlign w:val="center"/>
          </w:tcPr>
          <w:p w:rsidR="00322AA4" w:rsidRPr="001839EC" w:rsidRDefault="00322AA4" w:rsidP="00B6277C">
            <w:pPr>
              <w:jc w:val="center"/>
              <w:rPr>
                <w:b/>
              </w:rPr>
            </w:pPr>
            <w:r>
              <w:rPr>
                <w:b/>
              </w:rPr>
              <w:t>CdmaDbm</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A negative number, typically</w:t>
            </w:r>
            <w:r>
              <w:br/>
              <w:t>-90 (strong) to -105 (weak)</w:t>
            </w:r>
          </w:p>
        </w:tc>
        <w:tc>
          <w:tcPr>
            <w:tcW w:w="4482" w:type="dxa"/>
            <w:vAlign w:val="center"/>
          </w:tcPr>
          <w:p w:rsidR="00322AA4" w:rsidRDefault="00322AA4" w:rsidP="00B6277C">
            <w:r>
              <w:t>"SignalLevel" unavailable, phone type is CDMA, get raw power level in dBm instead.</w:t>
            </w:r>
          </w:p>
        </w:tc>
      </w:tr>
      <w:tr w:rsidR="00322AA4" w:rsidRPr="002C2F6D" w:rsidTr="008E3EF5">
        <w:trPr>
          <w:trHeight w:val="503"/>
          <w:jc w:val="center"/>
        </w:trPr>
        <w:tc>
          <w:tcPr>
            <w:tcW w:w="1423" w:type="dxa"/>
            <w:vAlign w:val="center"/>
          </w:tcPr>
          <w:p w:rsidR="00322AA4" w:rsidRPr="001839EC" w:rsidRDefault="00322AA4" w:rsidP="00B6277C">
            <w:pPr>
              <w:jc w:val="center"/>
              <w:rPr>
                <w:b/>
              </w:rPr>
            </w:pPr>
            <w:r>
              <w:rPr>
                <w:b/>
              </w:rPr>
              <w:t>SignalASU</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0 - 31, 99 (most)</w:t>
            </w:r>
            <w:r>
              <w:br/>
              <w:t>0 - 97, 99 (LTE)</w:t>
            </w:r>
          </w:p>
        </w:tc>
        <w:tc>
          <w:tcPr>
            <w:tcW w:w="4482" w:type="dxa"/>
            <w:vAlign w:val="center"/>
          </w:tcPr>
          <w:p w:rsidR="00322AA4" w:rsidRDefault="00322AA4" w:rsidP="00B6277C">
            <w:r>
              <w:t>"Arbitrary Strength Units",</w:t>
            </w:r>
            <w:r>
              <w:br/>
              <w:t>range depends on network type.</w:t>
            </w:r>
          </w:p>
        </w:tc>
      </w:tr>
    </w:tbl>
    <w:p w:rsidR="00322AA4" w:rsidRDefault="00322AA4" w:rsidP="001C5C57">
      <w:pPr>
        <w:spacing w:before="120"/>
      </w:pPr>
      <w:r>
        <w:t>This information is not available on some Android devices, depending on the device manufacturer and your wireless carrier.</w:t>
      </w:r>
    </w:p>
    <w:p w:rsidR="00322AA4" w:rsidRDefault="00322AA4" w:rsidP="00322AA4">
      <w:pPr>
        <w:pStyle w:val="Heading2"/>
      </w:pPr>
      <w:bookmarkStart w:id="543" w:name="_Toc5236128"/>
      <w:r>
        <w:t xml:space="preserve">Screen </w:t>
      </w:r>
      <w:r w:rsidR="001E5272">
        <w:t>rotation</w:t>
      </w:r>
      <w:r w:rsidR="007E7471">
        <w:t>,</w:t>
      </w:r>
      <w:r w:rsidR="001E5272">
        <w:t xml:space="preserve"> size[],</w:t>
      </w:r>
      <w:r w:rsidR="00526973">
        <w:t xml:space="preserve"> realsize</w:t>
      </w:r>
      <w:r w:rsidR="001E5272">
        <w:t>[], density</w:t>
      </w:r>
      <w:bookmarkEnd w:id="543"/>
      <w:r>
        <w:fldChar w:fldCharType="begin"/>
      </w:r>
      <w:r>
        <w:instrText xml:space="preserve"> XE "Screen </w:instrText>
      </w:r>
      <w:r w:rsidR="001E5272">
        <w:instrText>rotation</w:instrText>
      </w:r>
      <w:r w:rsidR="007E7471">
        <w:instrText>,</w:instrText>
      </w:r>
      <w:r w:rsidR="001E5272">
        <w:instrText xml:space="preserve"> size[], realsize[], density</w:instrText>
      </w:r>
      <w:r>
        <w:instrText xml:space="preserve">" </w:instrText>
      </w:r>
      <w:r>
        <w:fldChar w:fldCharType="end"/>
      </w:r>
    </w:p>
    <w:p w:rsidR="00916928" w:rsidRDefault="001E5272" w:rsidP="008E3EF5">
      <w:pPr>
        <w:pStyle w:val="NoSpacing"/>
      </w:pPr>
      <w:r>
        <w:t>Returns information about your screen</w:t>
      </w:r>
      <w:r w:rsidR="00916928">
        <w:t>.</w:t>
      </w:r>
    </w:p>
    <w:p w:rsidR="00916928" w:rsidRDefault="00916928" w:rsidP="004A2113">
      <w:pPr>
        <w:pStyle w:val="ListParagraph"/>
        <w:numPr>
          <w:ilvl w:val="0"/>
          <w:numId w:val="40"/>
        </w:numPr>
      </w:pPr>
      <w:r>
        <w:t>P</w:t>
      </w:r>
      <w:r w:rsidR="001E5272">
        <w:t xml:space="preserve">rovide numeric variables to get the </w:t>
      </w:r>
      <w:r w:rsidR="00194199">
        <w:t>rota</w:t>
      </w:r>
      <w:r>
        <w:t>tion and density of the screen.</w:t>
      </w:r>
    </w:p>
    <w:p w:rsidR="00783B59" w:rsidRDefault="00916928" w:rsidP="004A2113">
      <w:pPr>
        <w:pStyle w:val="ListParagraph"/>
        <w:numPr>
          <w:ilvl w:val="0"/>
          <w:numId w:val="40"/>
        </w:numPr>
      </w:pPr>
      <w:r>
        <w:lastRenderedPageBreak/>
        <w:t>P</w:t>
      </w:r>
      <w:r w:rsidR="00194199">
        <w:t xml:space="preserve">rovide numeric array variables to get the </w:t>
      </w:r>
      <w:r w:rsidR="00783B59">
        <w:t>"</w:t>
      </w:r>
      <w:r w:rsidR="00522218">
        <w:t>application</w:t>
      </w:r>
      <w:r w:rsidR="00194199">
        <w:t xml:space="preserve"> size</w:t>
      </w:r>
      <w:r w:rsidR="00783B59">
        <w:t>"</w:t>
      </w:r>
      <w:r w:rsidR="00194199">
        <w:t xml:space="preserve"> and </w:t>
      </w:r>
      <w:r w:rsidR="00783B59">
        <w:t>"</w:t>
      </w:r>
      <w:r w:rsidR="00194199">
        <w:t>real size</w:t>
      </w:r>
      <w:r w:rsidR="00783B59">
        <w:t>" of the screen.</w:t>
      </w:r>
      <w:r w:rsidR="008E3EF5">
        <w:br/>
      </w:r>
      <w:r w:rsidR="00783B59">
        <w:t xml:space="preserve">A size is returned as two values, width </w:t>
      </w:r>
      <w:r w:rsidR="008E3EF5">
        <w:t xml:space="preserve">first </w:t>
      </w:r>
      <w:r w:rsidR="00783B59">
        <w:t>and height</w:t>
      </w:r>
      <w:r w:rsidR="008E3EF5">
        <w:t xml:space="preserve"> second</w:t>
      </w:r>
      <w:r w:rsidR="00783B59">
        <w:t>, in a two-element array.</w:t>
      </w:r>
      <w:r w:rsidR="00CA0730" w:rsidRPr="00CA0730">
        <w:t xml:space="preserve"> </w:t>
      </w:r>
      <w:r w:rsidR="00CA0730">
        <w:t>If the array exists, it is overwritten. Otherwise a new array is created.</w:t>
      </w:r>
    </w:p>
    <w:p w:rsidR="00783B59" w:rsidRDefault="001E5272" w:rsidP="001E5272">
      <w:r>
        <w:t>All parameters are optional. Use commas to indicate omitted parameters (see Optional Parameters).</w:t>
      </w:r>
    </w:p>
    <w:p w:rsidR="00194199" w:rsidRDefault="00194199" w:rsidP="00916928">
      <w:r>
        <w:rPr>
          <w:b/>
        </w:rPr>
        <w:t>rotation</w:t>
      </w:r>
      <w:r>
        <w:t xml:space="preserve">: </w:t>
      </w:r>
      <w:r w:rsidR="00522218">
        <w:t>T</w:t>
      </w:r>
      <w:r>
        <w:t>he current orientation of your screen</w:t>
      </w:r>
      <w:r w:rsidR="00916928">
        <w:t xml:space="preserve"> relative to</w:t>
      </w:r>
      <w:r>
        <w:t xml:space="preserve"> the "natural" orientation of your device. The natural orientation may be portrait or landscape, as defined by the manufacturer.</w:t>
      </w:r>
      <w:r w:rsidR="00916928">
        <w:t xml:space="preserve"> The return value is a number from 0 to 3. Multiply by 90 to get the rotation in degrees clockwise.</w:t>
      </w:r>
    </w:p>
    <w:p w:rsidR="00194199" w:rsidRDefault="00522218" w:rsidP="001E5272">
      <w:r>
        <w:rPr>
          <w:b/>
        </w:rPr>
        <w:t>s</w:t>
      </w:r>
      <w:r w:rsidR="00194199">
        <w:rPr>
          <w:b/>
        </w:rPr>
        <w:t>ize</w:t>
      </w:r>
      <w:r>
        <w:rPr>
          <w:b/>
        </w:rPr>
        <w:t>[]</w:t>
      </w:r>
      <w:r w:rsidR="00194199">
        <w:t xml:space="preserve">: </w:t>
      </w:r>
      <w:r>
        <w:t>T</w:t>
      </w:r>
      <w:r w:rsidR="00194199">
        <w:t>he size of the screen in pixels</w:t>
      </w:r>
      <w:r>
        <w:t xml:space="preserve"> available for applications. This excludes system decorations.</w:t>
      </w:r>
      <w:r w:rsidR="00783B59">
        <w:t xml:space="preserve"> </w:t>
      </w:r>
      <w:r w:rsidR="00916928">
        <w:t>The width and height values reflect the current screen orientation.</w:t>
      </w:r>
    </w:p>
    <w:p w:rsidR="00522218" w:rsidRPr="00522218" w:rsidRDefault="00522218" w:rsidP="001E5272">
      <w:r>
        <w:rPr>
          <w:b/>
        </w:rPr>
        <w:t>realsize[]</w:t>
      </w:r>
      <w:r>
        <w:t xml:space="preserve">: The </w:t>
      </w:r>
      <w:r w:rsidR="00783B59">
        <w:t xml:space="preserve">current </w:t>
      </w:r>
      <w:r>
        <w:t xml:space="preserve">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1E5272" w:rsidRPr="001E5272" w:rsidRDefault="00194199" w:rsidP="001E5272">
      <w:r w:rsidRPr="00194199">
        <w:rPr>
          <w:b/>
        </w:rPr>
        <w:t>d</w:t>
      </w:r>
      <w:r w:rsidR="001E5272" w:rsidRPr="00194199">
        <w:rPr>
          <w:b/>
        </w:rPr>
        <w:t>ensity</w:t>
      </w:r>
      <w:r>
        <w:t>:</w:t>
      </w:r>
      <w:r w:rsidR="001E5272">
        <w:t xml:space="preserve"> </w:t>
      </w:r>
      <w:r w:rsidR="00522218">
        <w:t>A</w:t>
      </w:r>
      <w:r w:rsidR="001E5272">
        <w:t xml:space="preserve"> standardized Android density value</w:t>
      </w:r>
      <w:r w:rsidRPr="00194199">
        <w:t xml:space="preserve"> </w:t>
      </w:r>
      <w:r>
        <w:t>in dots per inch (dpi),</w:t>
      </w:r>
      <w:r w:rsidR="001E5272">
        <w:t xml:space="preserve"> usually 120, 160, or 240 dpi</w:t>
      </w:r>
      <w:r>
        <w:t>. This is</w:t>
      </w:r>
      <w:r w:rsidR="001E5272">
        <w:t xml:space="preserve"> </w:t>
      </w:r>
      <w:r>
        <w:t>n</w:t>
      </w:r>
      <w:r w:rsidR="001E5272">
        <w:t>ot necessarily the real physical density of the screen.</w:t>
      </w:r>
      <w:r w:rsidR="00522218">
        <w:t xml:space="preserve"> This value never changes.</w:t>
      </w:r>
    </w:p>
    <w:p w:rsidR="007E7471" w:rsidRDefault="007E7471" w:rsidP="007E7471">
      <w:pPr>
        <w:pStyle w:val="Heading2"/>
      </w:pPr>
      <w:bookmarkStart w:id="544" w:name="_Toc5236129"/>
      <w:r>
        <w:t>Screen.rotation &lt;nvar&gt;</w:t>
      </w:r>
      <w:bookmarkEnd w:id="544"/>
      <w:r>
        <w:fldChar w:fldCharType="begin"/>
      </w:r>
      <w:r>
        <w:instrText xml:space="preserve"> XE "Screen.rotation &lt;nvar&gt;" </w:instrText>
      </w:r>
      <w:r>
        <w:fldChar w:fldCharType="end"/>
      </w:r>
    </w:p>
    <w:p w:rsidR="007E7471" w:rsidRPr="007E7471" w:rsidRDefault="007E7471" w:rsidP="007E7471">
      <w:r>
        <w:t xml:space="preserve">Returns a number in the &lt;nvar&gt; parameter representing the current orientation of your screen relative to the "natural" orientation of your device. The natural orientation may be portrait or landscape, as defined by the manufacturer. The return value is a number from 0 to 3. Multiply by 90 to get the rotation in degrees clockwise. </w:t>
      </w:r>
    </w:p>
    <w:p w:rsidR="007E7471" w:rsidRDefault="007E7471" w:rsidP="007E7471">
      <w:pPr>
        <w:pStyle w:val="Heading2"/>
      </w:pPr>
      <w:bookmarkStart w:id="545" w:name="_Toc5236130"/>
      <w:r>
        <w:t>Screen.size, size[], realsize[], density</w:t>
      </w:r>
      <w:bookmarkEnd w:id="545"/>
      <w:r>
        <w:fldChar w:fldCharType="begin"/>
      </w:r>
      <w:r>
        <w:instrText xml:space="preserve"> XE "Screen.size size[], realsize[], density" </w:instrText>
      </w:r>
      <w:r>
        <w:fldChar w:fldCharType="end"/>
      </w:r>
    </w:p>
    <w:p w:rsidR="007E7471" w:rsidRDefault="007E7471" w:rsidP="007E7471">
      <w:pPr>
        <w:pStyle w:val="NoSpacing"/>
      </w:pPr>
      <w:r>
        <w:t>Returns information about the size and density of your screen.</w:t>
      </w:r>
    </w:p>
    <w:p w:rsidR="007E7471" w:rsidRDefault="007E7471" w:rsidP="004A2113">
      <w:pPr>
        <w:pStyle w:val="ListParagraph"/>
        <w:numPr>
          <w:ilvl w:val="0"/>
          <w:numId w:val="40"/>
        </w:numPr>
      </w:pPr>
      <w:r>
        <w:t>You may provide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p>
    <w:p w:rsidR="007E7471" w:rsidRDefault="007E7471" w:rsidP="004A2113">
      <w:pPr>
        <w:pStyle w:val="ListParagraph"/>
        <w:numPr>
          <w:ilvl w:val="0"/>
          <w:numId w:val="40"/>
        </w:numPr>
      </w:pPr>
      <w:r>
        <w:t>Provide a simple numeric variable to get the density of the screen.</w:t>
      </w:r>
    </w:p>
    <w:p w:rsidR="007E7471" w:rsidRDefault="007E7471" w:rsidP="007E7471">
      <w:r>
        <w:t>All parameters are optional. Use commas to indicate omitted parameters (see Optional Parameters).</w:t>
      </w:r>
    </w:p>
    <w:p w:rsidR="007E7471" w:rsidRDefault="007E7471" w:rsidP="007E7471">
      <w:r>
        <w:rPr>
          <w:b/>
        </w:rPr>
        <w:t>size[]</w:t>
      </w:r>
      <w:r>
        <w:t>: The size of the screen in pixels available for applications. This excludes system decorations. The width and height values reflect the current screen orientation.</w:t>
      </w:r>
    </w:p>
    <w:p w:rsidR="007E7471" w:rsidRPr="00522218" w:rsidRDefault="007E7471" w:rsidP="007E7471">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7E7471" w:rsidRDefault="007E7471" w:rsidP="007E7471">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p>
    <w:p w:rsidR="007E7471" w:rsidRPr="007E7471" w:rsidRDefault="007E7471" w:rsidP="007E7471">
      <w:r>
        <w:lastRenderedPageBreak/>
        <w:t>If you</w:t>
      </w:r>
      <w:r w:rsidR="000D48E6">
        <w:t>r program is</w:t>
      </w:r>
      <w:r>
        <w:t xml:space="preserve"> </w:t>
      </w:r>
      <w:r w:rsidR="000D48E6">
        <w:t xml:space="preserve">running </w:t>
      </w:r>
      <w:r>
        <w:t>in Graphics mode, "</w:t>
      </w:r>
      <w:r>
        <w:rPr>
          <w:b/>
        </w:rPr>
        <w:t>SCREEN.SIZE xy[], , dens</w:t>
      </w:r>
      <w:r>
        <w:t>" returns the same values as "</w:t>
      </w:r>
      <w:r>
        <w:rPr>
          <w:b/>
        </w:rPr>
        <w:t>GR.SCREEN x, y, dens</w:t>
      </w:r>
      <w:r>
        <w:t xml:space="preserve">". </w:t>
      </w:r>
      <w:r w:rsidR="000D48E6">
        <w:t xml:space="preserve">Unlike </w:t>
      </w:r>
      <w:r w:rsidR="000D48E6">
        <w:rPr>
          <w:b/>
        </w:rPr>
        <w:t>Gr.screen</w:t>
      </w:r>
      <w:r w:rsidR="000D48E6">
        <w:t xml:space="preserve">, </w:t>
      </w:r>
      <w:r>
        <w:rPr>
          <w:b/>
        </w:rPr>
        <w:t>Screen.size</w:t>
      </w:r>
      <w:r w:rsidR="000D48E6">
        <w:t xml:space="preserve"> also works in Console and HTML modes.</w:t>
      </w:r>
    </w:p>
    <w:p w:rsidR="00322AA4" w:rsidRDefault="00322AA4" w:rsidP="00322AA4">
      <w:pPr>
        <w:pStyle w:val="Heading2"/>
      </w:pPr>
      <w:bookmarkStart w:id="546" w:name="_Toc5236131"/>
      <w:r>
        <w:t>WiFi.info {{&lt;SSID_svar&gt;}{, &lt;BSSID_svar&gt;}{, &lt;MAC_svar&gt;}{, &lt;IP_var&gt;}{, &lt;speed_nvar&gt;}}</w:t>
      </w:r>
      <w:bookmarkEnd w:id="546"/>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p>
    <w:p w:rsidR="00322AA4" w:rsidRDefault="00322AA4" w:rsidP="00322AA4">
      <w:r>
        <w:t>Gets information about the current Wi-Fi connection and places it in the return variables.</w:t>
      </w:r>
    </w:p>
    <w:p w:rsidR="00322AA4" w:rsidRDefault="00322AA4" w:rsidP="00322AA4">
      <w:r>
        <w:t>All of the parameters are optional; use commas to indicate omitted parameters (see Optional Parameters). The table shows the 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rsidTr="00B6277C">
        <w:tc>
          <w:tcPr>
            <w:tcW w:w="1224" w:type="dxa"/>
          </w:tcPr>
          <w:p w:rsidR="00322AA4" w:rsidRPr="009622C0" w:rsidRDefault="00322AA4" w:rsidP="00B6277C">
            <w:pPr>
              <w:jc w:val="center"/>
              <w:rPr>
                <w:b/>
              </w:rPr>
            </w:pPr>
            <w:r>
              <w:rPr>
                <w:b/>
              </w:rPr>
              <w:t>Variable</w:t>
            </w:r>
          </w:p>
        </w:tc>
        <w:tc>
          <w:tcPr>
            <w:tcW w:w="1800" w:type="dxa"/>
          </w:tcPr>
          <w:p w:rsidR="00322AA4" w:rsidRPr="009622C0" w:rsidRDefault="00322AA4" w:rsidP="00B6277C">
            <w:pPr>
              <w:jc w:val="center"/>
              <w:rPr>
                <w:b/>
              </w:rPr>
            </w:pPr>
            <w:r>
              <w:rPr>
                <w:b/>
              </w:rPr>
              <w:t>Type</w:t>
            </w:r>
          </w:p>
        </w:tc>
        <w:tc>
          <w:tcPr>
            <w:tcW w:w="3060" w:type="dxa"/>
          </w:tcPr>
          <w:p w:rsidR="00322AA4" w:rsidRPr="009622C0" w:rsidRDefault="00322AA4" w:rsidP="00B6277C">
            <w:pPr>
              <w:jc w:val="center"/>
              <w:rPr>
                <w:b/>
              </w:rPr>
            </w:pPr>
            <w:r>
              <w:rPr>
                <w:b/>
              </w:rPr>
              <w:t>Returned Data</w:t>
            </w:r>
          </w:p>
        </w:tc>
        <w:tc>
          <w:tcPr>
            <w:tcW w:w="3150" w:type="dxa"/>
          </w:tcPr>
          <w:p w:rsidR="00322AA4" w:rsidRDefault="00322AA4" w:rsidP="00B6277C">
            <w:pPr>
              <w:jc w:val="center"/>
              <w:rPr>
                <w:b/>
              </w:rPr>
            </w:pPr>
            <w:r>
              <w:rPr>
                <w:b/>
              </w:rPr>
              <w:t>Format</w:t>
            </w:r>
          </w:p>
        </w:tc>
      </w:tr>
      <w:tr w:rsidR="00322AA4" w:rsidRPr="009622C0" w:rsidTr="00B6277C">
        <w:tc>
          <w:tcPr>
            <w:tcW w:w="1224" w:type="dxa"/>
          </w:tcPr>
          <w:p w:rsidR="00322AA4" w:rsidRPr="009622C0" w:rsidRDefault="00322AA4" w:rsidP="00B6277C">
            <w:pPr>
              <w:jc w:val="center"/>
            </w:pPr>
            <w:r>
              <w:t>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SSID of current 802.11 network</w:t>
            </w:r>
          </w:p>
        </w:tc>
        <w:tc>
          <w:tcPr>
            <w:tcW w:w="3150" w:type="dxa"/>
          </w:tcPr>
          <w:p w:rsidR="00322AA4" w:rsidRDefault="00322AA4" w:rsidP="00B6277C">
            <w:r>
              <w:t>"name" or hex digits (see below)</w:t>
            </w:r>
          </w:p>
        </w:tc>
      </w:tr>
      <w:tr w:rsidR="00322AA4" w:rsidRPr="009622C0" w:rsidTr="00B6277C">
        <w:tc>
          <w:tcPr>
            <w:tcW w:w="1224" w:type="dxa"/>
          </w:tcPr>
          <w:p w:rsidR="00322AA4" w:rsidRPr="009622C0" w:rsidRDefault="00322AA4" w:rsidP="00B6277C">
            <w:pPr>
              <w:jc w:val="center"/>
            </w:pPr>
            <w:r>
              <w:t>BSSID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BSSID of current access point</w:t>
            </w:r>
          </w:p>
        </w:tc>
        <w:tc>
          <w:tcPr>
            <w:tcW w:w="3150" w:type="dxa"/>
          </w:tcPr>
          <w:p w:rsidR="00322AA4" w:rsidRDefault="00322AA4" w:rsidP="00B6277C">
            <w:r>
              <w:t>xx:xx:xx:xx:xx:xx  (MAC address)</w:t>
            </w:r>
          </w:p>
        </w:tc>
      </w:tr>
      <w:tr w:rsidR="00322AA4" w:rsidRPr="009622C0" w:rsidTr="00B6277C">
        <w:tc>
          <w:tcPr>
            <w:tcW w:w="1224" w:type="dxa"/>
          </w:tcPr>
          <w:p w:rsidR="00322AA4" w:rsidRPr="009622C0" w:rsidRDefault="00322AA4" w:rsidP="00B6277C">
            <w:pPr>
              <w:jc w:val="center"/>
            </w:pPr>
            <w:r>
              <w:t>MAC</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MAC address of your WiFi</w:t>
            </w:r>
          </w:p>
        </w:tc>
        <w:tc>
          <w:tcPr>
            <w:tcW w:w="3150" w:type="dxa"/>
          </w:tcPr>
          <w:p w:rsidR="00322AA4" w:rsidRDefault="00322AA4" w:rsidP="00B6277C">
            <w:r>
              <w:t>xx:xx:xx:xx:xx:xx</w:t>
            </w:r>
          </w:p>
        </w:tc>
      </w:tr>
      <w:tr w:rsidR="00322AA4" w:rsidRPr="009622C0" w:rsidTr="00B6277C">
        <w:tc>
          <w:tcPr>
            <w:tcW w:w="1224" w:type="dxa"/>
          </w:tcPr>
          <w:p w:rsidR="00322AA4" w:rsidRPr="009622C0" w:rsidRDefault="00322AA4" w:rsidP="00B6277C">
            <w:pPr>
              <w:jc w:val="center"/>
            </w:pPr>
            <w:r>
              <w:t>IP</w:t>
            </w:r>
          </w:p>
        </w:tc>
        <w:tc>
          <w:tcPr>
            <w:tcW w:w="1800" w:type="dxa"/>
          </w:tcPr>
          <w:p w:rsidR="00322AA4" w:rsidRPr="009622C0" w:rsidRDefault="00322AA4" w:rsidP="00B6277C">
            <w:pPr>
              <w:jc w:val="center"/>
            </w:pPr>
            <w:r>
              <w:t>Numeric or String</w:t>
            </w:r>
          </w:p>
        </w:tc>
        <w:tc>
          <w:tcPr>
            <w:tcW w:w="3060" w:type="dxa"/>
          </w:tcPr>
          <w:p w:rsidR="00322AA4" w:rsidRPr="009622C0" w:rsidRDefault="00322AA4" w:rsidP="00B6277C">
            <w:r>
              <w:t>IP address of your WiFi</w:t>
            </w:r>
          </w:p>
        </w:tc>
        <w:tc>
          <w:tcPr>
            <w:tcW w:w="3150" w:type="dxa"/>
          </w:tcPr>
          <w:p w:rsidR="00322AA4" w:rsidRDefault="00322AA4" w:rsidP="00B6277C">
            <w:r>
              <w:t>Number or octets (see below)</w:t>
            </w:r>
          </w:p>
        </w:tc>
      </w:tr>
      <w:tr w:rsidR="00322AA4" w:rsidRPr="009622C0" w:rsidTr="00B6277C">
        <w:tc>
          <w:tcPr>
            <w:tcW w:w="1224" w:type="dxa"/>
          </w:tcPr>
          <w:p w:rsidR="00322AA4" w:rsidRPr="009622C0" w:rsidRDefault="00322AA4" w:rsidP="00B6277C">
            <w:pPr>
              <w:jc w:val="center"/>
            </w:pPr>
            <w:r>
              <w:t>speed</w:t>
            </w:r>
          </w:p>
        </w:tc>
        <w:tc>
          <w:tcPr>
            <w:tcW w:w="1800" w:type="dxa"/>
          </w:tcPr>
          <w:p w:rsidR="00322AA4" w:rsidRPr="009622C0" w:rsidRDefault="00322AA4" w:rsidP="00B6277C">
            <w:pPr>
              <w:jc w:val="center"/>
            </w:pPr>
            <w:r>
              <w:t>Numeric</w:t>
            </w:r>
          </w:p>
        </w:tc>
        <w:tc>
          <w:tcPr>
            <w:tcW w:w="3060" w:type="dxa"/>
          </w:tcPr>
          <w:p w:rsidR="00322AA4" w:rsidRPr="009622C0" w:rsidRDefault="00322AA4" w:rsidP="00B6277C">
            <w:r>
              <w:t>Current link speed in Mbps</w:t>
            </w:r>
          </w:p>
        </w:tc>
        <w:tc>
          <w:tcPr>
            <w:tcW w:w="3150" w:type="dxa"/>
          </w:tcPr>
          <w:p w:rsidR="00322AA4" w:rsidRDefault="00322AA4" w:rsidP="00B6277C">
            <w:r>
              <w:t>Number</w:t>
            </w:r>
          </w:p>
        </w:tc>
      </w:tr>
    </w:tbl>
    <w:p w:rsidR="00322AA4" w:rsidRDefault="00322AA4" w:rsidP="00322AA4">
      <w:pPr>
        <w:spacing w:before="200" w:after="0"/>
      </w:pPr>
      <w:r>
        <w:t>Format notes:</w:t>
      </w:r>
    </w:p>
    <w:p w:rsidR="00322AA4" w:rsidRDefault="00322AA4" w:rsidP="00322AA4">
      <w:pPr>
        <w:pStyle w:val="ListParagraph"/>
        <w:numPr>
          <w:ilvl w:val="0"/>
          <w:numId w:val="25"/>
        </w:numPr>
      </w:pPr>
      <w:r>
        <w:t>SSID: If the network is named, the name is returned, surrounded by double quotes. Otherwise the returned name is a string of hex digits.</w:t>
      </w:r>
    </w:p>
    <w:p w:rsidR="00322AA4" w:rsidRPr="009622C0" w:rsidRDefault="00322AA4" w:rsidP="00322AA4">
      <w:pPr>
        <w:pStyle w:val="ListParagraph"/>
        <w:numPr>
          <w:ilvl w:val="0"/>
          <w:numId w:val="25"/>
        </w:numPr>
      </w:pPr>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p>
    <w:p w:rsidR="00526973" w:rsidRDefault="00526973" w:rsidP="00526973">
      <w:pPr>
        <w:pStyle w:val="Heading1"/>
      </w:pPr>
      <w:bookmarkStart w:id="547" w:name="_Toc5236132"/>
      <w:r>
        <w:t>Running in the Background</w:t>
      </w:r>
      <w:bookmarkEnd w:id="547"/>
    </w:p>
    <w:p w:rsidR="00526973" w:rsidRDefault="00526973" w:rsidP="00526973">
      <w:pPr>
        <w:pStyle w:val="Heading2"/>
      </w:pPr>
      <w:bookmarkStart w:id="548" w:name="_Toc5236133"/>
      <w:r>
        <w:t>Home</w:t>
      </w:r>
      <w:bookmarkEnd w:id="548"/>
      <w:r>
        <w:fldChar w:fldCharType="begin"/>
      </w:r>
      <w:r>
        <w:instrText xml:space="preserve"> XE "</w:instrText>
      </w:r>
      <w:r w:rsidRPr="00F8464D">
        <w:instrText>Home</w:instrText>
      </w:r>
      <w:r>
        <w:instrText xml:space="preserve">" </w:instrText>
      </w:r>
      <w:r>
        <w:fldChar w:fldCharType="end"/>
      </w:r>
    </w:p>
    <w:p w:rsidR="00526973" w:rsidRDefault="00526973" w:rsidP="00526973">
      <w:r>
        <w:t xml:space="preserve">The </w:t>
      </w:r>
      <w:r w:rsidRPr="00036B42">
        <w:rPr>
          <w:b/>
        </w:rPr>
        <w:t>HOME</w:t>
      </w:r>
      <w:r>
        <w:t xml:space="preserve"> command does exactly what tapping the HOME key would do. The Home Screen is displayed while the BASIC! program continues to run in the background.</w:t>
      </w:r>
    </w:p>
    <w:p w:rsidR="00526973" w:rsidRDefault="00526973" w:rsidP="00526973">
      <w:pPr>
        <w:pStyle w:val="Heading2"/>
      </w:pPr>
      <w:bookmarkStart w:id="549" w:name="_Toc5236134"/>
      <w:r>
        <w:t>OnBack</w:t>
      </w:r>
      <w:r w:rsidR="00F045C3">
        <w:t>g</w:t>
      </w:r>
      <w:r>
        <w:t>round:</w:t>
      </w:r>
      <w:bookmarkEnd w:id="549"/>
      <w:r>
        <w:fldChar w:fldCharType="begin"/>
      </w:r>
      <w:r>
        <w:instrText xml:space="preserve"> XE "</w:instrText>
      </w:r>
      <w:r w:rsidRPr="00F8464D">
        <w:instrText>OnBack</w:instrText>
      </w:r>
      <w:r w:rsidR="00F045C3">
        <w:instrText>g</w:instrText>
      </w:r>
      <w:r w:rsidRPr="00F8464D">
        <w:instrText>round\:</w:instrText>
      </w:r>
      <w:r>
        <w:instrText xml:space="preserve">" </w:instrText>
      </w:r>
      <w:r>
        <w:fldChar w:fldCharType="end"/>
      </w:r>
    </w:p>
    <w:p w:rsidR="00526973" w:rsidRDefault="0031706C" w:rsidP="00526973">
      <w:r>
        <w:t>Interrupt label that traps changes in</w:t>
      </w:r>
      <w:r w:rsidR="00526973">
        <w:t xml:space="preserve"> the Background/Foreground state </w:t>
      </w:r>
      <w:r>
        <w:t>(see</w:t>
      </w:r>
      <w:r w:rsidR="00526973">
        <w:t xml:space="preserve"> </w:t>
      </w:r>
      <w:r>
        <w:t>"Interrupt L</w:t>
      </w:r>
      <w:r w:rsidR="00526973">
        <w:t>abel</w:t>
      </w:r>
      <w:r>
        <w:t>s").</w:t>
      </w:r>
      <w:r w:rsidR="00526973">
        <w:t xml:space="preserve"> </w:t>
      </w:r>
      <w:r>
        <w:t>BASIC!</w:t>
      </w:r>
      <w:r w:rsidR="00526973">
        <w:t xml:space="preserve"> execut</w:t>
      </w:r>
      <w:r>
        <w:t>es</w:t>
      </w:r>
      <w:r w:rsidR="00526973">
        <w:t xml:space="preserve"> the </w:t>
      </w:r>
      <w:r>
        <w:t>statements</w:t>
      </w:r>
      <w:r w:rsidR="00526973">
        <w:t xml:space="preserve"> following the </w:t>
      </w:r>
      <w:r>
        <w:rPr>
          <w:b/>
        </w:rPr>
        <w:t>OnBack</w:t>
      </w:r>
      <w:r w:rsidR="00F045C3">
        <w:rPr>
          <w:b/>
        </w:rPr>
        <w:t>g</w:t>
      </w:r>
      <w:r>
        <w:rPr>
          <w:b/>
        </w:rPr>
        <w:t>round:</w:t>
      </w:r>
      <w:r w:rsidRPr="0031706C">
        <w:t xml:space="preserve"> </w:t>
      </w:r>
      <w:r w:rsidR="00526973">
        <w:t xml:space="preserve">label </w:t>
      </w:r>
      <w:r>
        <w:t xml:space="preserve">until it reaches a </w:t>
      </w:r>
      <w:r>
        <w:rPr>
          <w:b/>
        </w:rPr>
        <w:t>Background.resume</w:t>
      </w:r>
      <w:r>
        <w:t xml:space="preserve"> command</w:t>
      </w:r>
      <w:r w:rsidR="00526973">
        <w:t xml:space="preserve">. The </w:t>
      </w:r>
      <w:r w:rsidR="00526973" w:rsidRPr="00036B42">
        <w:rPr>
          <w:b/>
        </w:rPr>
        <w:t>Background()</w:t>
      </w:r>
      <w:r w:rsidR="00526973">
        <w:t xml:space="preserve"> function should be used to determine the new state.</w:t>
      </w:r>
    </w:p>
    <w:p w:rsidR="00526973" w:rsidRDefault="00526973" w:rsidP="00526973">
      <w:pPr>
        <w:pStyle w:val="Heading3"/>
      </w:pPr>
      <w:bookmarkStart w:id="550" w:name="_Toc5236135"/>
      <w:r>
        <w:t>Background.resume</w:t>
      </w:r>
      <w:bookmarkEnd w:id="550"/>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p>
    <w:p w:rsidR="00526973" w:rsidRPr="0014550A" w:rsidRDefault="00526973" w:rsidP="00526973">
      <w:r>
        <w:t xml:space="preserve">Resumes execution </w:t>
      </w:r>
      <w:r w:rsidR="0031706C">
        <w:t>at</w:t>
      </w:r>
      <w:r>
        <w:t xml:space="preserve"> the </w:t>
      </w:r>
      <w:r w:rsidR="0031706C">
        <w:t xml:space="preserve">point in the BASIC! </w:t>
      </w:r>
      <w:r>
        <w:t xml:space="preserve">program </w:t>
      </w:r>
      <w:r w:rsidR="0031706C">
        <w:t xml:space="preserve">where the </w:t>
      </w:r>
      <w:r w:rsidR="0031706C">
        <w:rPr>
          <w:b/>
        </w:rPr>
        <w:t>OnBack</w:t>
      </w:r>
      <w:r w:rsidR="00F045C3">
        <w:rPr>
          <w:b/>
        </w:rPr>
        <w:t>g</w:t>
      </w:r>
      <w:r w:rsidR="0031706C">
        <w:rPr>
          <w:b/>
        </w:rPr>
        <w:t>round:</w:t>
      </w:r>
      <w:r w:rsidR="00F045C3">
        <w:t xml:space="preserve"> </w:t>
      </w:r>
      <w:r>
        <w:t>interrupt</w:t>
      </w:r>
      <w:r w:rsidR="00F045C3">
        <w:t xml:space="preserve"> occurr</w:t>
      </w:r>
      <w:r>
        <w:t>ed.</w:t>
      </w:r>
    </w:p>
    <w:p w:rsidR="00526973" w:rsidRDefault="00526973" w:rsidP="00526973">
      <w:pPr>
        <w:pStyle w:val="Heading2"/>
      </w:pPr>
      <w:bookmarkStart w:id="551" w:name="_Toc5236136"/>
      <w:r>
        <w:t>WakeLock &lt;code_nexp&gt;</w:t>
      </w:r>
      <w:r w:rsidR="00BF7863">
        <w:t>{, &lt;flags_nexp&gt;}</w:t>
      </w:r>
      <w:bookmarkEnd w:id="551"/>
      <w:r>
        <w:fldChar w:fldCharType="begin"/>
      </w:r>
      <w:r>
        <w:instrText xml:space="preserve"> XE "</w:instrText>
      </w:r>
      <w:r w:rsidRPr="004E494F">
        <w:instrText>WakeLock &lt;code_nexp&gt;</w:instrText>
      </w:r>
      <w:r w:rsidR="00BF7863">
        <w:instrText>{, &lt;flags_nexp&gt;</w:instrText>
      </w:r>
      <w:r>
        <w:instrText xml:space="preserve">" </w:instrText>
      </w:r>
      <w:r>
        <w:fldChar w:fldCharType="end"/>
      </w:r>
    </w:p>
    <w:p w:rsidR="00526973" w:rsidRDefault="00526973" w:rsidP="00526973">
      <w:r>
        <w:t xml:space="preserve">The </w:t>
      </w:r>
      <w:r w:rsidRPr="00976B70">
        <w:rPr>
          <w:b/>
        </w:rPr>
        <w:t>WakeLock</w:t>
      </w:r>
      <w:r>
        <w:t xml:space="preserve"> command modifies the system screen timeout function. The </w:t>
      </w:r>
      <w:r w:rsidR="004254C7">
        <w:t xml:space="preserve">Code parameter </w:t>
      </w:r>
      <w:r>
        <w:t>&lt;code_nexp&gt; may be one of five values. Values 1 through 4 modify the screen timeout in various ways.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rsidTr="00B6277C">
        <w:trPr>
          <w:cantSplit/>
        </w:trPr>
        <w:tc>
          <w:tcPr>
            <w:tcW w:w="849" w:type="dxa"/>
          </w:tcPr>
          <w:p w:rsidR="00526973" w:rsidRPr="002C2F6D" w:rsidRDefault="00526973" w:rsidP="00B6277C">
            <w:pPr>
              <w:jc w:val="center"/>
              <w:rPr>
                <w:b/>
              </w:rPr>
            </w:pPr>
            <w:r>
              <w:rPr>
                <w:b/>
              </w:rPr>
              <w:lastRenderedPageBreak/>
              <w:t>Code</w:t>
            </w:r>
          </w:p>
        </w:tc>
        <w:tc>
          <w:tcPr>
            <w:tcW w:w="2180" w:type="dxa"/>
          </w:tcPr>
          <w:p w:rsidR="00526973" w:rsidRPr="002C2F6D" w:rsidRDefault="00526973" w:rsidP="00B6277C">
            <w:pPr>
              <w:jc w:val="center"/>
              <w:rPr>
                <w:b/>
              </w:rPr>
            </w:pPr>
            <w:r>
              <w:rPr>
                <w:b/>
              </w:rPr>
              <w:t>WakeLock Type</w:t>
            </w:r>
          </w:p>
        </w:tc>
        <w:tc>
          <w:tcPr>
            <w:tcW w:w="1650" w:type="dxa"/>
          </w:tcPr>
          <w:p w:rsidR="00526973" w:rsidRDefault="00526973" w:rsidP="00B6277C">
            <w:pPr>
              <w:jc w:val="center"/>
              <w:rPr>
                <w:b/>
              </w:rPr>
            </w:pPr>
            <w:r>
              <w:rPr>
                <w:b/>
              </w:rPr>
              <w:t>CPU</w:t>
            </w:r>
          </w:p>
        </w:tc>
        <w:tc>
          <w:tcPr>
            <w:tcW w:w="1650" w:type="dxa"/>
          </w:tcPr>
          <w:p w:rsidR="00526973" w:rsidRDefault="00526973" w:rsidP="00B6277C">
            <w:pPr>
              <w:jc w:val="center"/>
              <w:rPr>
                <w:b/>
              </w:rPr>
            </w:pPr>
            <w:r>
              <w:rPr>
                <w:b/>
              </w:rPr>
              <w:t>Screen</w:t>
            </w:r>
          </w:p>
        </w:tc>
        <w:tc>
          <w:tcPr>
            <w:tcW w:w="1650" w:type="dxa"/>
          </w:tcPr>
          <w:p w:rsidR="00526973" w:rsidRDefault="00526973" w:rsidP="00B6277C">
            <w:pPr>
              <w:jc w:val="center"/>
              <w:rPr>
                <w:b/>
              </w:rPr>
            </w:pPr>
            <w:r>
              <w:rPr>
                <w:b/>
              </w:rPr>
              <w:t>Keyboard Light</w:t>
            </w:r>
          </w:p>
        </w:tc>
      </w:tr>
      <w:tr w:rsidR="00526973" w:rsidRPr="005B3879" w:rsidTr="00B6277C">
        <w:trPr>
          <w:cantSplit/>
        </w:trPr>
        <w:tc>
          <w:tcPr>
            <w:tcW w:w="849" w:type="dxa"/>
          </w:tcPr>
          <w:p w:rsidR="00526973" w:rsidRPr="005B3879" w:rsidRDefault="00390DC2" w:rsidP="00B6277C">
            <w:pPr>
              <w:jc w:val="center"/>
            </w:pPr>
            <w:hyperlink r:id="rId48" w:anchor="PARTIAL_WAKE_LOCK" w:history="1">
              <w:r w:rsidR="00526973">
                <w:rPr>
                  <w:rStyle w:val="Hyperlink"/>
                  <w:rFonts w:ascii="Courier New" w:hAnsi="Courier New" w:cs="Courier New"/>
                  <w:b/>
                  <w:bCs/>
                  <w:sz w:val="20"/>
                  <w:szCs w:val="20"/>
                </w:rPr>
                <w:t>1</w:t>
              </w:r>
            </w:hyperlink>
          </w:p>
        </w:tc>
        <w:tc>
          <w:tcPr>
            <w:tcW w:w="2180" w:type="dxa"/>
          </w:tcPr>
          <w:p w:rsidR="00526973" w:rsidRPr="005B3879" w:rsidRDefault="00526973" w:rsidP="00B6277C">
            <w:pPr>
              <w:jc w:val="center"/>
            </w:pPr>
            <w:r>
              <w:t>Partial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390DC2" w:rsidP="00B6277C">
            <w:pPr>
              <w:jc w:val="center"/>
            </w:pPr>
            <w:hyperlink r:id="rId49" w:anchor="SCREEN_DIM_WAKE_LOCK" w:history="1">
              <w:r w:rsidR="00526973">
                <w:rPr>
                  <w:rStyle w:val="Hyperlink"/>
                  <w:rFonts w:ascii="Courier New" w:hAnsi="Courier New" w:cs="Courier New"/>
                  <w:b/>
                  <w:bCs/>
                  <w:sz w:val="20"/>
                  <w:szCs w:val="20"/>
                </w:rPr>
                <w:t>2</w:t>
              </w:r>
            </w:hyperlink>
          </w:p>
        </w:tc>
        <w:tc>
          <w:tcPr>
            <w:tcW w:w="2180" w:type="dxa"/>
          </w:tcPr>
          <w:p w:rsidR="00526973" w:rsidRPr="005B3879" w:rsidRDefault="00526973" w:rsidP="00B6277C">
            <w:pPr>
              <w:jc w:val="center"/>
            </w:pPr>
            <w:r>
              <w:t>Screen Dim</w:t>
            </w:r>
          </w:p>
        </w:tc>
        <w:tc>
          <w:tcPr>
            <w:tcW w:w="1650" w:type="dxa"/>
          </w:tcPr>
          <w:p w:rsidR="00526973" w:rsidRDefault="00526973" w:rsidP="00B6277C">
            <w:pPr>
              <w:jc w:val="center"/>
            </w:pPr>
            <w:r>
              <w:t>On</w:t>
            </w:r>
          </w:p>
        </w:tc>
        <w:tc>
          <w:tcPr>
            <w:tcW w:w="1650" w:type="dxa"/>
          </w:tcPr>
          <w:p w:rsidR="00526973" w:rsidRDefault="00526973" w:rsidP="00B6277C">
            <w:pPr>
              <w:jc w:val="center"/>
            </w:pPr>
            <w:r>
              <w:t>Dim</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390DC2" w:rsidP="00B6277C">
            <w:pPr>
              <w:jc w:val="center"/>
            </w:pPr>
            <w:hyperlink r:id="rId50" w:anchor="SCREEN_BRIGHT_WAKE_LOCK" w:history="1">
              <w:r w:rsidR="00526973">
                <w:rPr>
                  <w:rStyle w:val="Hyperlink"/>
                  <w:rFonts w:ascii="Courier New" w:hAnsi="Courier New" w:cs="Courier New"/>
                  <w:b/>
                  <w:bCs/>
                  <w:sz w:val="20"/>
                  <w:szCs w:val="20"/>
                </w:rPr>
                <w:t>3</w:t>
              </w:r>
            </w:hyperlink>
          </w:p>
        </w:tc>
        <w:tc>
          <w:tcPr>
            <w:tcW w:w="2180" w:type="dxa"/>
          </w:tcPr>
          <w:p w:rsidR="00526973" w:rsidRPr="005B3879" w:rsidRDefault="00526973" w:rsidP="00B6277C">
            <w:pPr>
              <w:jc w:val="center"/>
            </w:pPr>
            <w:r>
              <w:t>Screen Bright</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390DC2" w:rsidP="00B6277C">
            <w:pPr>
              <w:jc w:val="center"/>
            </w:pPr>
            <w:hyperlink r:id="rId51" w:anchor="FULL_WAKE_LOCK" w:history="1">
              <w:r w:rsidR="00526973">
                <w:rPr>
                  <w:rStyle w:val="Hyperlink"/>
                  <w:rFonts w:ascii="Courier New" w:hAnsi="Courier New" w:cs="Courier New"/>
                  <w:b/>
                  <w:bCs/>
                  <w:sz w:val="20"/>
                  <w:szCs w:val="20"/>
                </w:rPr>
                <w:t>4</w:t>
              </w:r>
            </w:hyperlink>
          </w:p>
        </w:tc>
        <w:tc>
          <w:tcPr>
            <w:tcW w:w="2180" w:type="dxa"/>
          </w:tcPr>
          <w:p w:rsidR="00526973" w:rsidRPr="005B3879" w:rsidRDefault="00526973" w:rsidP="00B6277C">
            <w:pPr>
              <w:jc w:val="center"/>
            </w:pPr>
            <w:r>
              <w:t>Full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Bright</w:t>
            </w:r>
          </w:p>
        </w:tc>
      </w:tr>
      <w:tr w:rsidR="00526973" w:rsidRPr="005B3879" w:rsidTr="00B6277C">
        <w:trPr>
          <w:cantSplit/>
        </w:trPr>
        <w:tc>
          <w:tcPr>
            <w:tcW w:w="849" w:type="dxa"/>
          </w:tcPr>
          <w:p w:rsidR="00526973" w:rsidRDefault="00526973" w:rsidP="00B6277C">
            <w:pPr>
              <w:jc w:val="center"/>
            </w:pPr>
            <w:r>
              <w:t>5</w:t>
            </w:r>
          </w:p>
        </w:tc>
        <w:tc>
          <w:tcPr>
            <w:tcW w:w="2180" w:type="dxa"/>
          </w:tcPr>
          <w:p w:rsidR="00526973" w:rsidRDefault="00526973" w:rsidP="00B6277C">
            <w:pPr>
              <w:jc w:val="center"/>
            </w:pPr>
            <w:r>
              <w:t>No WakeLock</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bl>
    <w:p w:rsidR="00526973" w:rsidRDefault="00526973" w:rsidP="00526973">
      <w:pPr>
        <w:spacing w:before="120"/>
        <w:ind w:left="720" w:right="720"/>
        <w:rPr>
          <w:i/>
          <w:iCs/>
        </w:rPr>
      </w:pPr>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p>
    <w:p w:rsidR="00BF7863" w:rsidRDefault="004254C7" w:rsidP="00526973">
      <w:r>
        <w:t>You can use the optional Flags parameter &lt;flags_nexp&gt; to change the screen behavior, as shown in the table below. If the WakeLock Type is Partial WakeLock (Code 1), the Flags parameter is ignored.</w:t>
      </w:r>
    </w:p>
    <w:tbl>
      <w:tblPr>
        <w:tblStyle w:val="TableGrid"/>
        <w:tblW w:w="7979" w:type="dxa"/>
        <w:tblInd w:w="859" w:type="dxa"/>
        <w:tblLook w:val="04A0" w:firstRow="1" w:lastRow="0" w:firstColumn="1" w:lastColumn="0" w:noHBand="0" w:noVBand="1"/>
      </w:tblPr>
      <w:tblGrid>
        <w:gridCol w:w="849"/>
        <w:gridCol w:w="2360"/>
        <w:gridCol w:w="4770"/>
      </w:tblGrid>
      <w:tr w:rsidR="00902946" w:rsidRPr="002C2F6D" w:rsidTr="00902946">
        <w:trPr>
          <w:cantSplit/>
        </w:trPr>
        <w:tc>
          <w:tcPr>
            <w:tcW w:w="849" w:type="dxa"/>
          </w:tcPr>
          <w:p w:rsidR="00902946" w:rsidRPr="002C2F6D" w:rsidRDefault="00902946" w:rsidP="008A66A9">
            <w:pPr>
              <w:jc w:val="center"/>
              <w:rPr>
                <w:b/>
              </w:rPr>
            </w:pPr>
            <w:r>
              <w:rPr>
                <w:b/>
              </w:rPr>
              <w:t>Value</w:t>
            </w:r>
          </w:p>
        </w:tc>
        <w:tc>
          <w:tcPr>
            <w:tcW w:w="2360" w:type="dxa"/>
          </w:tcPr>
          <w:p w:rsidR="00902946" w:rsidRPr="002C2F6D" w:rsidRDefault="00902946" w:rsidP="00902946">
            <w:pPr>
              <w:jc w:val="center"/>
              <w:rPr>
                <w:b/>
              </w:rPr>
            </w:pPr>
            <w:r>
              <w:rPr>
                <w:b/>
              </w:rPr>
              <w:t>Flag(s) Set</w:t>
            </w:r>
          </w:p>
        </w:tc>
        <w:tc>
          <w:tcPr>
            <w:tcW w:w="4770" w:type="dxa"/>
          </w:tcPr>
          <w:p w:rsidR="00902946" w:rsidRDefault="00902946" w:rsidP="008A66A9">
            <w:pPr>
              <w:jc w:val="center"/>
              <w:rPr>
                <w:b/>
              </w:rPr>
            </w:pPr>
            <w:r>
              <w:rPr>
                <w:b/>
              </w:rPr>
              <w:t>Meaning</w:t>
            </w:r>
          </w:p>
        </w:tc>
      </w:tr>
      <w:tr w:rsidR="00902946" w:rsidRPr="005B3879" w:rsidTr="00902946">
        <w:trPr>
          <w:cantSplit/>
        </w:trPr>
        <w:tc>
          <w:tcPr>
            <w:tcW w:w="849" w:type="dxa"/>
          </w:tcPr>
          <w:p w:rsidR="00902946" w:rsidRPr="005B3879" w:rsidRDefault="00390DC2" w:rsidP="008A66A9">
            <w:pPr>
              <w:jc w:val="center"/>
            </w:pPr>
            <w:hyperlink r:id="rId52" w:anchor="ACQUIRE_CAUSES_WAKEUP" w:history="1">
              <w:r w:rsidR="00902946">
                <w:rPr>
                  <w:rStyle w:val="Hyperlink"/>
                  <w:rFonts w:ascii="Courier New" w:hAnsi="Courier New" w:cs="Courier New"/>
                  <w:b/>
                  <w:bCs/>
                  <w:sz w:val="20"/>
                  <w:szCs w:val="20"/>
                </w:rPr>
                <w:t>1</w:t>
              </w:r>
            </w:hyperlink>
          </w:p>
        </w:tc>
        <w:tc>
          <w:tcPr>
            <w:tcW w:w="2360" w:type="dxa"/>
          </w:tcPr>
          <w:p w:rsidR="00902946" w:rsidRPr="005B3879" w:rsidRDefault="00902946" w:rsidP="008A66A9">
            <w:pPr>
              <w:jc w:val="center"/>
            </w:pPr>
            <w:r>
              <w:t>Acquire causes wakeup</w:t>
            </w:r>
          </w:p>
        </w:tc>
        <w:tc>
          <w:tcPr>
            <w:tcW w:w="4770" w:type="dxa"/>
          </w:tcPr>
          <w:p w:rsidR="00902946" w:rsidRDefault="00902946" w:rsidP="00902946">
            <w:r>
              <w:t>Turn screen on when wakelock is acquired.</w:t>
            </w:r>
          </w:p>
        </w:tc>
      </w:tr>
      <w:tr w:rsidR="00902946" w:rsidRPr="005B3879" w:rsidTr="00902946">
        <w:trPr>
          <w:cantSplit/>
        </w:trPr>
        <w:tc>
          <w:tcPr>
            <w:tcW w:w="849" w:type="dxa"/>
          </w:tcPr>
          <w:p w:rsidR="00902946" w:rsidRPr="005B3879" w:rsidRDefault="00390DC2" w:rsidP="008A66A9">
            <w:pPr>
              <w:jc w:val="center"/>
            </w:pPr>
            <w:hyperlink r:id="rId53" w:anchor="ON_AFTER_RELEASE" w:history="1">
              <w:r w:rsidR="00902946">
                <w:rPr>
                  <w:rStyle w:val="Hyperlink"/>
                  <w:rFonts w:ascii="Courier New" w:hAnsi="Courier New" w:cs="Courier New"/>
                  <w:b/>
                  <w:bCs/>
                  <w:sz w:val="20"/>
                  <w:szCs w:val="20"/>
                </w:rPr>
                <w:t>2</w:t>
              </w:r>
            </w:hyperlink>
          </w:p>
        </w:tc>
        <w:tc>
          <w:tcPr>
            <w:tcW w:w="2360" w:type="dxa"/>
          </w:tcPr>
          <w:p w:rsidR="00902946" w:rsidRPr="005B3879" w:rsidRDefault="00902946" w:rsidP="008A66A9">
            <w:pPr>
              <w:jc w:val="center"/>
            </w:pPr>
            <w:r>
              <w:t>On after release</w:t>
            </w:r>
          </w:p>
        </w:tc>
        <w:tc>
          <w:tcPr>
            <w:tcW w:w="4770" w:type="dxa"/>
          </w:tcPr>
          <w:p w:rsidR="00902946" w:rsidRDefault="00902946" w:rsidP="00902946">
            <w:r>
              <w:t>Reset screen timeout when wakelock is released.</w:t>
            </w:r>
          </w:p>
        </w:tc>
      </w:tr>
      <w:tr w:rsidR="00902946" w:rsidRPr="005B3879" w:rsidTr="00902946">
        <w:trPr>
          <w:cantSplit/>
        </w:trPr>
        <w:tc>
          <w:tcPr>
            <w:tcW w:w="849" w:type="dxa"/>
          </w:tcPr>
          <w:p w:rsidR="00902946" w:rsidRPr="005B3879" w:rsidRDefault="00902946" w:rsidP="008A66A9">
            <w:pPr>
              <w:jc w:val="center"/>
            </w:pPr>
            <w:r>
              <w:t>3</w:t>
            </w:r>
          </w:p>
        </w:tc>
        <w:tc>
          <w:tcPr>
            <w:tcW w:w="2360" w:type="dxa"/>
          </w:tcPr>
          <w:p w:rsidR="00902946" w:rsidRPr="005B3879" w:rsidRDefault="00902946" w:rsidP="008A66A9">
            <w:pPr>
              <w:jc w:val="center"/>
            </w:pPr>
            <w:r>
              <w:t>Both</w:t>
            </w:r>
          </w:p>
        </w:tc>
        <w:tc>
          <w:tcPr>
            <w:tcW w:w="4770" w:type="dxa"/>
          </w:tcPr>
          <w:p w:rsidR="00902946" w:rsidRDefault="00902946" w:rsidP="008A66A9">
            <w:pPr>
              <w:jc w:val="center"/>
            </w:pPr>
          </w:p>
        </w:tc>
      </w:tr>
      <w:tr w:rsidR="00902946" w:rsidRPr="005B3879" w:rsidTr="00902946">
        <w:trPr>
          <w:cantSplit/>
        </w:trPr>
        <w:tc>
          <w:tcPr>
            <w:tcW w:w="849" w:type="dxa"/>
          </w:tcPr>
          <w:p w:rsidR="00902946" w:rsidRDefault="00902946" w:rsidP="008A66A9">
            <w:pPr>
              <w:jc w:val="center"/>
            </w:pPr>
            <w:r>
              <w:t>Other</w:t>
            </w:r>
          </w:p>
        </w:tc>
        <w:tc>
          <w:tcPr>
            <w:tcW w:w="2360" w:type="dxa"/>
          </w:tcPr>
          <w:p w:rsidR="00902946" w:rsidRDefault="00902946" w:rsidP="008A66A9">
            <w:pPr>
              <w:jc w:val="center"/>
            </w:pPr>
            <w:r>
              <w:t>Neither</w:t>
            </w:r>
          </w:p>
        </w:tc>
        <w:tc>
          <w:tcPr>
            <w:tcW w:w="4770" w:type="dxa"/>
          </w:tcPr>
          <w:p w:rsidR="00902946" w:rsidRDefault="00902946" w:rsidP="008A66A9">
            <w:pPr>
              <w:jc w:val="center"/>
            </w:pPr>
          </w:p>
        </w:tc>
      </w:tr>
    </w:tbl>
    <w:p w:rsidR="00BF7863" w:rsidRDefault="00BF7863" w:rsidP="00526973"/>
    <w:p w:rsidR="00526973" w:rsidRDefault="00526973" w:rsidP="00526973">
      <w:r>
        <w:t>Use the WakeLock only when you really need it. Acquiring a WakeLock increases power usage and decreases battery life. The WakeLock is always released when the program stops running.</w:t>
      </w:r>
    </w:p>
    <w:p w:rsidR="00526973" w:rsidRDefault="00526973" w:rsidP="00526973">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526973" w:rsidRPr="009B7763" w:rsidRDefault="00526973" w:rsidP="00526973">
      <w:pPr>
        <w:pStyle w:val="Codeexample"/>
        <w:rPr>
          <w:rFonts w:ascii="Letter Gothic" w:hAnsi="Letter Gothic"/>
          <w:b w:val="0"/>
        </w:rPr>
      </w:pPr>
      <w:r w:rsidRPr="009B7763">
        <w:rPr>
          <w:rFonts w:ascii="Letter Gothic" w:hAnsi="Letter Gothic"/>
          <w:b w:val="0"/>
        </w:rPr>
        <w:t>Audio.load n,"B5b.mp3"</w:t>
      </w:r>
    </w:p>
    <w:p w:rsidR="00526973" w:rsidRPr="009B7763" w:rsidRDefault="00526973" w:rsidP="00526973">
      <w:pPr>
        <w:pStyle w:val="Codeexample"/>
        <w:rPr>
          <w:rFonts w:ascii="Letter Gothic" w:hAnsi="Letter Gothic"/>
          <w:b w:val="0"/>
        </w:rPr>
      </w:pPr>
      <w:r w:rsidRPr="009B7763">
        <w:rPr>
          <w:rFonts w:ascii="Letter Gothic" w:hAnsi="Letter Gothic"/>
          <w:b w:val="0"/>
        </w:rPr>
        <w:t>Audio.play n</w:t>
      </w:r>
    </w:p>
    <w:p w:rsidR="00526973" w:rsidRPr="009B7763" w:rsidRDefault="00526973" w:rsidP="00526973">
      <w:pPr>
        <w:pStyle w:val="Codeexample"/>
        <w:rPr>
          <w:rFonts w:ascii="Letter Gothic" w:hAnsi="Letter Gothic"/>
          <w:b w:val="0"/>
        </w:rPr>
      </w:pPr>
      <w:r w:rsidRPr="009B7763">
        <w:rPr>
          <w:rFonts w:ascii="Letter Gothic" w:hAnsi="Letter Gothic"/>
          <w:b w:val="0"/>
        </w:rPr>
        <w:t>WakeLock 1</w:t>
      </w:r>
    </w:p>
    <w:p w:rsidR="00526973" w:rsidRPr="009B7763" w:rsidRDefault="00526973" w:rsidP="00526973">
      <w:pPr>
        <w:pStyle w:val="Codeexample"/>
        <w:rPr>
          <w:rFonts w:ascii="Letter Gothic" w:hAnsi="Letter Gothic"/>
          <w:b w:val="0"/>
        </w:rPr>
      </w:pPr>
      <w:r w:rsidRPr="009B7763">
        <w:rPr>
          <w:rFonts w:ascii="Letter Gothic" w:hAnsi="Letter Gothic"/>
          <w:b w:val="0"/>
        </w:rPr>
        <w:t>Do</w:t>
      </w:r>
    </w:p>
    <w:p w:rsidR="00526973" w:rsidRPr="009B7763" w:rsidRDefault="00526973" w:rsidP="00526973">
      <w:pPr>
        <w:pStyle w:val="Codeexample"/>
        <w:rPr>
          <w:rFonts w:ascii="Letter Gothic" w:hAnsi="Letter Gothic"/>
          <w:b w:val="0"/>
        </w:rPr>
      </w:pPr>
      <w:r w:rsidRPr="009B7763">
        <w:rPr>
          <w:rFonts w:ascii="Letter Gothic" w:hAnsi="Letter Gothic"/>
          <w:b w:val="0"/>
        </w:rPr>
        <w:t xml:space="preserve">  Pause 30000</w:t>
      </w:r>
    </w:p>
    <w:p w:rsidR="00526973" w:rsidRPr="009B7763" w:rsidRDefault="00526973" w:rsidP="00526973">
      <w:pPr>
        <w:pStyle w:val="Codeexample"/>
        <w:rPr>
          <w:rFonts w:ascii="Letter Gothic" w:hAnsi="Letter Gothic"/>
          <w:b w:val="0"/>
        </w:rPr>
      </w:pPr>
      <w:r w:rsidRPr="009B7763">
        <w:rPr>
          <w:rFonts w:ascii="Letter Gothic" w:hAnsi="Letter Gothic"/>
          <w:b w:val="0"/>
        </w:rPr>
        <w:t>Until 0</w:t>
      </w:r>
    </w:p>
    <w:p w:rsidR="00526973" w:rsidRDefault="00526973" w:rsidP="00526973">
      <w:r>
        <w:t>The screen will turn off when the system screen timeout expires but the music will continue to play.</w:t>
      </w:r>
    </w:p>
    <w:p w:rsidR="00526973" w:rsidRDefault="00526973" w:rsidP="00526973">
      <w:pPr>
        <w:pStyle w:val="Heading2"/>
      </w:pPr>
      <w:bookmarkStart w:id="552" w:name="_Toc5236137"/>
      <w:r>
        <w:t>WifiLock &lt;code_nexp&gt;</w:t>
      </w:r>
      <w:bookmarkEnd w:id="552"/>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p>
    <w:p w:rsidR="00526973" w:rsidRDefault="00526973" w:rsidP="00526973">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rsidTr="00B6277C">
        <w:trPr>
          <w:cantSplit/>
        </w:trPr>
        <w:tc>
          <w:tcPr>
            <w:tcW w:w="1234" w:type="dxa"/>
          </w:tcPr>
          <w:p w:rsidR="00526973" w:rsidRPr="002C2F6D" w:rsidRDefault="00526973" w:rsidP="00B6277C">
            <w:pPr>
              <w:jc w:val="center"/>
              <w:rPr>
                <w:b/>
              </w:rPr>
            </w:pPr>
            <w:r>
              <w:rPr>
                <w:b/>
              </w:rPr>
              <w:t>Code:</w:t>
            </w:r>
          </w:p>
        </w:tc>
        <w:tc>
          <w:tcPr>
            <w:tcW w:w="1622" w:type="dxa"/>
          </w:tcPr>
          <w:p w:rsidR="00526973" w:rsidRDefault="00526973" w:rsidP="00B6277C">
            <w:pPr>
              <w:jc w:val="center"/>
              <w:rPr>
                <w:b/>
              </w:rPr>
            </w:pPr>
            <w:r>
              <w:rPr>
                <w:b/>
              </w:rPr>
              <w:t>WiFiLock Type</w:t>
            </w:r>
          </w:p>
        </w:tc>
        <w:tc>
          <w:tcPr>
            <w:tcW w:w="4950" w:type="dxa"/>
          </w:tcPr>
          <w:p w:rsidR="00526973" w:rsidRPr="002C2F6D" w:rsidRDefault="00526973" w:rsidP="00B6277C">
            <w:pPr>
              <w:jc w:val="center"/>
              <w:rPr>
                <w:b/>
              </w:rPr>
            </w:pPr>
            <w:r>
              <w:rPr>
                <w:b/>
              </w:rPr>
              <w:t>WiFi Operation When Screen is Off</w:t>
            </w:r>
          </w:p>
        </w:tc>
      </w:tr>
      <w:tr w:rsidR="00526973" w:rsidRPr="005B3879" w:rsidTr="00B6277C">
        <w:trPr>
          <w:cantSplit/>
        </w:trPr>
        <w:tc>
          <w:tcPr>
            <w:tcW w:w="1234" w:type="dxa"/>
          </w:tcPr>
          <w:p w:rsidR="00526973" w:rsidRPr="005B3879" w:rsidRDefault="00390DC2" w:rsidP="00B6277C">
            <w:pPr>
              <w:jc w:val="center"/>
            </w:pPr>
            <w:hyperlink r:id="rId54" w:anchor="WIFI_MODE_SCAN_ONLY" w:history="1">
              <w:r w:rsidR="00526973">
                <w:rPr>
                  <w:rStyle w:val="Hyperlink"/>
                  <w:rFonts w:ascii="Courier New" w:hAnsi="Courier New" w:cs="Courier New"/>
                  <w:b/>
                  <w:bCs/>
                  <w:sz w:val="20"/>
                  <w:szCs w:val="20"/>
                </w:rPr>
                <w:t>1</w:t>
              </w:r>
            </w:hyperlink>
          </w:p>
        </w:tc>
        <w:tc>
          <w:tcPr>
            <w:tcW w:w="1622" w:type="dxa"/>
          </w:tcPr>
          <w:p w:rsidR="00526973" w:rsidRDefault="00526973" w:rsidP="00B6277C">
            <w:pPr>
              <w:jc w:val="center"/>
            </w:pPr>
            <w:r>
              <w:t>Scan Only</w:t>
            </w:r>
          </w:p>
        </w:tc>
        <w:tc>
          <w:tcPr>
            <w:tcW w:w="4950" w:type="dxa"/>
          </w:tcPr>
          <w:p w:rsidR="00526973" w:rsidRPr="005B3879" w:rsidRDefault="00526973" w:rsidP="00B6277C">
            <w:pPr>
              <w:jc w:val="center"/>
            </w:pPr>
            <w:r>
              <w:t>WiFi kept active, but only operation is initiating scan and reporting scan results</w:t>
            </w:r>
          </w:p>
        </w:tc>
      </w:tr>
      <w:tr w:rsidR="00526973" w:rsidRPr="005B3879" w:rsidTr="00B6277C">
        <w:trPr>
          <w:cantSplit/>
        </w:trPr>
        <w:tc>
          <w:tcPr>
            <w:tcW w:w="1234" w:type="dxa"/>
          </w:tcPr>
          <w:p w:rsidR="00526973" w:rsidRPr="005B3879" w:rsidRDefault="00390DC2" w:rsidP="00B6277C">
            <w:pPr>
              <w:jc w:val="center"/>
            </w:pPr>
            <w:hyperlink r:id="rId55" w:anchor="WIFI_MODE_FULL" w:history="1">
              <w:r w:rsidR="00526973">
                <w:rPr>
                  <w:rStyle w:val="Hyperlink"/>
                  <w:rFonts w:ascii="Courier New" w:hAnsi="Courier New" w:cs="Courier New"/>
                  <w:b/>
                  <w:bCs/>
                  <w:sz w:val="20"/>
                  <w:szCs w:val="20"/>
                </w:rPr>
                <w:t>2</w:t>
              </w:r>
            </w:hyperlink>
          </w:p>
        </w:tc>
        <w:tc>
          <w:tcPr>
            <w:tcW w:w="1622" w:type="dxa"/>
          </w:tcPr>
          <w:p w:rsidR="00526973" w:rsidRDefault="00526973" w:rsidP="00B6277C">
            <w:pPr>
              <w:jc w:val="center"/>
            </w:pPr>
            <w:r>
              <w:t>Full</w:t>
            </w:r>
          </w:p>
        </w:tc>
        <w:tc>
          <w:tcPr>
            <w:tcW w:w="4950" w:type="dxa"/>
          </w:tcPr>
          <w:p w:rsidR="00526973" w:rsidRPr="005B3879" w:rsidRDefault="00526973" w:rsidP="00B6277C">
            <w:pPr>
              <w:jc w:val="center"/>
            </w:pPr>
            <w:r>
              <w:t>WiFi behaves normally</w:t>
            </w:r>
          </w:p>
        </w:tc>
      </w:tr>
      <w:tr w:rsidR="00526973" w:rsidRPr="005B3879" w:rsidTr="00B6277C">
        <w:trPr>
          <w:cantSplit/>
        </w:trPr>
        <w:tc>
          <w:tcPr>
            <w:tcW w:w="1234" w:type="dxa"/>
          </w:tcPr>
          <w:p w:rsidR="00526973" w:rsidRPr="005B3879" w:rsidRDefault="00390DC2" w:rsidP="00B6277C">
            <w:pPr>
              <w:jc w:val="center"/>
            </w:pPr>
            <w:hyperlink r:id="rId56" w:anchor="WIFI_MODE_FULL_HIGH_PERF" w:history="1">
              <w:r w:rsidR="00526973">
                <w:rPr>
                  <w:rStyle w:val="Hyperlink"/>
                  <w:rFonts w:ascii="Courier New" w:hAnsi="Courier New" w:cs="Courier New"/>
                  <w:b/>
                  <w:bCs/>
                  <w:sz w:val="20"/>
                  <w:szCs w:val="20"/>
                </w:rPr>
                <w:t>3</w:t>
              </w:r>
            </w:hyperlink>
          </w:p>
        </w:tc>
        <w:tc>
          <w:tcPr>
            <w:tcW w:w="1622" w:type="dxa"/>
          </w:tcPr>
          <w:p w:rsidR="00526973" w:rsidRDefault="00526973" w:rsidP="00B6277C">
            <w:pPr>
              <w:jc w:val="center"/>
            </w:pPr>
            <w:r>
              <w:t>Full High-Performance</w:t>
            </w:r>
          </w:p>
        </w:tc>
        <w:tc>
          <w:tcPr>
            <w:tcW w:w="4950" w:type="dxa"/>
          </w:tcPr>
          <w:p w:rsidR="00526973" w:rsidRPr="005B3879" w:rsidRDefault="00526973" w:rsidP="00B6277C">
            <w:pPr>
              <w:jc w:val="center"/>
            </w:pPr>
            <w:r>
              <w:t>WiFi operates at high performance with minimum packet loss and low latency*</w:t>
            </w:r>
          </w:p>
        </w:tc>
      </w:tr>
      <w:tr w:rsidR="00526973" w:rsidRPr="005B3879" w:rsidTr="00B6277C">
        <w:trPr>
          <w:cantSplit/>
        </w:trPr>
        <w:tc>
          <w:tcPr>
            <w:tcW w:w="1234" w:type="dxa"/>
          </w:tcPr>
          <w:p w:rsidR="00526973" w:rsidRPr="005B3879" w:rsidRDefault="00526973" w:rsidP="00B6277C">
            <w:pPr>
              <w:jc w:val="center"/>
            </w:pPr>
            <w:r>
              <w:t>4</w:t>
            </w:r>
          </w:p>
        </w:tc>
        <w:tc>
          <w:tcPr>
            <w:tcW w:w="1622" w:type="dxa"/>
          </w:tcPr>
          <w:p w:rsidR="00526973" w:rsidRDefault="00526973" w:rsidP="00B6277C">
            <w:pPr>
              <w:jc w:val="center"/>
            </w:pPr>
            <w:r>
              <w:t>No WiFiLock</w:t>
            </w:r>
          </w:p>
        </w:tc>
        <w:tc>
          <w:tcPr>
            <w:tcW w:w="4950" w:type="dxa"/>
          </w:tcPr>
          <w:p w:rsidR="00526973" w:rsidRPr="005B3879" w:rsidRDefault="00526973" w:rsidP="00B6277C">
            <w:pPr>
              <w:jc w:val="center"/>
            </w:pPr>
            <w:r>
              <w:t>WiFi turns off (may be settable on some devices)</w:t>
            </w:r>
          </w:p>
        </w:tc>
      </w:tr>
    </w:tbl>
    <w:p w:rsidR="00526973" w:rsidRDefault="00526973" w:rsidP="00526973">
      <w:pPr>
        <w:spacing w:before="120"/>
        <w:ind w:left="720" w:right="720"/>
      </w:pPr>
      <w:r>
        <w:t>*Full Hi-Perf mode is not available on all Android devices. Devices running Android 3.0.x or earlier, and devices without the necessary hardware, will run in Full mode instead.</w:t>
      </w:r>
    </w:p>
    <w:p w:rsidR="00526973" w:rsidRDefault="00526973" w:rsidP="00526973">
      <w:r>
        <w:t xml:space="preserve">Use </w:t>
      </w:r>
      <w:r w:rsidRPr="00976B70">
        <w:rPr>
          <w:b/>
        </w:rPr>
        <w:t>WifiLock</w:t>
      </w:r>
      <w:r>
        <w:t xml:space="preserve"> only when you really need it. Acquiring a WifiLock increases power usage and decreases battery life. The WifiLock is always released when the program stops running.</w:t>
      </w:r>
    </w:p>
    <w:p w:rsidR="00322AA4" w:rsidRDefault="00322AA4" w:rsidP="00322AA4">
      <w:pPr>
        <w:pStyle w:val="Heading1"/>
      </w:pPr>
      <w:bookmarkStart w:id="553" w:name="_Toc5236138"/>
      <w:r>
        <w:t>Miscellaneous Commands</w:t>
      </w:r>
      <w:bookmarkEnd w:id="553"/>
    </w:p>
    <w:p w:rsidR="000548D0" w:rsidRDefault="000548D0" w:rsidP="000548D0">
      <w:pPr>
        <w:pStyle w:val="Heading2"/>
      </w:pPr>
      <w:bookmarkStart w:id="554" w:name="_Toc5236139"/>
      <w:r>
        <w:t>Headset &lt;state_nvar&gt;, &lt;type_svar&gt;, &lt;mic_nvar&gt;</w:t>
      </w:r>
      <w:bookmarkEnd w:id="554"/>
      <w:r>
        <w:fldChar w:fldCharType="begin"/>
      </w:r>
      <w:r>
        <w:instrText xml:space="preserve"> XE "</w:instrText>
      </w:r>
      <w:r w:rsidRPr="00E23581">
        <w:instrText>Headset &lt;state_nvar&gt;, &lt;type_svar&gt;, &lt;mic_nvar&gt;</w:instrText>
      </w:r>
      <w:r>
        <w:instrText xml:space="preserve">" </w:instrText>
      </w:r>
      <w:r>
        <w:fldChar w:fldCharType="end"/>
      </w:r>
    </w:p>
    <w:p w:rsidR="00E71A1D" w:rsidRPr="00E71A1D" w:rsidRDefault="00E71A1D" w:rsidP="0018311F">
      <w:pPr>
        <w:spacing w:after="0"/>
      </w:pPr>
      <w:r>
        <w:t xml:space="preserve">Reports if there is a headset plugged into your device, </w:t>
      </w:r>
      <w:r w:rsidR="0018311F">
        <w:t>and returns data about the headset</w:t>
      </w:r>
      <w:r>
        <w:t xml:space="preserve">. </w:t>
      </w:r>
      <w:r w:rsidR="0018311F">
        <w:t>The parameters are all names of variables that receive the data</w:t>
      </w:r>
      <w:r>
        <w:t>:</w:t>
      </w:r>
    </w:p>
    <w:p w:rsidR="000548D0" w:rsidRDefault="000548D0" w:rsidP="004A2113">
      <w:pPr>
        <w:pStyle w:val="ListParagraph"/>
        <w:numPr>
          <w:ilvl w:val="0"/>
          <w:numId w:val="45"/>
        </w:numPr>
      </w:pPr>
      <w:r w:rsidRPr="00931A6D">
        <w:t>&lt;state_nvar&gt;</w:t>
      </w:r>
      <w:r>
        <w:t>:</w:t>
      </w:r>
      <w:r w:rsidR="00E71A1D">
        <w:tab/>
      </w:r>
      <w:r>
        <w:t xml:space="preserve">1.0 if </w:t>
      </w:r>
      <w:r w:rsidR="0018311F">
        <w:t xml:space="preserve">a </w:t>
      </w:r>
      <w:r>
        <w:t xml:space="preserve">headset </w:t>
      </w:r>
      <w:r w:rsidR="0018311F">
        <w:t xml:space="preserve">is </w:t>
      </w:r>
      <w:r>
        <w:t xml:space="preserve">plugged in, </w:t>
      </w:r>
      <w:r w:rsidR="00E71A1D">
        <w:t>0</w:t>
      </w:r>
      <w:r w:rsidR="0018311F">
        <w:t>.0</w:t>
      </w:r>
      <w:r>
        <w:t xml:space="preserve"> if no headset </w:t>
      </w:r>
      <w:r w:rsidR="0018311F">
        <w:t xml:space="preserve">is </w:t>
      </w:r>
      <w:r>
        <w:t>plugged in</w:t>
      </w:r>
      <w:r w:rsidR="00E71A1D">
        <w:t>, and -1</w:t>
      </w:r>
      <w:r w:rsidR="0018311F">
        <w:t>.0</w:t>
      </w:r>
      <w:r w:rsidR="00E71A1D">
        <w:t xml:space="preserve"> if unknown</w:t>
      </w:r>
      <w:r>
        <w:t>.</w:t>
      </w:r>
    </w:p>
    <w:p w:rsidR="000548D0" w:rsidRDefault="000548D0" w:rsidP="004A2113">
      <w:pPr>
        <w:pStyle w:val="ListParagraph"/>
        <w:numPr>
          <w:ilvl w:val="0"/>
          <w:numId w:val="45"/>
        </w:numPr>
      </w:pPr>
      <w:r w:rsidRPr="00931A6D">
        <w:t>&lt;</w:t>
      </w:r>
      <w:r>
        <w:t>type</w:t>
      </w:r>
      <w:r w:rsidRPr="00931A6D">
        <w:t>_</w:t>
      </w:r>
      <w:r>
        <w:t>s</w:t>
      </w:r>
      <w:r w:rsidRPr="00931A6D">
        <w:t>var&gt;</w:t>
      </w:r>
      <w:r>
        <w:t>:</w:t>
      </w:r>
      <w:r w:rsidR="00E71A1D">
        <w:tab/>
      </w:r>
      <w:r>
        <w:t>A string describing the device type</w:t>
      </w:r>
      <w:r w:rsidR="0018311F">
        <w:t xml:space="preserve"> of the last headset known to your device</w:t>
      </w:r>
      <w:r>
        <w:t>.</w:t>
      </w:r>
    </w:p>
    <w:p w:rsidR="000548D0" w:rsidRDefault="000548D0" w:rsidP="004A2113">
      <w:pPr>
        <w:pStyle w:val="ListParagraph"/>
        <w:numPr>
          <w:ilvl w:val="0"/>
          <w:numId w:val="45"/>
        </w:numPr>
      </w:pPr>
      <w:r w:rsidRPr="00931A6D">
        <w:t>&lt;</w:t>
      </w:r>
      <w:r>
        <w:t>mic</w:t>
      </w:r>
      <w:r w:rsidRPr="00931A6D">
        <w:t>_nvar&gt;</w:t>
      </w:r>
      <w:r>
        <w:t>:</w:t>
      </w:r>
      <w:r w:rsidR="00E71A1D">
        <w:tab/>
      </w:r>
      <w:r>
        <w:t xml:space="preserve">1.0 if the headset has a microphone, </w:t>
      </w:r>
      <w:r w:rsidR="00E71A1D">
        <w:t>0</w:t>
      </w:r>
      <w:r w:rsidR="0018311F">
        <w:t>.0</w:t>
      </w:r>
      <w:r>
        <w:t xml:space="preserve"> if the headset does not have </w:t>
      </w:r>
      <w:r w:rsidR="0018311F">
        <w:t xml:space="preserve">a </w:t>
      </w:r>
      <w:r>
        <w:t>microphone</w:t>
      </w:r>
      <w:r w:rsidR="00E71A1D">
        <w:t>, and -1</w:t>
      </w:r>
      <w:r w:rsidR="0018311F">
        <w:t>.0</w:t>
      </w:r>
      <w:r w:rsidR="00E71A1D">
        <w:t xml:space="preserve"> if unknown</w:t>
      </w:r>
      <w:r>
        <w:t>.</w:t>
      </w:r>
    </w:p>
    <w:p w:rsidR="00E71A1D" w:rsidRPr="00E71A1D" w:rsidRDefault="00E71A1D" w:rsidP="00E71A1D">
      <w:r>
        <w:t xml:space="preserve">If you plug in or unplug a headset, new information becomes available. Your program must run the </w:t>
      </w:r>
      <w:r>
        <w:rPr>
          <w:b/>
        </w:rPr>
        <w:t>Headset</w:t>
      </w:r>
      <w:r>
        <w:t xml:space="preserve"> command again to get the update.</w:t>
      </w:r>
    </w:p>
    <w:p w:rsidR="000548D0" w:rsidRDefault="000548D0" w:rsidP="000548D0">
      <w:pPr>
        <w:pStyle w:val="Heading2"/>
      </w:pPr>
      <w:bookmarkStart w:id="555" w:name="_Toc5236140"/>
      <w:r>
        <w:t>Notify &lt;title_sexp&gt;, &lt;subtitle_sexp&gt;, &lt;alert_sexp&gt;, &lt;wait_lexp&gt;</w:t>
      </w:r>
      <w:bookmarkEnd w:id="555"/>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w:t>
      </w:r>
      <w:ins w:id="556" w:author="Sammartano, Marc (BIC USA)" w:date="2019-04-04T01:29:00Z">
        <w:r w:rsidR="00EC1F4C">
          <w:t>, in some versions of Android,</w:t>
        </w:r>
      </w:ins>
      <w:r w:rsidR="00F4613C">
        <w:t xml:space="preserve"> the &lt;alert_sexp&gt; text. The user taps the Notify object to open the notification window. Your program’s notification displays the &lt;title_sexp&gt; and &lt;subtitle_sexp&gt; text.</w:t>
      </w:r>
      <w:ins w:id="557" w:author="Sammartano, Marc (BIC USA)" w:date="2019-04-04T01:30:00Z">
        <w:r w:rsidR="00EC1F4C">
          <w:t xml:space="preserve"> In some versions of Android, the &lt;alert_sexp&gt; text is displayed after the title and su</w:t>
        </w:r>
      </w:ins>
      <w:ins w:id="558" w:author="Sammartano, Marc (BIC USA)" w:date="2019-04-04T01:31:00Z">
        <w:r w:rsidR="00EC1F4C">
          <w:t>btitle text.</w:t>
        </w:r>
      </w:ins>
    </w:p>
    <w:p w:rsidR="008D299D" w:rsidRDefault="00F4613C" w:rsidP="000548D0">
      <w:r>
        <w:t>The code snippet and screenshots shown below demonstrate the placement of the parameter strings.</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37905961" wp14:editId="37C19FE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A1F32B6" wp14:editId="39E93DE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917BFD" w:rsidRDefault="00917BFD" w:rsidP="00007CAA">
      <w:pPr>
        <w:pStyle w:val="Heading2"/>
      </w:pPr>
      <w:bookmarkStart w:id="559" w:name="_Toc5236141"/>
      <w:r>
        <w:t>Pause</w:t>
      </w:r>
      <w:r w:rsidR="008B35C5">
        <w:t xml:space="preserve"> &lt;ticks_nexp&gt;</w:t>
      </w:r>
      <w:bookmarkEnd w:id="559"/>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560" w:name="_Toc5236142"/>
      <w:r>
        <w:t>Swap &lt;nvar_a&gt;|&lt;svar_a&gt;, &lt;nvar_b&gt;|&lt;svar_b&gt;</w:t>
      </w:r>
      <w:bookmarkEnd w:id="560"/>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561" w:name="_Toc5236143"/>
      <w:r>
        <w:t>Tone &lt;frequency_nexp&gt;, &lt;duration_nexp&gt;</w:t>
      </w:r>
      <w:r w:rsidR="00A35795">
        <w:t xml:space="preserve"> {, &lt;duration_chk_lexp}</w:t>
      </w:r>
      <w:bookmarkEnd w:id="561"/>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562" w:name="_Toc5236144"/>
      <w:r>
        <w:lastRenderedPageBreak/>
        <w:t>Vibrate &lt;pattern_array[</w:t>
      </w:r>
      <w:r w:rsidR="00CE4035">
        <w:t>{&lt;start&gt;,&lt;length&gt;}</w:t>
      </w:r>
      <w:r>
        <w:t>]&gt;</w:t>
      </w:r>
      <w:r w:rsidR="00714C04">
        <w:t>,&lt;nexp&gt;</w:t>
      </w:r>
      <w:bookmarkEnd w:id="562"/>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874D5A" w:rsidRDefault="00874D5A" w:rsidP="00874D5A">
      <w:pPr>
        <w:pStyle w:val="Heading2"/>
      </w:pPr>
      <w:bookmarkStart w:id="563" w:name="_Toc5236145"/>
      <w:r>
        <w:t>VolKeys</w:t>
      </w:r>
      <w:bookmarkEnd w:id="563"/>
    </w:p>
    <w:p w:rsidR="00874D5A" w:rsidRDefault="00874D5A" w:rsidP="00874D5A">
      <w:r>
        <w:t>Certain keys and buttons have special meaning to your Android device. By default, BASIC! propagates these special keycodes to the Android system, even i</w:t>
      </w:r>
      <w:r w:rsidR="00A955BB">
        <w:t xml:space="preserve">f your program detects them. So, for example, when you press the "Volume Up" button, your program can catch it (see </w:t>
      </w:r>
      <w:r w:rsidR="00A955BB">
        <w:rPr>
          <w:b/>
        </w:rPr>
        <w:t>INKEY$</w:t>
      </w:r>
      <w:r w:rsidR="00A955BB">
        <w:t>), but you still see the Volume Control window open on your screen, and your audio gets louder.</w:t>
      </w:r>
    </w:p>
    <w:p w:rsidR="00A955BB" w:rsidRDefault="00A955BB" w:rsidP="00874D5A">
      <w:r>
        <w:t xml:space="preserve">The </w:t>
      </w:r>
      <w:r>
        <w:rPr>
          <w:b/>
        </w:rPr>
        <w:t>VolKeys.off</w:t>
      </w:r>
      <w:r>
        <w:t xml:space="preserve"> and </w:t>
      </w:r>
      <w:r>
        <w:rPr>
          <w:b/>
        </w:rPr>
        <w:t>VolKeys.on</w:t>
      </w:r>
      <w:r>
        <w:t xml:space="preserve"> commands let you control this behavior for five keys</w:t>
      </w:r>
      <w:r w:rsidR="007233F8">
        <w:t>. These keys may be on the Android device or on a headset plugged into the device.</w:t>
      </w:r>
    </w:p>
    <w:tbl>
      <w:tblPr>
        <w:tblStyle w:val="GridTable1Light-Accent1"/>
        <w:tblW w:w="0" w:type="auto"/>
        <w:tblInd w:w="872" w:type="dxa"/>
        <w:tblLook w:val="04A0" w:firstRow="1" w:lastRow="0" w:firstColumn="1" w:lastColumn="0" w:noHBand="0" w:noVBand="1"/>
      </w:tblPr>
      <w:tblGrid>
        <w:gridCol w:w="1854"/>
        <w:gridCol w:w="1260"/>
        <w:gridCol w:w="3862"/>
      </w:tblGrid>
      <w:tr w:rsidR="00A955BB" w:rsidTr="0096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jc w:val="center"/>
            </w:pPr>
            <w:r>
              <w:t>Key Name</w:t>
            </w:r>
            <w:r>
              <w:br/>
            </w:r>
            <w:r w:rsidRPr="007233F8">
              <w:rPr>
                <w:b w:val="0"/>
              </w:rPr>
              <w:t>(Android docs)</w:t>
            </w:r>
          </w:p>
        </w:tc>
        <w:tc>
          <w:tcPr>
            <w:tcW w:w="1260" w:type="dxa"/>
          </w:tcPr>
          <w:p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pPr>
            <w:r>
              <w:t>Key Code</w:t>
            </w:r>
            <w:r>
              <w:br/>
            </w:r>
            <w:r w:rsidRPr="007233F8">
              <w:rPr>
                <w:b w:val="0"/>
              </w:rPr>
              <w:t>(decimal)</w:t>
            </w:r>
          </w:p>
        </w:tc>
        <w:tc>
          <w:tcPr>
            <w:tcW w:w="3862" w:type="dxa"/>
          </w:tcPr>
          <w:p w:rsidR="00A955BB" w:rsidRDefault="00F11A10" w:rsidP="007233F8">
            <w:pPr>
              <w:jc w:val="center"/>
              <w:cnfStyle w:val="100000000000" w:firstRow="1" w:lastRow="0" w:firstColumn="0" w:lastColumn="0" w:oddVBand="0" w:evenVBand="0" w:oddHBand="0" w:evenHBand="0" w:firstRowFirstColumn="0" w:firstRowLastColumn="0" w:lastRowFirstColumn="0" w:lastRowLastColumn="0"/>
            </w:pPr>
            <w:r>
              <w:t xml:space="preserve">Usual </w:t>
            </w:r>
            <w:r w:rsidR="007233F8">
              <w:t>Action</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965C8E">
            <w:pPr>
              <w:rPr>
                <w:b w:val="0"/>
              </w:rPr>
            </w:pPr>
            <w:r w:rsidRPr="007233F8">
              <w:rPr>
                <w:b w:val="0"/>
              </w:rPr>
              <w:t>VOL</w:t>
            </w:r>
            <w:r>
              <w:rPr>
                <w:b w:val="0"/>
              </w:rPr>
              <w:t>UME</w:t>
            </w:r>
            <w:r w:rsidR="00965C8E">
              <w:rPr>
                <w:b w:val="0"/>
              </w:rPr>
              <w:t>_</w:t>
            </w:r>
            <w:r>
              <w:rPr>
                <w:b w:val="0"/>
              </w:rPr>
              <w:t>UP</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24</w:t>
            </w:r>
          </w:p>
        </w:tc>
        <w:tc>
          <w:tcPr>
            <w:tcW w:w="3862" w:type="dxa"/>
          </w:tcPr>
          <w:p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pPr>
            <w:r>
              <w:t>Increase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965C8E" w:rsidP="00874D5A">
            <w:pPr>
              <w:rPr>
                <w:b w:val="0"/>
              </w:rPr>
            </w:pPr>
            <w:r>
              <w:rPr>
                <w:b w:val="0"/>
              </w:rPr>
              <w:t>VOLUME_</w:t>
            </w:r>
            <w:r w:rsidR="007233F8">
              <w:rPr>
                <w:b w:val="0"/>
              </w:rPr>
              <w:t>DOWN</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25</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Decrease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874D5A">
            <w:pPr>
              <w:rPr>
                <w:b w:val="0"/>
              </w:rPr>
            </w:pPr>
            <w:r>
              <w:rPr>
                <w:b w:val="0"/>
              </w:rPr>
              <w:t>VOLUME_MUTE</w:t>
            </w:r>
          </w:p>
        </w:tc>
        <w:tc>
          <w:tcPr>
            <w:tcW w:w="1260" w:type="dxa"/>
          </w:tcPr>
          <w:p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pPr>
            <w:r>
              <w:t>164</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Mute the speaker</w:t>
            </w:r>
            <w:r w:rsidR="00965C8E">
              <w:t xml:space="preserve"> (Android 3.0 or later)</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MUTE</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91</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Mute the microphone</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HEADSETHOOK</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79</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Hang up a call, stop media playback</w:t>
            </w:r>
          </w:p>
        </w:tc>
      </w:tr>
    </w:tbl>
    <w:p w:rsidR="00874D5A" w:rsidRDefault="00874D5A" w:rsidP="00874D5A">
      <w:pPr>
        <w:pStyle w:val="Heading3"/>
      </w:pPr>
      <w:bookmarkStart w:id="564" w:name="_Toc5236146"/>
      <w:r>
        <w:t>VolKeys.off</w:t>
      </w:r>
      <w:bookmarkEnd w:id="564"/>
      <w:r>
        <w:fldChar w:fldCharType="begin"/>
      </w:r>
      <w:r>
        <w:instrText xml:space="preserve"> XE "VolKeys.off" </w:instrText>
      </w:r>
      <w:r>
        <w:fldChar w:fldCharType="end"/>
      </w:r>
    </w:p>
    <w:p w:rsidR="00874D5A" w:rsidRPr="00874D5A" w:rsidRDefault="00965C8E" w:rsidP="00874D5A">
      <w:r>
        <w:t>Disable</w:t>
      </w:r>
      <w:r w:rsidR="00874D5A">
        <w:t xml:space="preserve">s the usual action of </w:t>
      </w:r>
      <w:r>
        <w:t xml:space="preserve">the keys listed in the VolKeys table, above. Your program can still detect these </w:t>
      </w:r>
      <w:r w:rsidR="00F11A10">
        <w:t>keypresses, but BASIC! does not pass the events on to the Android system.</w:t>
      </w:r>
    </w:p>
    <w:p w:rsidR="00874D5A" w:rsidRDefault="00874D5A" w:rsidP="00874D5A">
      <w:pPr>
        <w:pStyle w:val="Heading3"/>
      </w:pPr>
      <w:bookmarkStart w:id="565" w:name="_Toc5236147"/>
      <w:r>
        <w:t>VolKeys.on</w:t>
      </w:r>
      <w:bookmarkEnd w:id="565"/>
      <w:r>
        <w:fldChar w:fldCharType="begin"/>
      </w:r>
      <w:r>
        <w:instrText xml:space="preserve"> XE "VolKeys.on" </w:instrText>
      </w:r>
      <w:r>
        <w:fldChar w:fldCharType="end"/>
      </w:r>
    </w:p>
    <w:p w:rsidR="00874D5A" w:rsidRDefault="00965C8E" w:rsidP="00874D5A">
      <w:r>
        <w:t>Enables the usual action of the keys listed in the VolKeys table, above. This is the default setting when your BASIC! program starts.</w:t>
      </w:r>
    </w:p>
    <w:p w:rsidR="009558AD" w:rsidRDefault="00DC2C79" w:rsidP="00E33967">
      <w:pPr>
        <w:pStyle w:val="Heading1"/>
      </w:pPr>
      <w:bookmarkStart w:id="566" w:name="_Toc5236148"/>
      <w:r>
        <w:lastRenderedPageBreak/>
        <w:t>SQLITE</w:t>
      </w:r>
      <w:bookmarkEnd w:id="566"/>
    </w:p>
    <w:p w:rsidR="009558AD" w:rsidRDefault="009558AD" w:rsidP="00EB1F62">
      <w:pPr>
        <w:pStyle w:val="Heading2"/>
      </w:pPr>
      <w:bookmarkStart w:id="567" w:name="_Toc5236149"/>
      <w:r>
        <w:t>Overview</w:t>
      </w:r>
      <w:bookmarkEnd w:id="567"/>
    </w:p>
    <w:p w:rsidR="00363649" w:rsidRDefault="009558AD" w:rsidP="009558AD">
      <w:pPr>
        <w:spacing w:after="240"/>
      </w:pPr>
      <w:r>
        <w:t xml:space="preserve">The Android operating system provides the ability to create, maintain and access SQLite databases. SQLite implements a </w:t>
      </w:r>
      <w:hyperlink r:id="rId59" w:history="1">
        <w:r>
          <w:rPr>
            <w:rStyle w:val="Hyperlink"/>
          </w:rPr>
          <w:t>self-contained</w:t>
        </w:r>
      </w:hyperlink>
      <w:r>
        <w:t xml:space="preserve">, </w:t>
      </w:r>
      <w:hyperlink r:id="rId60" w:history="1">
        <w:r>
          <w:rPr>
            <w:rStyle w:val="Hyperlink"/>
          </w:rPr>
          <w:t>serverless</w:t>
        </w:r>
      </w:hyperlink>
      <w:r>
        <w:t xml:space="preserve">, </w:t>
      </w:r>
      <w:hyperlink r:id="rId61" w:history="1">
        <w:r>
          <w:rPr>
            <w:rStyle w:val="Hyperlink"/>
          </w:rPr>
          <w:t>zero-configuration</w:t>
        </w:r>
      </w:hyperlink>
      <w:r>
        <w:t xml:space="preserve">, </w:t>
      </w:r>
      <w:hyperlink r:id="rId62" w:history="1">
        <w:r>
          <w:rPr>
            <w:rStyle w:val="Hyperlink"/>
          </w:rPr>
          <w:t>transactional</w:t>
        </w:r>
      </w:hyperlink>
      <w:r>
        <w:t xml:space="preserve"> SQL database engine. SQLite is the </w:t>
      </w:r>
      <w:hyperlink r:id="rId63" w:history="1">
        <w:r>
          <w:rPr>
            <w:rStyle w:val="Hyperlink"/>
          </w:rPr>
          <w:t>most widely deployed</w:t>
        </w:r>
      </w:hyperlink>
      <w:r>
        <w:t xml:space="preserve"> SQL database engine in the world. The full details about SQLite can be found at the </w:t>
      </w:r>
      <w:hyperlink r:id="rId64" w:history="1">
        <w:r>
          <w:rPr>
            <w:rStyle w:val="Hyperlink"/>
          </w:rPr>
          <w:t>SQLite Home Page</w:t>
        </w:r>
      </w:hyperlink>
      <w:r w:rsidR="009C069D">
        <w:rPr>
          <w:rStyle w:val="Hyperlink"/>
        </w:rPr>
        <w:t xml:space="preserve"> (</w:t>
      </w:r>
      <w:hyperlink r:id="rId65"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66"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568" w:name="_Toc5236150"/>
      <w:r>
        <w:t>SQLITE Commands</w:t>
      </w:r>
      <w:bookmarkEnd w:id="568"/>
    </w:p>
    <w:p w:rsidR="009558AD" w:rsidRPr="000631F6" w:rsidRDefault="003A4712" w:rsidP="005F4916">
      <w:pPr>
        <w:pStyle w:val="Heading3"/>
      </w:pPr>
      <w:bookmarkStart w:id="569" w:name="_Toc523615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569"/>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570" w:name="_Toc5236152"/>
      <w:r>
        <w:t>Sql.</w:t>
      </w:r>
      <w:r w:rsidR="009558AD">
        <w:t xml:space="preserve">close </w:t>
      </w:r>
      <w:r w:rsidR="00363649">
        <w:t>&lt;</w:t>
      </w:r>
      <w:r w:rsidR="00363649" w:rsidRPr="000631F6">
        <w:t>DB_</w:t>
      </w:r>
      <w:r w:rsidR="000C3162">
        <w:t>p</w:t>
      </w:r>
      <w:r w:rsidR="00363649" w:rsidRPr="000631F6">
        <w:t>ointer</w:t>
      </w:r>
      <w:r w:rsidR="00363649">
        <w:t>_nvar&gt;</w:t>
      </w:r>
      <w:bookmarkEnd w:id="570"/>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571" w:name="_Toc523615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571"/>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572" w:name="_Toc523615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572"/>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573" w:name="_Toc523615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573"/>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574" w:name="_Toc5236156"/>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574"/>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w:instrText>
      </w:r>
      <w:r w:rsidR="0078615E">
        <w:instrText xml:space="preserve">" </w:instrText>
      </w:r>
      <w:r w:rsidR="00520661">
        <w:fldChar w:fldCharType="end"/>
      </w:r>
    </w:p>
    <w:p w:rsidR="009F4DB6" w:rsidRDefault="009558AD" w:rsidP="009558AD">
      <w:r>
        <w:t xml:space="preserve">Queries </w:t>
      </w:r>
      <w:r w:rsidR="00791AD7">
        <w:t>a table of a previously-</w:t>
      </w:r>
      <w:r>
        <w:t>opened database for some specific data. The command return</w:t>
      </w:r>
      <w:r w:rsidR="00360E82">
        <w:t>s</w:t>
      </w:r>
      <w:r>
        <w:t xml:space="preserve"> a Cursor </w:t>
      </w:r>
      <w:r w:rsidR="009F4DB6">
        <w:t xml:space="preserve">named &lt;Cursor_nvar&gt; </w:t>
      </w:r>
      <w:r>
        <w:t xml:space="preserve">to be used in stepping through </w:t>
      </w:r>
      <w:r w:rsidR="00360E82">
        <w:t>Q</w:t>
      </w:r>
      <w:r>
        <w:t>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67"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575" w:name="_Toc5236157"/>
      <w:r>
        <w:t>Sql.query.length &lt;</w:t>
      </w:r>
      <w:r w:rsidR="000C3162">
        <w:t>l</w:t>
      </w:r>
      <w:r>
        <w:t>ength_nvar&gt;</w:t>
      </w:r>
      <w:r w:rsidR="00C2216F">
        <w:t>,</w:t>
      </w:r>
      <w:r>
        <w:t xml:space="preserve"> &lt;</w:t>
      </w:r>
      <w:r w:rsidR="000C3162">
        <w:t>c</w:t>
      </w:r>
      <w:r>
        <w:t>ursor_nvar&gt;</w:t>
      </w:r>
      <w:bookmarkEnd w:id="575"/>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576" w:name="_Toc5236158"/>
      <w:r>
        <w:t>Sql.query.position &lt;</w:t>
      </w:r>
      <w:r w:rsidR="000C3162">
        <w:t>p</w:t>
      </w:r>
      <w:r>
        <w:t>osition_nvar&gt;</w:t>
      </w:r>
      <w:r w:rsidR="00C2216F">
        <w:t>,</w:t>
      </w:r>
      <w:r>
        <w:t xml:space="preserve"> &lt;</w:t>
      </w:r>
      <w:r w:rsidR="000C3162">
        <w:t>c</w:t>
      </w:r>
      <w:r>
        <w:t>ursor_nvar&gt;</w:t>
      </w:r>
      <w:bookmarkEnd w:id="576"/>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577" w:name="_Toc523615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A637F5">
        <w:t>{</w:t>
      </w:r>
      <w:r w:rsidR="009558AD" w:rsidRPr="009558AD">
        <w:t xml:space="preserve">, </w:t>
      </w:r>
      <w:r w:rsidR="00A637F5">
        <w:t>&lt;cv_svars&gt;}</w:t>
      </w:r>
      <w:bookmarkEnd w:id="577"/>
      <w:r w:rsidR="00520661">
        <w:fldChar w:fldCharType="begin"/>
      </w:r>
      <w:r w:rsidR="0078615E">
        <w:instrText xml:space="preserve"> XE "</w:instrText>
      </w:r>
      <w:r w:rsidR="00D70E1E">
        <w:instrText>S</w:instrText>
      </w:r>
      <w:r w:rsidR="0078615E" w:rsidRPr="002E6C8B">
        <w:instrText xml:space="preserve">ql.next </w:instrText>
      </w:r>
      <w:r w:rsidR="000C3162">
        <w:instrText>d</w:instrText>
      </w:r>
      <w:r w:rsidR="0078615E" w:rsidRPr="002E6C8B">
        <w:instrText>one</w:instrText>
      </w:r>
      <w:r w:rsidR="002E5EFF">
        <w:instrText>Flag</w:instrText>
      </w:r>
      <w:r w:rsidR="0078615E" w:rsidRPr="002E6C8B">
        <w:instrText xml:space="preserve">, </w:instrText>
      </w:r>
      <w:r w:rsidR="003B3008">
        <w:instrText>c</w:instrText>
      </w:r>
      <w:r w:rsidR="0078615E" w:rsidRPr="002E6C8B">
        <w:instrText>ursor</w:instrText>
      </w:r>
      <w:r w:rsidR="002E5EFF">
        <w:instrText xml:space="preserve">Var {{, svar}...{, </w:instrText>
      </w:r>
      <w:r w:rsidR="0002640D">
        <w:instrText xml:space="preserve">array$[]{, </w:instrText>
      </w:r>
      <w:r w:rsidR="002E5EFF">
        <w:instrText>nColVar</w:instrText>
      </w:r>
      <w:r w:rsidR="0002640D">
        <w:instrText>}</w:instrText>
      </w:r>
      <w:r w:rsidR="002E5EFF">
        <w:instrText>}</w:instrText>
      </w:r>
      <w:r w:rsidR="00A637F5">
        <w:instrText>}</w:instrText>
      </w:r>
      <w:r w:rsidR="0078615E">
        <w:instrText xml:space="preserve">" </w:instrText>
      </w:r>
      <w:r w:rsidR="00520661">
        <w:fldChar w:fldCharType="end"/>
      </w:r>
    </w:p>
    <w:p w:rsidR="009F4DB6" w:rsidRDefault="009558AD" w:rsidP="00721C1D">
      <w:r>
        <w:t>Using the Cursor generated by a previous Query command</w:t>
      </w:r>
      <w:r w:rsidR="00377FF2">
        <w:t xml:space="preserve"> (</w:t>
      </w:r>
      <w:r w:rsidR="00377FF2">
        <w:rPr>
          <w:b/>
        </w:rPr>
        <w:t>Sql.query</w:t>
      </w:r>
      <w:r w:rsidR="00377FF2">
        <w:t xml:space="preserve"> or </w:t>
      </w:r>
      <w:r w:rsidR="00377FF2">
        <w:rPr>
          <w:b/>
        </w:rPr>
        <w:t>Sql.raw_query</w:t>
      </w:r>
      <w:r w:rsidR="00377FF2">
        <w:t>)</w:t>
      </w:r>
      <w:r>
        <w:t xml:space="preserve">, step to the </w:t>
      </w:r>
      <w:r w:rsidR="009C557D">
        <w:t>n</w:t>
      </w:r>
      <w:r>
        <w:t xml:space="preserve">ext row of data returned by the </w:t>
      </w:r>
      <w:r w:rsidR="00CE4949">
        <w:t>Q</w:t>
      </w:r>
      <w:r>
        <w:t>uery</w:t>
      </w:r>
      <w:r w:rsidR="00C25EF8">
        <w:t xml:space="preserve"> and retrieve the data</w:t>
      </w:r>
      <w:r>
        <w:t>.</w:t>
      </w:r>
    </w:p>
    <w:p w:rsidR="00C94FA6" w:rsidRDefault="00C25EF8" w:rsidP="00721C1D">
      <w:r>
        <w:t>&lt;done_lvar&gt;</w:t>
      </w:r>
      <w:r w:rsidR="00C94FA6">
        <w:t xml:space="preserve"> is</w:t>
      </w:r>
      <w:r>
        <w:t xml:space="preserve"> </w:t>
      </w:r>
      <w:r w:rsidR="00C94FA6">
        <w:t>a Boolean variable</w:t>
      </w:r>
      <w:r>
        <w:t xml:space="preserve"> that signals when the last row of the Query data has been read.</w:t>
      </w:r>
    </w:p>
    <w:p w:rsidR="00C25EF8" w:rsidRDefault="00C25EF8" w:rsidP="00721C1D">
      <w:r>
        <w:t>&lt;cursor_nvar&gt; is a numeric variable that holds the Cursor pointer returned by a Query command. You may have more than one Cursor open at a time.</w:t>
      </w:r>
    </w:p>
    <w:p w:rsidR="009F4DB6" w:rsidRDefault="00C94FA6" w:rsidP="00721C1D">
      <w:r>
        <w:t>&lt;cv_svars&gt; is an</w:t>
      </w:r>
      <w:r w:rsidR="003B2B87">
        <w:t xml:space="preserve"> </w:t>
      </w:r>
      <w:r>
        <w:t xml:space="preserve">optional set of </w:t>
      </w:r>
      <w:r w:rsidR="003B2B87">
        <w:t>column value string variable</w:t>
      </w:r>
      <w:r w:rsidR="005B73CF">
        <w:t>s</w:t>
      </w:r>
      <w:r>
        <w:t xml:space="preserve"> that</w:t>
      </w:r>
      <w:r w:rsidR="003B2B87">
        <w:t xml:space="preserve"> return data from the database to your program.</w:t>
      </w:r>
      <w:r w:rsidR="009558AD">
        <w:t xml:space="preserve"> </w:t>
      </w:r>
      <w:r w:rsidR="003B2B87">
        <w:t xml:space="preserve">The </w:t>
      </w:r>
      <w:r w:rsidR="009C557D">
        <w:t>Cursor carries</w:t>
      </w:r>
      <w:r w:rsidR="009558AD">
        <w:t xml:space="preserve"> the values </w:t>
      </w:r>
      <w:r w:rsidR="00FF726C">
        <w:t>from</w:t>
      </w:r>
      <w:r w:rsidR="009558AD">
        <w:t xml:space="preserve"> the </w:t>
      </w:r>
      <w:r w:rsidR="00FF726C">
        <w:t xml:space="preserve">table </w:t>
      </w:r>
      <w:r w:rsidR="009558AD">
        <w:t xml:space="preserve">columns listed in the </w:t>
      </w:r>
      <w:r w:rsidR="009558AD" w:rsidRPr="00CE4949">
        <w:t>Query</w:t>
      </w:r>
      <w:r w:rsidR="00064FB3">
        <w:t>.</w:t>
      </w:r>
      <w:r w:rsidR="009558AD">
        <w:t xml:space="preserve"> </w:t>
      </w:r>
      <w:r w:rsidR="003B2B87" w:rsidRPr="003B2B87">
        <w:rPr>
          <w:b/>
        </w:rPr>
        <w:t>Sql.next</w:t>
      </w:r>
      <w:r w:rsidR="00FF726C">
        <w:t xml:space="preserve"> r</w:t>
      </w:r>
      <w:r w:rsidR="009C557D">
        <w:t>etrieves one row</w:t>
      </w:r>
      <w:r w:rsidR="005B73CF">
        <w:t xml:space="preserve"> from the Cursor</w:t>
      </w:r>
      <w:r w:rsidR="009C557D">
        <w:t xml:space="preserve"> as string</w:t>
      </w:r>
      <w:r w:rsidR="005B73CF">
        <w:t xml:space="preserve"> value</w:t>
      </w:r>
      <w:r w:rsidR="009C557D">
        <w:t xml:space="preserve">s and writes them into </w:t>
      </w:r>
      <w:r>
        <w:t>the</w:t>
      </w:r>
      <w:r w:rsidR="009C557D">
        <w:t xml:space="preserve"> &lt;cv_svars&gt;</w:t>
      </w:r>
      <w:r w:rsidR="009558AD">
        <w:t xml:space="preserve">. If any of your </w:t>
      </w:r>
      <w:r w:rsidR="009C557D">
        <w:t>column</w:t>
      </w:r>
      <w:r w:rsidR="009558AD">
        <w:t xml:space="preserve">s are numeric, you can use the BASIC! </w:t>
      </w:r>
      <w:r w:rsidR="009558AD" w:rsidRPr="00CE4949">
        <w:rPr>
          <w:b/>
        </w:rPr>
        <w:t>VAL(</w:t>
      </w:r>
      <w:r w:rsidR="009558AD">
        <w:t>str$</w:t>
      </w:r>
      <w:r w:rsidR="009558AD" w:rsidRPr="00CE4949">
        <w:rPr>
          <w:b/>
        </w:rPr>
        <w:t>)</w:t>
      </w:r>
      <w:r w:rsidR="009558AD">
        <w:t xml:space="preserve"> function to convert the </w:t>
      </w:r>
      <w:r w:rsidR="009C557D">
        <w:t>strings</w:t>
      </w:r>
      <w:r w:rsidR="009558AD">
        <w:t xml:space="preserve"> to number</w:t>
      </w:r>
      <w:r w:rsidR="009C557D">
        <w:t>s</w:t>
      </w:r>
      <w:r w:rsidR="009558AD">
        <w:t>.</w:t>
      </w:r>
    </w:p>
    <w:p w:rsidR="009F4DB6" w:rsidRDefault="00C94FA6" w:rsidP="00721C1D">
      <w:r>
        <w:t>When this command read</w:t>
      </w:r>
      <w:r w:rsidR="00873EFB">
        <w:t>s a row of data, it sets the Done flag &lt;done_lvar&gt; to false (0.0). If it finds no data to</w:t>
      </w:r>
      <w:r w:rsidR="009558AD">
        <w:t xml:space="preserve"> read, </w:t>
      </w:r>
      <w:r w:rsidR="00873EFB">
        <w:t>it</w:t>
      </w:r>
      <w:r w:rsidR="00792AD4">
        <w:t xml:space="preserve"> </w:t>
      </w:r>
      <w:r w:rsidR="009558AD">
        <w:t xml:space="preserve">changes </w:t>
      </w:r>
      <w:r w:rsidR="00873EFB">
        <w:t>the Done flag</w:t>
      </w:r>
      <w:r w:rsidR="009558AD">
        <w:t xml:space="preserve"> to true</w:t>
      </w:r>
      <w:r w:rsidR="00873EFB">
        <w:t xml:space="preserve"> </w:t>
      </w:r>
      <w:r w:rsidR="00064FB3">
        <w:t xml:space="preserve">(1.0) </w:t>
      </w:r>
      <w:r w:rsidR="00873EFB">
        <w:t>and resets</w:t>
      </w:r>
      <w:r w:rsidR="009558AD">
        <w:t xml:space="preserve"> the </w:t>
      </w:r>
      <w:r w:rsidR="005B73CF">
        <w:t>c</w:t>
      </w:r>
      <w:r w:rsidR="009558AD">
        <w:t xml:space="preserve">ursor variable </w:t>
      </w:r>
      <w:r w:rsidR="00064FB3">
        <w:t>&lt;cursor_nvar&gt;</w:t>
      </w:r>
      <w:r w:rsidR="009558AD">
        <w:t xml:space="preserve"> to zero. </w:t>
      </w:r>
      <w:r w:rsidR="00064FB3">
        <w:t>The Cursor</w:t>
      </w:r>
      <w:r w:rsidR="009558AD">
        <w:t xml:space="preserve"> can no longer be used for </w:t>
      </w:r>
      <w:r w:rsidR="00873EFB" w:rsidRPr="00873EFB">
        <w:rPr>
          <w:b/>
        </w:rPr>
        <w:t>S</w:t>
      </w:r>
      <w:r w:rsidR="009558AD" w:rsidRPr="00873EFB">
        <w:rPr>
          <w:b/>
        </w:rPr>
        <w:t>ql.next</w:t>
      </w:r>
      <w:r w:rsidR="009558AD">
        <w:t xml:space="preserve"> operations. </w:t>
      </w:r>
      <w:r w:rsidR="005B73CF">
        <w:t>The c</w:t>
      </w:r>
      <w:r w:rsidR="00064FB3">
        <w:t>ursor variable</w:t>
      </w:r>
      <w:r w:rsidR="009558AD">
        <w:t xml:space="preserve"> may be used </w:t>
      </w:r>
      <w:r w:rsidR="00064FB3">
        <w:t xml:space="preserve">with another Cursor </w:t>
      </w:r>
      <w:r w:rsidR="003B2B87">
        <w:t>from</w:t>
      </w:r>
      <w:r w:rsidR="009558AD">
        <w:t xml:space="preserve"> a </w:t>
      </w:r>
      <w:r w:rsidR="00360E82">
        <w:t>differ</w:t>
      </w:r>
      <w:r w:rsidR="009558AD">
        <w:t xml:space="preserve">ent </w:t>
      </w:r>
      <w:r w:rsidR="00873EFB">
        <w:t>Q</w:t>
      </w:r>
      <w:r w:rsidR="009558AD">
        <w:t>uery.</w:t>
      </w:r>
    </w:p>
    <w:p w:rsidR="00CE4949" w:rsidRDefault="003B2B87" w:rsidP="00721C1D">
      <w:r>
        <w:t>In its simplest form, &lt;cv_</w:t>
      </w:r>
      <w:r w:rsidR="00C94FA6">
        <w:t>s</w:t>
      </w:r>
      <w:r>
        <w:t xml:space="preserve">vars&gt; is a comma-separated list of string variable names. Each variable receives the data of one column. If there are more variables than columns, the excess variables </w:t>
      </w:r>
      <w:r w:rsidR="00C94FA6">
        <w:t>are left unchanged</w:t>
      </w:r>
      <w:r>
        <w:t xml:space="preserve">. If there are more columns than variables, the excess </w:t>
      </w:r>
      <w:r w:rsidR="005B73CF">
        <w:t xml:space="preserve">data </w:t>
      </w:r>
      <w:r>
        <w:t>are discarded</w:t>
      </w:r>
      <w:r w:rsidR="009558AD">
        <w:t>.</w:t>
      </w:r>
    </w:p>
    <w:p w:rsidR="0002640D" w:rsidRPr="0002640D" w:rsidRDefault="0002640D" w:rsidP="0002640D">
      <w:pPr>
        <w:pStyle w:val="Codeexample"/>
        <w:rPr>
          <w:rFonts w:ascii="Letter Gothic" w:hAnsi="Letter Gothic"/>
          <w:b w:val="0"/>
        </w:rPr>
      </w:pPr>
      <w:r w:rsidRPr="0002640D">
        <w:rPr>
          <w:rFonts w:ascii="Letter Gothic" w:hAnsi="Letter Gothic"/>
          <w:b w:val="0"/>
        </w:rPr>
        <w:t>SQL.NEXT done, cursor, cv1$, cv2$, cv3</w:t>
      </w:r>
      <w:r w:rsidR="00361355">
        <w:rPr>
          <w:rFonts w:ascii="Letter Gothic" w:hAnsi="Letter Gothic"/>
          <w:b w:val="0"/>
        </w:rPr>
        <w:t>$</w:t>
      </w:r>
      <w:r w:rsidRPr="0002640D">
        <w:rPr>
          <w:rFonts w:ascii="Letter Gothic" w:hAnsi="Letter Gothic"/>
          <w:b w:val="0"/>
        </w:rPr>
        <w:tab/>
        <w:t xml:space="preserve">% get data from </w:t>
      </w:r>
      <w:r w:rsidR="00C94FA6">
        <w:rPr>
          <w:rFonts w:ascii="Letter Gothic" w:hAnsi="Letter Gothic"/>
          <w:b w:val="0"/>
        </w:rPr>
        <w:t xml:space="preserve">up to </w:t>
      </w:r>
      <w:r w:rsidRPr="0002640D">
        <w:rPr>
          <w:rFonts w:ascii="Letter Gothic" w:hAnsi="Letter Gothic"/>
          <w:b w:val="0"/>
        </w:rPr>
        <w:t>three columns</w:t>
      </w:r>
    </w:p>
    <w:p w:rsidR="00361355" w:rsidRDefault="002E5EFF" w:rsidP="00721C1D">
      <w:r>
        <w:t>The last (or only) variable may be a string array name</w:t>
      </w:r>
      <w:r w:rsidR="0002640D">
        <w:t xml:space="preserve"> with no index(es)</w:t>
      </w:r>
      <w:r w:rsidR="00361355">
        <w:t>:</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Pr>
          <w:rFonts w:ascii="Letter Gothic" w:hAnsi="Letter Gothic"/>
          <w:b w:val="0"/>
        </w:rPr>
        <w:tab/>
      </w:r>
      <w:r>
        <w:rPr>
          <w:rFonts w:ascii="Letter Gothic" w:hAnsi="Letter Gothic"/>
          <w:b w:val="0"/>
        </w:rPr>
        <w:tab/>
      </w:r>
      <w:r w:rsidRPr="0002640D">
        <w:rPr>
          <w:rFonts w:ascii="Letter Gothic" w:hAnsi="Letter Gothic"/>
          <w:b w:val="0"/>
        </w:rPr>
        <w:tab/>
        <w:t xml:space="preserve">% get data from </w:t>
      </w:r>
      <w:r>
        <w:rPr>
          <w:rFonts w:ascii="Letter Gothic" w:hAnsi="Letter Gothic"/>
          <w:b w:val="0"/>
        </w:rPr>
        <w:t>ALL</w:t>
      </w:r>
      <w:r w:rsidRPr="0002640D">
        <w:rPr>
          <w:rFonts w:ascii="Letter Gothic" w:hAnsi="Letter Gothic"/>
          <w:b w:val="0"/>
        </w:rPr>
        <w:t xml:space="preserve"> </w:t>
      </w:r>
      <w:r>
        <w:rPr>
          <w:rFonts w:ascii="Letter Gothic" w:hAnsi="Letter Gothic"/>
          <w:b w:val="0"/>
        </w:rPr>
        <w:t xml:space="preserve">available </w:t>
      </w:r>
      <w:r w:rsidRPr="0002640D">
        <w:rPr>
          <w:rFonts w:ascii="Letter Gothic" w:hAnsi="Letter Gothic"/>
          <w:b w:val="0"/>
        </w:rPr>
        <w:t>columns</w:t>
      </w:r>
    </w:p>
    <w:p w:rsidR="002E5EFF" w:rsidRDefault="002E5EFF" w:rsidP="00721C1D">
      <w:r>
        <w:lastRenderedPageBreak/>
        <w:t>The data from any column(s) that are not written to string variables are written into the array. If no column data are written to the array, the array has one element, an empty string "". If the variable names an array that already exists, it is overwritten.</w:t>
      </w:r>
    </w:p>
    <w:p w:rsidR="002E5EFF" w:rsidRDefault="002E5EFF" w:rsidP="00721C1D">
      <w:r>
        <w:t xml:space="preserve">If the last </w:t>
      </w:r>
      <w:r w:rsidR="00C94FA6">
        <w:t xml:space="preserve">(or only) </w:t>
      </w:r>
      <w:r>
        <w:t>&lt;cv_</w:t>
      </w:r>
      <w:r w:rsidR="00C94FA6">
        <w:t>s</w:t>
      </w:r>
      <w:r>
        <w:t>vars&gt; variable is an array, you may also add (after a</w:t>
      </w:r>
      <w:r w:rsidR="00C94FA6">
        <w:t>nother</w:t>
      </w:r>
      <w:r>
        <w:t xml:space="preserve"> comma) a numeric variable</w:t>
      </w:r>
      <w:r w:rsidR="00C94FA6">
        <w:t xml:space="preserve"> &lt;ncol_nvar&gt;</w:t>
      </w:r>
      <w:r>
        <w:t>. This variable receives the total number of columns in the cursor. Note that this is not necessarily the same as the size of the array.</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sidR="00DB420C">
        <w:rPr>
          <w:rFonts w:ascii="Letter Gothic" w:hAnsi="Letter Gothic"/>
          <w:b w:val="0"/>
        </w:rPr>
        <w:t>$</w:t>
      </w:r>
      <w:r>
        <w:rPr>
          <w:rFonts w:ascii="Letter Gothic" w:hAnsi="Letter Gothic"/>
          <w:b w:val="0"/>
        </w:rPr>
        <w:t>[], nCols</w:t>
      </w:r>
      <w:r>
        <w:rPr>
          <w:rFonts w:ascii="Letter Gothic" w:hAnsi="Letter Gothic"/>
          <w:b w:val="0"/>
        </w:rPr>
        <w:tab/>
      </w:r>
      <w:r w:rsidRPr="0002640D">
        <w:rPr>
          <w:rFonts w:ascii="Letter Gothic" w:hAnsi="Letter Gothic"/>
          <w:b w:val="0"/>
        </w:rPr>
        <w:tab/>
        <w:t xml:space="preserve">% </w:t>
      </w:r>
      <w:r>
        <w:rPr>
          <w:rFonts w:ascii="Letter Gothic" w:hAnsi="Letter Gothic"/>
          <w:b w:val="0"/>
        </w:rPr>
        <w:t>report number of columns available</w:t>
      </w:r>
    </w:p>
    <w:p w:rsidR="0002640D" w:rsidRDefault="0002640D" w:rsidP="00721C1D">
      <w:r>
        <w:t>The full specification for this command, including the optional array and column count, is as follows:</w:t>
      </w:r>
    </w:p>
    <w:p w:rsidR="0002640D" w:rsidRPr="0002640D" w:rsidRDefault="0002640D" w:rsidP="0002640D">
      <w:pPr>
        <w:pStyle w:val="Codeexample"/>
        <w:rPr>
          <w:rFonts w:ascii="Letter Gothic" w:hAnsi="Letter Gothic"/>
          <w:b w:val="0"/>
        </w:rPr>
      </w:pPr>
      <w:r w:rsidRPr="0002640D">
        <w:rPr>
          <w:rFonts w:ascii="Letter Gothic" w:hAnsi="Letter Gothic"/>
          <w:b w:val="0"/>
        </w:rPr>
        <w:t>Sql.next &lt;done_lvar&gt;, &lt;cursor_nvar&gt; {, svar}... {, array$[] {, &lt;ncol_</w:t>
      </w:r>
      <w:r w:rsidR="00C94FA6">
        <w:rPr>
          <w:rFonts w:ascii="Letter Gothic" w:hAnsi="Letter Gothic"/>
          <w:b w:val="0"/>
        </w:rPr>
        <w:t>n</w:t>
      </w:r>
      <w:r w:rsidRPr="0002640D">
        <w:rPr>
          <w:rFonts w:ascii="Letter Gothic" w:hAnsi="Letter Gothic"/>
          <w:b w:val="0"/>
        </w:rPr>
        <w:t>var&gt;}}</w:t>
      </w:r>
    </w:p>
    <w:p w:rsidR="009558AD" w:rsidRDefault="003A4712" w:rsidP="005F4916">
      <w:pPr>
        <w:pStyle w:val="Heading3"/>
      </w:pPr>
      <w:bookmarkStart w:id="578" w:name="_Toc5236160"/>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578"/>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 xml:space="preserve">The formation of the Where string is exactly the same as described in the </w:t>
      </w:r>
      <w:r w:rsidR="005B73CF" w:rsidRPr="005B73CF">
        <w:rPr>
          <w:b/>
        </w:rPr>
        <w:t>S</w:t>
      </w:r>
      <w:r w:rsidRPr="005B73CF">
        <w:rPr>
          <w:b/>
        </w:rPr>
        <w:t>ql.query</w:t>
      </w:r>
      <w:r>
        <w:t xml:space="preserve">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579" w:name="_Toc523616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579"/>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tr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1968D3">
        <w:instrText>}</w:instrText>
      </w:r>
      <w:r w:rsidR="00D646E7">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w:t>
      </w:r>
      <w:r w:rsidR="00360E82">
        <w:t xml:space="preserve">a </w:t>
      </w:r>
      <w:r>
        <w:t>colon in this command conflicts with that feature</w:t>
      </w:r>
      <w:r w:rsidR="005B73CF">
        <w:t>.</w:t>
      </w:r>
      <w:r w:rsidR="001968D3">
        <w:t xml:space="preserve"> </w:t>
      </w:r>
      <w:r w:rsidR="005B73CF">
        <w:t>U</w:t>
      </w:r>
      <w:r w:rsidR="001968D3">
        <w:t>se caution when using both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580" w:name="_Toc5236162"/>
      <w:r w:rsidRPr="006C4174">
        <w:t>Sql.exec &lt;DB_</w:t>
      </w:r>
      <w:r w:rsidR="003B3008">
        <w:t>p</w:t>
      </w:r>
      <w:r w:rsidRPr="006C4174">
        <w:t>ointer_nvar&gt;, &lt;</w:t>
      </w:r>
      <w:r w:rsidR="003B3008">
        <w:t>c</w:t>
      </w:r>
      <w:r w:rsidRPr="006C4174">
        <w:t>ommand_sexp&gt;</w:t>
      </w:r>
      <w:bookmarkEnd w:id="580"/>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581" w:name="_Toc523616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581"/>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582" w:name="_Toc5236164"/>
      <w:r>
        <w:lastRenderedPageBreak/>
        <w:t>Graphics</w:t>
      </w:r>
      <w:bookmarkEnd w:id="582"/>
    </w:p>
    <w:p w:rsidR="009558AD" w:rsidRPr="009558AD" w:rsidRDefault="009558AD" w:rsidP="00EB1F62">
      <w:pPr>
        <w:pStyle w:val="Heading2"/>
      </w:pPr>
      <w:bookmarkStart w:id="583" w:name="_Toc5236165"/>
      <w:r>
        <w:t>Introduction</w:t>
      </w:r>
      <w:bookmarkEnd w:id="583"/>
    </w:p>
    <w:p w:rsidR="009558AD" w:rsidRDefault="009558AD" w:rsidP="005F4916">
      <w:pPr>
        <w:pStyle w:val="Heading3"/>
      </w:pPr>
      <w:bookmarkStart w:id="584" w:name="_Toc5236166"/>
      <w:r>
        <w:t>The Graphics Screen and Graphics Mode</w:t>
      </w:r>
      <w:bookmarkEnd w:id="584"/>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585" w:name="_Toc5236167"/>
      <w:r>
        <w:t>Display Lists</w:t>
      </w:r>
      <w:bookmarkEnd w:id="585"/>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lastRenderedPageBreak/>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586" w:name="_Toc5236168"/>
      <w:r>
        <w:t>Drawing Coordinates</w:t>
      </w:r>
      <w:bookmarkEnd w:id="586"/>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587" w:name="_Toc5236169"/>
      <w:r>
        <w:t>Drawing into Bitmaps</w:t>
      </w:r>
      <w:bookmarkEnd w:id="587"/>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588" w:name="_Toc5236170"/>
      <w:r>
        <w:t>Colors</w:t>
      </w:r>
      <w:bookmarkEnd w:id="588"/>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589" w:name="_Toc5236171"/>
      <w:r>
        <w:lastRenderedPageBreak/>
        <w:t>Paints</w:t>
      </w:r>
      <w:bookmarkEnd w:id="589"/>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590" w:name="_Toc5236172"/>
      <w:r>
        <w:lastRenderedPageBreak/>
        <w:t>Style</w:t>
      </w:r>
      <w:bookmarkEnd w:id="590"/>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lastRenderedPageBreak/>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591" w:name="_Toc5236173"/>
      <w:r>
        <w:t>Hardware-accelerated Graphics</w:t>
      </w:r>
      <w:bookmarkEnd w:id="591"/>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592" w:name="_Toc5236174"/>
      <w:r>
        <w:t xml:space="preserve">Graphics </w:t>
      </w:r>
      <w:r w:rsidR="005A5756">
        <w:t>Setup</w:t>
      </w:r>
      <w:r>
        <w:t xml:space="preserve"> Commands</w:t>
      </w:r>
      <w:bookmarkEnd w:id="592"/>
    </w:p>
    <w:p w:rsidR="009558AD" w:rsidRDefault="003A4712" w:rsidP="005F4916">
      <w:pPr>
        <w:pStyle w:val="Heading3"/>
      </w:pPr>
      <w:bookmarkStart w:id="593" w:name="_Toc5236175"/>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593"/>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594" w:name="_Toc5236176"/>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594"/>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4A2113">
      <w:pPr>
        <w:pStyle w:val="ListParagraph"/>
        <w:numPr>
          <w:ilvl w:val="0"/>
          <w:numId w:val="35"/>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4A2113">
      <w:pPr>
        <w:pStyle w:val="ListParagraph"/>
        <w:numPr>
          <w:ilvl w:val="0"/>
          <w:numId w:val="35"/>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w:t>
      </w:r>
      <w:r>
        <w:lastRenderedPageBreak/>
        <w:t xml:space="preserve">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EE7008" w:rsidRDefault="009558AD" w:rsidP="00EE7008">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r w:rsidR="00EE7008">
        <w:t>ed</w:t>
      </w:r>
      <w:r w:rsidR="004C7106">
        <w:t xml:space="preserve"> in detail in the "Style" sections, see above</w:t>
      </w:r>
      <w:r w:rsidR="007B4313">
        <w:t>.</w:t>
      </w:r>
      <w:r w:rsidR="00844811">
        <w:t xml:space="preserve"> The possible values for </w:t>
      </w:r>
      <w:r w:rsidR="009A441D">
        <w:t xml:space="preserve">&lt;style_nexp&gt; </w:t>
      </w:r>
      <w:r w:rsidR="00844811">
        <w:t>are</w:t>
      </w:r>
      <w:r w:rsidR="00EE7008">
        <w:t xml:space="preserve"> shown in this table</w:t>
      </w:r>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rsidTr="00EE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EE7008" w:rsidRDefault="00EE7008" w:rsidP="00EE7008">
            <w:pPr>
              <w:jc w:val="center"/>
            </w:pPr>
            <w:r>
              <w:t>Value</w:t>
            </w:r>
          </w:p>
        </w:tc>
        <w:tc>
          <w:tcPr>
            <w:tcW w:w="189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Meaning</w:t>
            </w:r>
          </w:p>
        </w:tc>
        <w:tc>
          <w:tcPr>
            <w:tcW w:w="666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Description</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0</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stroked (outlined), respecting the stroke-related fields on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1</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FILL</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ignoring all stroke-related settings in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2</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STROKE_AND_FILL</w:t>
            </w:r>
          </w:p>
        </w:tc>
        <w:tc>
          <w:tcPr>
            <w:tcW w:w="6660" w:type="dxa"/>
          </w:tcPr>
          <w:p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and stroked at the same time, respecting the stroke-related fields on the paint.</w:t>
            </w:r>
          </w:p>
        </w:tc>
      </w:tr>
    </w:tbl>
    <w:p w:rsidR="009558AD" w:rsidRDefault="009558AD" w:rsidP="004C7106">
      <w:pPr>
        <w:spacing w:after="0"/>
      </w:pPr>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595" w:name="_Toc5236177"/>
      <w:r>
        <w:lastRenderedPageBreak/>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595"/>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4A2113">
      <w:pPr>
        <w:pStyle w:val="ListParagraph"/>
        <w:numPr>
          <w:ilvl w:val="0"/>
          <w:numId w:val="36"/>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4A2113">
      <w:pPr>
        <w:pStyle w:val="ListParagraph"/>
        <w:numPr>
          <w:ilvl w:val="0"/>
          <w:numId w:val="36"/>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4A2113">
      <w:pPr>
        <w:pStyle w:val="ListParagraph"/>
        <w:numPr>
          <w:ilvl w:val="0"/>
          <w:numId w:val="36"/>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596" w:name="_Toc5236178"/>
      <w:r>
        <w:t>Gr.</w:t>
      </w:r>
      <w:r w:rsidR="00C260E1">
        <w:t>s</w:t>
      </w:r>
      <w:r w:rsidR="00B37AD8">
        <w:t xml:space="preserve">et.stroke </w:t>
      </w:r>
      <w:r w:rsidR="00BE7211">
        <w:t>{{</w:t>
      </w:r>
      <w:r w:rsidR="00B37AD8">
        <w:t>&lt;nexp&gt;</w:t>
      </w:r>
      <w:r w:rsidR="00BE7211">
        <w:t>}{,&lt;paint_nexp&gt;}}</w:t>
      </w:r>
      <w:bookmarkEnd w:id="596"/>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597" w:name="_Toc5236179"/>
      <w:r>
        <w:t>Gr.</w:t>
      </w:r>
      <w:r w:rsidR="009558AD">
        <w:t xml:space="preserve">orientation </w:t>
      </w:r>
      <w:r w:rsidR="009A10E6">
        <w:t>&lt;nexp&gt;</w:t>
      </w:r>
      <w:bookmarkEnd w:id="597"/>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rsidR="007E5C08" w:rsidRDefault="007E5C08" w:rsidP="00B6277C">
      <w:pPr>
        <w:pStyle w:val="ListParagraph"/>
      </w:pPr>
      <w:r>
        <w:t>-1 = Orientation depends upon the sensors.</w:t>
      </w:r>
    </w:p>
    <w:p w:rsidR="007E5C08" w:rsidRDefault="007E5C08" w:rsidP="00B6277C">
      <w:pPr>
        <w:pStyle w:val="ListParagraph"/>
      </w:pPr>
      <w:r>
        <w:t xml:space="preserve"> 0 = Orientation is forced to Landscape.</w:t>
      </w:r>
    </w:p>
    <w:p w:rsidR="007E5C08" w:rsidRDefault="007E5C08" w:rsidP="00B6277C">
      <w:pPr>
        <w:pStyle w:val="ListParagraph"/>
      </w:pPr>
      <w:r>
        <w:t xml:space="preserve"> 1 = Orientation is forced to Portrait.</w:t>
      </w:r>
    </w:p>
    <w:p w:rsidR="00B6277C" w:rsidRDefault="00B6277C" w:rsidP="00B6277C">
      <w:pPr>
        <w:pStyle w:val="ListParagraph"/>
      </w:pPr>
      <w:r>
        <w:t xml:space="preserve"> 2 = Orientation is forced to Reverse Landscape.</w:t>
      </w:r>
    </w:p>
    <w:p w:rsidR="00B6277C" w:rsidRDefault="00B6277C" w:rsidP="00B6277C">
      <w:pPr>
        <w:pStyle w:val="ListParagraph"/>
      </w:pPr>
      <w:r>
        <w:t xml:space="preserve"> 3 = Orientation is forced to Reverse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r w:rsidR="00B6277C">
        <w:t xml:space="preserve">or </w:t>
      </w:r>
      <w:r w:rsidR="00B6277C" w:rsidRPr="00B6277C">
        <w:rPr>
          <w:b/>
        </w:rPr>
        <w:t>Screen</w:t>
      </w:r>
      <w:r w:rsidR="00B6277C">
        <w:t xml:space="preserve"> </w:t>
      </w:r>
      <w:r w:rsidRPr="00B6277C">
        <w:t>command</w:t>
      </w:r>
      <w:r w:rsidR="00B6277C">
        <w:t>s</w:t>
      </w:r>
      <w:r>
        <w:t>.</w:t>
      </w:r>
    </w:p>
    <w:p w:rsidR="009E12C2" w:rsidRDefault="009E12C2" w:rsidP="009E12C2">
      <w:pPr>
        <w:pStyle w:val="Heading3"/>
      </w:pPr>
      <w:bookmarkStart w:id="598" w:name="_Toc5236180"/>
      <w:r>
        <w:t xml:space="preserve">Gr.statusbar </w:t>
      </w:r>
      <w:r w:rsidR="007E50DC">
        <w:t>{</w:t>
      </w:r>
      <w:r>
        <w:t>&lt;height_nvar&gt;</w:t>
      </w:r>
      <w:r w:rsidR="007E50DC">
        <w:t>}</w:t>
      </w:r>
      <w:r>
        <w:t xml:space="preserve"> {, showing_</w:t>
      </w:r>
      <w:r w:rsidR="004E15B1">
        <w:t>l</w:t>
      </w:r>
      <w:r>
        <w:t>var}</w:t>
      </w:r>
      <w:bookmarkEnd w:id="598"/>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599" w:name="_Toc5236181"/>
      <w:r>
        <w:lastRenderedPageBreak/>
        <w:t>Gr.</w:t>
      </w:r>
      <w:r w:rsidR="009B0614">
        <w:t>s</w:t>
      </w:r>
      <w:r w:rsidR="00AE3BB6">
        <w:t>tatus</w:t>
      </w:r>
      <w:r w:rsidR="009B0614">
        <w:t>b</w:t>
      </w:r>
      <w:r w:rsidR="00AE3BB6">
        <w:t>ar.</w:t>
      </w:r>
      <w:r w:rsidR="009B0614">
        <w:t>s</w:t>
      </w:r>
      <w:r w:rsidR="00AE3BB6">
        <w:t>how</w:t>
      </w:r>
      <w:r w:rsidR="00D70E1E">
        <w:t xml:space="preserve"> </w:t>
      </w:r>
      <w:r w:rsidR="00AE3BB6">
        <w:t>&lt;nexp&gt;</w:t>
      </w:r>
      <w:bookmarkEnd w:id="599"/>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600" w:name="_Toc5236182"/>
      <w:r>
        <w:t>Gr.</w:t>
      </w:r>
      <w:r w:rsidR="003E2113">
        <w:t>render</w:t>
      </w:r>
      <w:bookmarkEnd w:id="600"/>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601" w:name="_Toc5236183"/>
      <w:r>
        <w:t>Gr.</w:t>
      </w:r>
      <w:r w:rsidR="00714DB8">
        <w:t>screen width, height{, density }</w:t>
      </w:r>
      <w:bookmarkEnd w:id="601"/>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B22730" w:rsidP="00714DB8">
      <w:r>
        <w:t>If a</w:t>
      </w:r>
      <w:r w:rsidR="00714DB8">
        <w:t xml:space="preserve"> </w:t>
      </w:r>
      <w:r w:rsidR="004E15B1" w:rsidRPr="004E15B1">
        <w:rPr>
          <w:b/>
        </w:rPr>
        <w:t>G</w:t>
      </w:r>
      <w:r w:rsidR="00714DB8" w:rsidRPr="004E15B1">
        <w:rPr>
          <w:b/>
        </w:rPr>
        <w:t>r.orientation</w:t>
      </w:r>
      <w:r w:rsidR="00714DB8">
        <w:t xml:space="preserve"> command </w:t>
      </w:r>
      <w:r>
        <w:t>change</w:t>
      </w:r>
      <w:r w:rsidR="00714DB8">
        <w:t xml:space="preserve">s the </w:t>
      </w:r>
      <w:r>
        <w:t xml:space="preserve">orientation, the width and </w:t>
      </w:r>
      <w:r w:rsidR="00714DB8">
        <w:t xml:space="preserve">height </w:t>
      </w:r>
      <w:r>
        <w:t xml:space="preserve">values from a previous </w:t>
      </w:r>
      <w:r w:rsidRPr="00B22730">
        <w:rPr>
          <w:b/>
        </w:rPr>
        <w:t>Gr.screen</w:t>
      </w:r>
      <w:r>
        <w:t xml:space="preserve"> comm</w:t>
      </w:r>
      <w:r w:rsidR="00714DB8">
        <w:t xml:space="preserve">and </w:t>
      </w:r>
      <w:r>
        <w:t>are invalid</w:t>
      </w:r>
      <w:r w:rsidR="00626A98" w:rsidRPr="00626A98">
        <w:t>.</w:t>
      </w:r>
    </w:p>
    <w:p w:rsidR="001521CE" w:rsidRDefault="00B41427" w:rsidP="00714DB8">
      <w:r>
        <w:t>Android’s orientation-</w:t>
      </w:r>
      <w:r w:rsidR="001521CE">
        <w:t>change</w:t>
      </w:r>
      <w:r>
        <w:t xml:space="preserve"> animation</w:t>
      </w:r>
      <w:r w:rsidR="001521CE">
        <w:t xml:space="preserve"> take</w:t>
      </w:r>
      <w:r>
        <w:t>s</w:t>
      </w:r>
      <w:r w:rsidR="001521CE">
        <w:t xml:space="preserve"> time. You may need to</w:t>
      </w:r>
      <w:r w:rsidR="00B22730">
        <w:t xml:space="preserve"> wait for a</w:t>
      </w:r>
      <w:r w:rsidR="001521CE">
        <w:t xml:space="preserve"> second or so after </w:t>
      </w:r>
      <w:r w:rsidR="001521CE">
        <w:rPr>
          <w:b/>
        </w:rPr>
        <w:t>Gr.open</w:t>
      </w:r>
      <w:r w:rsidR="001521CE">
        <w:t xml:space="preserve"> or </w:t>
      </w:r>
      <w:r w:rsidR="001521CE">
        <w:rPr>
          <w:b/>
        </w:rPr>
        <w:t>Gr.orientation</w:t>
      </w:r>
      <w:r w:rsidR="001521CE">
        <w:t xml:space="preserve"> before executing </w:t>
      </w:r>
      <w:r w:rsidR="001521CE">
        <w:rPr>
          <w:b/>
        </w:rPr>
        <w:t>Gr.screen</w:t>
      </w:r>
      <w:r w:rsidR="001521CE">
        <w:t>, otherwise</w:t>
      </w:r>
      <w:r>
        <w:t xml:space="preserve"> the width and height</w:t>
      </w:r>
      <w:r w:rsidR="001521CE">
        <w:t xml:space="preserve"> </w:t>
      </w:r>
      <w:r>
        <w:t>values may be set before the orientation change is complete</w:t>
      </w:r>
      <w:r w:rsidR="001521CE">
        <w:t>.</w:t>
      </w:r>
    </w:p>
    <w:p w:rsidR="00F6493E" w:rsidRPr="00F6493E" w:rsidRDefault="00F6493E" w:rsidP="00714DB8">
      <w:r>
        <w:rPr>
          <w:b/>
        </w:rPr>
        <w:t>Gr.screen</w:t>
      </w:r>
      <w:r>
        <w:t xml:space="preserve"> returns a subset of the information returned by the newer </w:t>
      </w:r>
      <w:r>
        <w:rPr>
          <w:b/>
        </w:rPr>
        <w:t>Screen</w:t>
      </w:r>
      <w:r>
        <w:t xml:space="preserve"> command.</w:t>
      </w:r>
    </w:p>
    <w:p w:rsidR="00CD79D5" w:rsidRDefault="003A4712" w:rsidP="005F4916">
      <w:pPr>
        <w:pStyle w:val="Heading3"/>
      </w:pPr>
      <w:bookmarkStart w:id="602" w:name="_Toc5236184"/>
      <w:r>
        <w:t>Gr.</w:t>
      </w:r>
      <w:r w:rsidR="00CD79D5">
        <w:t>scale x_factor, y_factor</w:t>
      </w:r>
      <w:bookmarkEnd w:id="602"/>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603" w:name="_Toc5236185"/>
      <w:r>
        <w:t>Gr.</w:t>
      </w:r>
      <w:r w:rsidR="009558AD">
        <w:t>cls</w:t>
      </w:r>
      <w:bookmarkEnd w:id="603"/>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604" w:name="_Toc5236186"/>
      <w:r>
        <w:t>Gr.</w:t>
      </w:r>
      <w:r w:rsidR="009558AD">
        <w:t>close</w:t>
      </w:r>
      <w:bookmarkEnd w:id="604"/>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605" w:name="_Toc5236187"/>
      <w:r>
        <w:t>Gr.</w:t>
      </w:r>
      <w:r w:rsidR="009558AD">
        <w:t>front</w:t>
      </w:r>
      <w:r w:rsidR="0078615E">
        <w:t xml:space="preserve"> </w:t>
      </w:r>
      <w:r w:rsidR="009558AD">
        <w:t>flag</w:t>
      </w:r>
      <w:bookmarkEnd w:id="605"/>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606" w:name="_Toc5236188"/>
      <w:r>
        <w:t>Gr.</w:t>
      </w:r>
      <w:r w:rsidR="00330882">
        <w:t>brightness &lt;nexp&gt;</w:t>
      </w:r>
      <w:bookmarkEnd w:id="606"/>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607" w:name="_Toc5236189"/>
      <w:r>
        <w:t>Graphical Object Creation Commands</w:t>
      </w:r>
      <w:bookmarkEnd w:id="607"/>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w:t>
      </w:r>
      <w:r>
        <w:lastRenderedPageBreak/>
        <w:t xml:space="preserve">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608" w:name="_Gr.point_&lt;object_number_nvar&gt;,_x,"/>
      <w:bookmarkStart w:id="609" w:name="_Toc5236190"/>
      <w:bookmarkEnd w:id="608"/>
      <w:r>
        <w:t>Gr.point &lt;</w:t>
      </w:r>
      <w:r w:rsidR="003B3008">
        <w:t>o</w:t>
      </w:r>
      <w:r>
        <w:t>bj_nvar&gt;, x, y</w:t>
      </w:r>
      <w:bookmarkEnd w:id="609"/>
      <w:r w:rsidR="00520661">
        <w:fldChar w:fldCharType="begin"/>
      </w:r>
      <w:r>
        <w:instrText xml:space="preserve"> XE "</w:instrText>
      </w:r>
      <w:r w:rsidRPr="005D551A">
        <w:instrText>Gr.point &lt;</w:instrText>
      </w:r>
      <w:r w:rsidR="003B3008">
        <w:instrText>o</w:instrText>
      </w:r>
      <w:r w:rsidRPr="005D551A">
        <w:instrText>bj_nvar&gt;,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610" w:name="_Gr.line_&lt;object_number_nvar&gt;,_x1,"/>
      <w:bookmarkStart w:id="611" w:name="_Toc5236191"/>
      <w:bookmarkEnd w:id="610"/>
      <w:r>
        <w:t>Gr.</w:t>
      </w:r>
      <w:r w:rsidR="009558AD">
        <w:t xml:space="preserve">line </w:t>
      </w:r>
      <w:r w:rsidR="008A5D10">
        <w:t>&lt;</w:t>
      </w:r>
      <w:r w:rsidR="003B3008">
        <w:t>o</w:t>
      </w:r>
      <w:r w:rsidR="009558AD">
        <w:t>bj</w:t>
      </w:r>
      <w:r w:rsidR="008A5D10">
        <w:t>_nvar&gt;</w:t>
      </w:r>
      <w:r w:rsidR="009558AD">
        <w:t>, x1, y1, x2, y2</w:t>
      </w:r>
      <w:bookmarkEnd w:id="611"/>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612" w:name="_Gr.rect_&lt;object_number_nvar&gt;,_left,"/>
      <w:bookmarkStart w:id="613" w:name="_Toc5236192"/>
      <w:bookmarkEnd w:id="612"/>
      <w:r>
        <w:t>Gr.</w:t>
      </w:r>
      <w:r w:rsidR="009558AD">
        <w:t xml:space="preserve">rect </w:t>
      </w:r>
      <w:r w:rsidR="008A5D10">
        <w:t>&lt;</w:t>
      </w:r>
      <w:r w:rsidR="003B3008">
        <w:t>o</w:t>
      </w:r>
      <w:r w:rsidR="008A5D10">
        <w:t>b_nvar&gt;</w:t>
      </w:r>
      <w:r w:rsidR="009558AD">
        <w:t>, left, top, right, bottom</w:t>
      </w:r>
      <w:bookmarkEnd w:id="613"/>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614" w:name="_Gr.oval_&lt;object_number_nvar&gt;,_left,"/>
      <w:bookmarkStart w:id="615" w:name="_Toc5236193"/>
      <w:bookmarkEnd w:id="614"/>
      <w:r>
        <w:t>Gr.</w:t>
      </w:r>
      <w:r w:rsidR="009558AD">
        <w:t xml:space="preserve">oval </w:t>
      </w:r>
      <w:r w:rsidR="008A5D10">
        <w:t>&lt;</w:t>
      </w:r>
      <w:r w:rsidR="003B3008">
        <w:t>o</w:t>
      </w:r>
      <w:r w:rsidR="008A5D10">
        <w:t>bj_nvar&gt;</w:t>
      </w:r>
      <w:r w:rsidR="009558AD">
        <w:t>, left, top, right, bottom</w:t>
      </w:r>
      <w:bookmarkEnd w:id="615"/>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616" w:name="_Gr.arc_&lt;object_number_nvar&gt;,_left,"/>
      <w:bookmarkStart w:id="617" w:name="_Toc5236194"/>
      <w:bookmarkEnd w:id="616"/>
      <w:r>
        <w:lastRenderedPageBreak/>
        <w:t>Gr.</w:t>
      </w:r>
      <w:r w:rsidR="009558AD">
        <w:t xml:space="preserve">arc </w:t>
      </w:r>
      <w:r w:rsidR="008A5D10">
        <w:t>&lt;</w:t>
      </w:r>
      <w:r w:rsidR="003B3008">
        <w:t>o</w:t>
      </w:r>
      <w:r w:rsidR="008A5D10">
        <w:t>bj_nvar&gt;</w:t>
      </w:r>
      <w:r w:rsidR="009558AD">
        <w:t>, left, top, right, bottom, start_angle, sweep_angle, fill_mode</w:t>
      </w:r>
      <w:bookmarkEnd w:id="617"/>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618" w:name="_Gr.circle_&lt;object_number_nvar&gt;,_x,"/>
      <w:bookmarkStart w:id="619" w:name="_Toc5236195"/>
      <w:bookmarkEnd w:id="618"/>
      <w:r>
        <w:t>Gr.</w:t>
      </w:r>
      <w:r w:rsidR="009558AD">
        <w:t xml:space="preserve">circle </w:t>
      </w:r>
      <w:r w:rsidR="008A5D10">
        <w:t>&lt;</w:t>
      </w:r>
      <w:r w:rsidR="003B3008">
        <w:t>o</w:t>
      </w:r>
      <w:r w:rsidR="008A5D10">
        <w:t>bj_nvar&gt;</w:t>
      </w:r>
      <w:r w:rsidR="009558AD">
        <w:t>, x, y, radius</w:t>
      </w:r>
      <w:bookmarkEnd w:id="619"/>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620" w:name="_Gr.set.pixels_&lt;object_number_nvar&gt;,"/>
      <w:bookmarkStart w:id="621" w:name="_Toc5236196"/>
      <w:bookmarkEnd w:id="620"/>
      <w:r>
        <w:t>Gr.</w:t>
      </w:r>
      <w:r w:rsidR="00054246">
        <w:t xml:space="preserve">set.pixels </w:t>
      </w:r>
      <w:r w:rsidR="008A5D10">
        <w:t>&lt;</w:t>
      </w:r>
      <w:r w:rsidR="003B3008">
        <w:t>o</w:t>
      </w:r>
      <w:r w:rsidR="008A5D10">
        <w:t>bj_nvar&gt;</w:t>
      </w:r>
      <w:r w:rsidR="00054246">
        <w:t xml:space="preserve">, </w:t>
      </w:r>
      <w:r w:rsidR="003B3008">
        <w:t>p</w:t>
      </w:r>
      <w:r w:rsidR="00054246">
        <w:t>ixels</w:t>
      </w:r>
      <w:r w:rsidR="00087425">
        <w:t>[</w:t>
      </w:r>
      <w:r w:rsidR="00CE4035">
        <w:t>{&lt;start&gt;,&lt;length&gt;}</w:t>
      </w:r>
      <w:r w:rsidR="00087425">
        <w:t>] {,x,y}</w:t>
      </w:r>
      <w:bookmarkEnd w:id="621"/>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lastRenderedPageBreak/>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622" w:name="_Gr.poly_&lt;object_number_nvar&gt;,_list_"/>
      <w:bookmarkStart w:id="623" w:name="_Toc5236197"/>
      <w:bookmarkEnd w:id="622"/>
      <w:r>
        <w:t xml:space="preserve">Gr.poly </w:t>
      </w:r>
      <w:r w:rsidR="008A5D10">
        <w:t>&lt;</w:t>
      </w:r>
      <w:r w:rsidR="003B3008">
        <w:t>o</w:t>
      </w:r>
      <w:r w:rsidR="008A5D10">
        <w:t>bj_nvar&gt;</w:t>
      </w:r>
      <w:r>
        <w:t xml:space="preserve">, </w:t>
      </w:r>
      <w:r w:rsidR="003B3008">
        <w:t>l</w:t>
      </w:r>
      <w:r>
        <w:t>ist_pointer {,x</w:t>
      </w:r>
      <w:r w:rsidR="00C35C1F">
        <w:t>,</w:t>
      </w:r>
      <w:r w:rsidR="0034592D">
        <w:t xml:space="preserve"> </w:t>
      </w:r>
      <w:r>
        <w:t>y}</w:t>
      </w:r>
      <w:bookmarkEnd w:id="623"/>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r w:rsidR="00984C3C">
        <w:t xml:space="preserve"> </w:t>
      </w:r>
      <w:r w:rsidR="005A0B7B">
        <w:t>The &lt;obj</w:t>
      </w:r>
      <w:r w:rsidR="00984C3C">
        <w:t>_nvar&gt; returns the Object List object number for this polygon. This object will not be visible until the</w:t>
      </w:r>
      <w:r w:rsidR="00A27F24">
        <w:t xml:space="preserve"> next</w:t>
      </w:r>
      <w:r w:rsidR="00984C3C">
        <w:t xml:space="preserve"> </w:t>
      </w:r>
      <w:r w:rsidR="00A27F24">
        <w:rPr>
          <w:b/>
        </w:rPr>
        <w:t>Gr.render</w:t>
      </w:r>
      <w:r w:rsidR="00984C3C">
        <w:t>.</w:t>
      </w:r>
    </w:p>
    <w:p w:rsidR="00087425" w:rsidRDefault="00087425" w:rsidP="009608B4">
      <w:r>
        <w:t xml:space="preserve">The </w:t>
      </w:r>
      <w:r w:rsidR="003B3008">
        <w:t>l</w:t>
      </w:r>
      <w:r>
        <w:t xml:space="preserve">ist_pointer is </w:t>
      </w:r>
      <w:r w:rsidR="005A0B7B">
        <w:t>an expression that</w:t>
      </w:r>
      <w:r>
        <w:t xml:space="preserve"> point</w:t>
      </w:r>
      <w:r w:rsidR="005A0B7B">
        <w:t>s</w:t>
      </w:r>
      <w:r>
        <w:t xml:space="preserve"> to a List data structure. The list contains x,y coordinate pairs. The first coordinate</w:t>
      </w:r>
      <w:r w:rsidR="00874F49">
        <w:t xml:space="preserve"> pair</w:t>
      </w:r>
      <w:r>
        <w:t xml:space="preserve"> defines the point at which the polygon drawing start</w:t>
      </w:r>
      <w:r w:rsidR="009608B4">
        <w:t>s</w:t>
      </w:r>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r w:rsidR="009608B4">
        <w:t xml:space="preserve"> A</w:t>
      </w:r>
      <w:r>
        <w:t xml:space="preserve"> final line </w:t>
      </w:r>
      <w:r w:rsidR="00984C3C">
        <w:t xml:space="preserve">drawn </w:t>
      </w:r>
      <w:r>
        <w:t xml:space="preserve">from the last </w:t>
      </w:r>
      <w:r w:rsidR="00984C3C">
        <w:t>point back</w:t>
      </w:r>
      <w:r w:rsidR="00D161E9">
        <w:t xml:space="preserve"> to the first c</w:t>
      </w:r>
      <w:r w:rsidR="00984C3C">
        <w:t>l</w:t>
      </w:r>
      <w:r w:rsidR="00D161E9">
        <w:t>o</w:t>
      </w:r>
      <w:r w:rsidR="00984C3C">
        <w:t>ses</w:t>
      </w:r>
      <w:r w:rsidR="00D161E9">
        <w:t xml:space="preserve"> the polygon.</w:t>
      </w:r>
    </w:p>
    <w:p w:rsidR="00A27F24" w:rsidRDefault="00A27F24" w:rsidP="009608B4">
      <w:r>
        <w:t>If the optional x,y expression pair is present, the values will be added to each of the x and y coordinates of the list. This provides the ability to move the polygon array around the screen. The default x,y pair is 0,0. Negative values for x and y are valid.</w:t>
      </w:r>
    </w:p>
    <w:p w:rsidR="00796737" w:rsidRPr="00A27F24" w:rsidRDefault="00796737" w:rsidP="00874F49">
      <w:r>
        <w:t xml:space="preserve">The polygon line width, line color, alpha and fill </w:t>
      </w:r>
      <w:r w:rsidR="006235FE">
        <w:t>are</w:t>
      </w:r>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r w:rsidR="00A27F24">
        <w:t xml:space="preserve"> These attributes are owned by the </w:t>
      </w:r>
      <w:r w:rsidR="00A27F24">
        <w:rPr>
          <w:b/>
        </w:rPr>
        <w:t>poly</w:t>
      </w:r>
      <w:r w:rsidR="00A27F24">
        <w:t xml:space="preserve"> object, not by the list. If you use the same list in different </w:t>
      </w:r>
      <w:r w:rsidR="00A27F24">
        <w:rPr>
          <w:b/>
        </w:rPr>
        <w:t>Gr.poly</w:t>
      </w:r>
      <w:r w:rsidR="00A27F24">
        <w:t xml:space="preserve"> commands, the color, stroke, etc., may be different.</w:t>
      </w:r>
    </w:p>
    <w:p w:rsidR="00C37F71" w:rsidRDefault="006235FE" w:rsidP="00874F49">
      <w:r>
        <w:t xml:space="preserve">You can change the polygon (add, delete, or move points) by directly manipulating the list with </w:t>
      </w:r>
      <w:r>
        <w:rPr>
          <w:b/>
        </w:rPr>
        <w:t>List</w:t>
      </w:r>
      <w:r>
        <w:t xml:space="preserve"> commands. You can change to a different list of points using </w:t>
      </w:r>
      <w:r w:rsidRPr="005A0B7B">
        <w:rPr>
          <w:b/>
        </w:rPr>
        <w:t>Gr.Modify</w:t>
      </w:r>
      <w:r>
        <w:t xml:space="preserve"> with "list" as the tag parameter. Changes</w:t>
      </w:r>
      <w:r w:rsidR="005E44EA">
        <w:t xml:space="preserve"> are </w:t>
      </w:r>
      <w:r w:rsidR="00C37F71">
        <w:t xml:space="preserve">not visible until the </w:t>
      </w:r>
      <w:r w:rsidR="00C37F71" w:rsidRPr="00F94B03">
        <w:rPr>
          <w:b/>
        </w:rPr>
        <w:t>Gr.render</w:t>
      </w:r>
      <w:r w:rsidR="00C37F71">
        <w:t xml:space="preserve"> command is called.</w:t>
      </w:r>
    </w:p>
    <w:p w:rsidR="006235FE" w:rsidRPr="008727F1" w:rsidRDefault="006235FE" w:rsidP="00874F49">
      <w:r>
        <w:t xml:space="preserve">When you create a polygon with </w:t>
      </w:r>
      <w:r>
        <w:rPr>
          <w:b/>
        </w:rPr>
        <w:t>Gr.poly</w:t>
      </w:r>
      <w:r>
        <w:t xml:space="preserve"> or attach a new list with </w:t>
      </w:r>
      <w:r>
        <w:rPr>
          <w:b/>
        </w:rPr>
        <w:t>Gr.modify</w:t>
      </w:r>
      <w:r>
        <w:t xml:space="preserve">, the list must have an even number of values and at least two coordinate pairs (four values). These rules are enforced with </w:t>
      </w:r>
      <w:r w:rsidR="008727F1">
        <w:t xml:space="preserve">run-time errors. </w:t>
      </w:r>
      <w:r>
        <w:t>The rules can</w:t>
      </w:r>
      <w:r w:rsidR="008727F1">
        <w:t>no</w:t>
      </w:r>
      <w:r>
        <w:t xml:space="preserve">t be enforced when you modify the list with </w:t>
      </w:r>
      <w:r>
        <w:rPr>
          <w:b/>
        </w:rPr>
        <w:t>List</w:t>
      </w:r>
      <w:r>
        <w:t xml:space="preserve"> commands.</w:t>
      </w:r>
      <w:r w:rsidR="008727F1">
        <w:t xml:space="preserve"> Instead, if you have an odd number of coordinates, the last is ignored. If you have only one point, </w:t>
      </w:r>
      <w:r w:rsidR="008727F1">
        <w:rPr>
          <w:b/>
        </w:rPr>
        <w:t>Gr.render</w:t>
      </w:r>
      <w:r w:rsidR="008727F1">
        <w:t xml:space="preserve"> draws nothing.</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624" w:name="_Toc5236198"/>
      <w:r>
        <w:t>Groups</w:t>
      </w:r>
      <w:bookmarkEnd w:id="624"/>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lastRenderedPageBreak/>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rsidR="000E2C30" w:rsidRDefault="000E2C30" w:rsidP="000E2C30">
      <w:pPr>
        <w:pStyle w:val="Heading3"/>
      </w:pPr>
      <w:bookmarkStart w:id="625" w:name="_Gr.group_&lt;object_number_nvar&gt;,_{"/>
      <w:bookmarkStart w:id="626" w:name="_Toc5236199"/>
      <w:bookmarkEnd w:id="625"/>
      <w:r>
        <w:t>Gr.group &lt;object_number_nvar&gt;</w:t>
      </w:r>
      <w:r w:rsidR="00CB335A">
        <w:t>{, &lt;obj_nexp&gt;}...</w:t>
      </w:r>
      <w:bookmarkEnd w:id="626"/>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627" w:name="_Toc5236200"/>
      <w:r>
        <w:t>Gr.group.list &lt;object_number_nvar&gt;, &lt;list_ptr_nexp&gt;</w:t>
      </w:r>
      <w:bookmarkEnd w:id="627"/>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lastRenderedPageBreak/>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628" w:name="_Toc5236201"/>
      <w:r>
        <w:t>Gr.group.getDL &lt;object_number_nvar&gt;</w:t>
      </w:r>
      <w:bookmarkEnd w:id="628"/>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629" w:name="_Toc5236202"/>
      <w:r>
        <w:t>Gr.group.newDL &lt;object_number_nvar&gt;</w:t>
      </w:r>
      <w:bookmarkEnd w:id="629"/>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630" w:name="_Toc5236203"/>
      <w:r>
        <w:t>Hide and Show Commands</w:t>
      </w:r>
      <w:bookmarkEnd w:id="630"/>
    </w:p>
    <w:p w:rsidR="009558AD" w:rsidRDefault="003A4712" w:rsidP="005F4916">
      <w:pPr>
        <w:pStyle w:val="Heading3"/>
      </w:pPr>
      <w:bookmarkStart w:id="631" w:name="_Toc5236204"/>
      <w:r>
        <w:t>Gr.</w:t>
      </w:r>
      <w:r w:rsidR="009558AD">
        <w:t xml:space="preserve">hide </w:t>
      </w:r>
      <w:r w:rsidR="003B3008">
        <w:t>&lt;o</w:t>
      </w:r>
      <w:r w:rsidR="009558AD">
        <w:t>bject_number</w:t>
      </w:r>
      <w:r w:rsidR="003B3008">
        <w:t>_n</w:t>
      </w:r>
      <w:r w:rsidR="00324ED6">
        <w:t>exp</w:t>
      </w:r>
      <w:r w:rsidR="003B3008">
        <w:t>&gt;</w:t>
      </w:r>
      <w:bookmarkEnd w:id="631"/>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632" w:name="_Toc5236205"/>
      <w:r>
        <w:t>Gr.</w:t>
      </w:r>
      <w:r w:rsidR="009558AD">
        <w:t xml:space="preserve">show </w:t>
      </w:r>
      <w:r w:rsidR="003B3008">
        <w:t>&lt;o</w:t>
      </w:r>
      <w:r w:rsidR="009558AD">
        <w:t>bject_number</w:t>
      </w:r>
      <w:r w:rsidR="003B3008">
        <w:t>_n</w:t>
      </w:r>
      <w:r w:rsidR="00324ED6">
        <w:t>exp</w:t>
      </w:r>
      <w:r w:rsidR="003B3008">
        <w:t>&gt;</w:t>
      </w:r>
      <w:bookmarkEnd w:id="632"/>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633" w:name="_Toc5236206"/>
      <w:r>
        <w:t>Gr.show.toggle &lt;object_number_nexp&gt;</w:t>
      </w:r>
      <w:bookmarkEnd w:id="633"/>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634" w:name="_Toc5236207"/>
      <w:r>
        <w:t>Touch Query Commands</w:t>
      </w:r>
      <w:bookmarkEnd w:id="63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635" w:name="_Toc5236208"/>
      <w:r>
        <w:lastRenderedPageBreak/>
        <w:t>Gr.</w:t>
      </w:r>
      <w:r w:rsidR="009558AD">
        <w:t xml:space="preserve">touch </w:t>
      </w:r>
      <w:r w:rsidR="003B3008">
        <w:t>t</w:t>
      </w:r>
      <w:r w:rsidR="009558AD">
        <w:t>ouched, x, y</w:t>
      </w:r>
      <w:bookmarkEnd w:id="63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636" w:name="_Toc5236209"/>
      <w:r>
        <w:t>Gr.</w:t>
      </w:r>
      <w:r w:rsidR="009558AD">
        <w:t xml:space="preserve">bounded.touch </w:t>
      </w:r>
      <w:r w:rsidR="003B3008">
        <w:t>t</w:t>
      </w:r>
      <w:r w:rsidR="009558AD">
        <w:t>ouched, left, top, right, bottom</w:t>
      </w:r>
      <w:bookmarkEnd w:id="636"/>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637" w:name="_Toc5236210"/>
      <w:r>
        <w:t>Gr.</w:t>
      </w:r>
      <w:r w:rsidR="00345956">
        <w:t>touch2 touched, x, y</w:t>
      </w:r>
      <w:bookmarkEnd w:id="637"/>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638" w:name="_Toc5236211"/>
      <w:r>
        <w:t>Gr.</w:t>
      </w:r>
      <w:r w:rsidR="00345956">
        <w:t>bounded.touch2 touched, left, top, right, bottom</w:t>
      </w:r>
      <w:bookmarkEnd w:id="638"/>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639" w:name="_Toc5236212"/>
      <w:r>
        <w:lastRenderedPageBreak/>
        <w:t>O</w:t>
      </w:r>
      <w:r w:rsidR="00725691">
        <w:t>nG</w:t>
      </w:r>
      <w:r w:rsidR="001B1CBE">
        <w:t>r</w:t>
      </w:r>
      <w:r w:rsidR="00725691">
        <w:t>Touch</w:t>
      </w:r>
      <w:r w:rsidR="00583B62">
        <w:t>:</w:t>
      </w:r>
      <w:bookmarkEnd w:id="639"/>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w:t>
      </w:r>
      <w:r w:rsidR="00A542CB">
        <w:t>nterrupt</w:t>
      </w:r>
      <w:r>
        <w:t xml:space="preserve"> label </w:t>
      </w:r>
      <w:r w:rsidR="00A542CB">
        <w:t>that traps any</w:t>
      </w:r>
      <w:r>
        <w:t xml:space="preserve"> touch</w:t>
      </w:r>
      <w:r w:rsidR="00A542CB">
        <w:t xml:space="preserve"> on</w:t>
      </w:r>
      <w:r>
        <w:t xml:space="preserve"> the </w:t>
      </w:r>
      <w:r w:rsidR="00A542CB">
        <w:t xml:space="preserve">Graphics </w:t>
      </w:r>
      <w:r>
        <w:t>screen</w:t>
      </w:r>
      <w:r w:rsidR="00A542CB">
        <w:t xml:space="preserve"> (see "Interrupt Labels")</w:t>
      </w:r>
      <w:r>
        <w:t xml:space="preserve">. </w:t>
      </w:r>
      <w:r w:rsidR="00A542CB">
        <w:t>BASIC! e</w:t>
      </w:r>
      <w:r>
        <w:t>xecut</w:t>
      </w:r>
      <w:r w:rsidR="00A542CB">
        <w:t>es</w:t>
      </w:r>
      <w:r w:rsidR="00725691">
        <w:t xml:space="preserve"> the statement</w:t>
      </w:r>
      <w:r w:rsidR="00A542CB">
        <w:t>s</w:t>
      </w:r>
      <w:r>
        <w:t xml:space="preserve"> following th</w:t>
      </w:r>
      <w:r w:rsidR="00A542CB">
        <w:t>e</w:t>
      </w:r>
      <w:r>
        <w:t xml:space="preserve"> </w:t>
      </w:r>
      <w:r w:rsidR="00A542CB">
        <w:rPr>
          <w:b/>
        </w:rPr>
        <w:t>OnGrTouch:</w:t>
      </w:r>
      <w:r w:rsidR="00A542CB">
        <w:t xml:space="preserve"> </w:t>
      </w:r>
      <w:r>
        <w:t>label</w:t>
      </w:r>
      <w:r w:rsidR="00A542CB">
        <w:t xml:space="preserve"> until it reaches a </w:t>
      </w:r>
      <w:r w:rsidR="00A542CB">
        <w:rPr>
          <w:b/>
        </w:rPr>
        <w:t>Gr.onGrTouch.resume</w:t>
      </w:r>
      <w:r>
        <w:t xml:space="preserve"> command.</w:t>
      </w:r>
    </w:p>
    <w:p w:rsidR="00A542CB" w:rsidRDefault="00A542CB" w:rsidP="00345956">
      <w:r>
        <w:t xml:space="preserve">To detect touches on the Output Console (not in Graphics mode), use </w:t>
      </w:r>
      <w:r w:rsidRPr="00CA1113">
        <w:rPr>
          <w:b/>
        </w:rPr>
        <w:t>O</w:t>
      </w:r>
      <w:r>
        <w:rPr>
          <w:b/>
        </w:rPr>
        <w:t>nConsole</w:t>
      </w:r>
      <w:r w:rsidRPr="00CA1113">
        <w:rPr>
          <w:b/>
        </w:rPr>
        <w:t>Touch:</w:t>
      </w:r>
      <w:r>
        <w:t>.</w:t>
      </w:r>
    </w:p>
    <w:p w:rsidR="00583B62" w:rsidRPr="00970C8A" w:rsidRDefault="003A4712" w:rsidP="005F4916">
      <w:pPr>
        <w:pStyle w:val="Heading3"/>
      </w:pPr>
      <w:bookmarkStart w:id="640" w:name="_Toc5236213"/>
      <w:r>
        <w:t>Gr.</w:t>
      </w:r>
      <w:r w:rsidR="00583B62" w:rsidRPr="00970C8A">
        <w:t>on</w:t>
      </w:r>
      <w:r w:rsidR="005C7965" w:rsidRPr="00970C8A">
        <w:t>G</w:t>
      </w:r>
      <w:r w:rsidR="001B1CBE">
        <w:t>r</w:t>
      </w:r>
      <w:r w:rsidR="00583B62" w:rsidRPr="00970C8A">
        <w:t>Touch.</w:t>
      </w:r>
      <w:r w:rsidR="003B3008">
        <w:t>r</w:t>
      </w:r>
      <w:r w:rsidR="00583B62" w:rsidRPr="00970C8A">
        <w:t>esume</w:t>
      </w:r>
      <w:bookmarkEnd w:id="640"/>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 xml:space="preserve">Resumes execution </w:t>
      </w:r>
      <w:r w:rsidR="00A542CB">
        <w:t>at the point in</w:t>
      </w:r>
      <w:r>
        <w:t xml:space="preserve"> the </w:t>
      </w:r>
      <w:r w:rsidR="00A542CB">
        <w:t xml:space="preserve">BASIC! </w:t>
      </w:r>
      <w:r>
        <w:t xml:space="preserve">program where the </w:t>
      </w:r>
      <w:r w:rsidR="00603024">
        <w:rPr>
          <w:b/>
        </w:rPr>
        <w:t>OnGrTouch:</w:t>
      </w:r>
      <w:r>
        <w:t xml:space="preserve"> interrupt occurred.</w:t>
      </w:r>
    </w:p>
    <w:p w:rsidR="009558AD" w:rsidRDefault="009558AD" w:rsidP="00EB1F62">
      <w:pPr>
        <w:pStyle w:val="Heading2"/>
      </w:pPr>
      <w:bookmarkStart w:id="641" w:name="_Toc5236214"/>
      <w:r>
        <w:t>Text Commands</w:t>
      </w:r>
      <w:bookmarkEnd w:id="641"/>
    </w:p>
    <w:p w:rsidR="001E075B" w:rsidRPr="001E075B" w:rsidRDefault="0099257D" w:rsidP="001E075B">
      <w:pPr>
        <w:pStyle w:val="Heading3"/>
      </w:pPr>
      <w:bookmarkStart w:id="642" w:name="_Toc5236215"/>
      <w:r>
        <w:t>Overview</w:t>
      </w:r>
      <w:bookmarkEnd w:id="642"/>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r w:rsidR="000B5F88">
        <w:t>in</w:t>
      </w:r>
      <w:r w:rsidR="00BE7211">
        <w:t xml:space="preserve">g the Paint pointer, see "Paints </w:t>
      </w:r>
      <w:r w:rsidR="00BE7211">
        <w:rPr>
          <w:i/>
        </w:rPr>
        <w:t>Advanced Usage</w:t>
      </w:r>
      <w:r w:rsidR="00BE7211">
        <w:t>", above.</w:t>
      </w:r>
    </w:p>
    <w:p w:rsidR="000B3E10" w:rsidRDefault="005B004F" w:rsidP="00551B4F">
      <w:r w:rsidRPr="005B004F">
        <w:rPr>
          <w:b/>
        </w:rPr>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rsidR="009558AD" w:rsidRDefault="003A4712" w:rsidP="005F4916">
      <w:pPr>
        <w:pStyle w:val="Heading3"/>
      </w:pPr>
      <w:bookmarkStart w:id="643" w:name="_Toc5236216"/>
      <w:r>
        <w:t>Gr.</w:t>
      </w:r>
      <w:r w:rsidR="009558AD">
        <w:t xml:space="preserve">text.align </w:t>
      </w:r>
      <w:r w:rsidR="003F1245">
        <w:t>{{&lt;</w:t>
      </w:r>
      <w:r w:rsidR="009558AD">
        <w:t>type</w:t>
      </w:r>
      <w:r w:rsidR="003F1245">
        <w:t>_nexp&gt;}{,&lt;paint_nexp&gt;}}</w:t>
      </w:r>
      <w:bookmarkEnd w:id="643"/>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44" w:name="_Toc5236217"/>
      <w:r>
        <w:t>Gr.text.bold {{&lt;lexp&gt;}{,&lt;paint_nexp&gt;}}</w:t>
      </w:r>
      <w:bookmarkEnd w:id="644"/>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4A2113">
      <w:pPr>
        <w:pStyle w:val="ListParagraph"/>
        <w:numPr>
          <w:ilvl w:val="0"/>
          <w:numId w:val="36"/>
        </w:numPr>
      </w:pPr>
      <w:r>
        <w:t xml:space="preserve">If the value of the bold parameter </w:t>
      </w:r>
      <w:r w:rsidRPr="006E6122">
        <w:t>&lt;</w:t>
      </w:r>
      <w:r>
        <w:t>l</w:t>
      </w:r>
      <w:r w:rsidRPr="006E6122">
        <w:t>exp&gt;</w:t>
      </w:r>
      <w:r>
        <w:t xml:space="preserve"> is false (0), text bold is turned off.</w:t>
      </w:r>
    </w:p>
    <w:p w:rsidR="001E075B" w:rsidRDefault="001E075B" w:rsidP="004A2113">
      <w:pPr>
        <w:pStyle w:val="ListParagraph"/>
        <w:numPr>
          <w:ilvl w:val="0"/>
          <w:numId w:val="36"/>
        </w:numPr>
      </w:pPr>
      <w:r>
        <w:t>If the parameter value is true (not zero), makes text appear bold.</w:t>
      </w:r>
    </w:p>
    <w:p w:rsidR="001E075B" w:rsidRDefault="001E075B" w:rsidP="004A2113">
      <w:pPr>
        <w:pStyle w:val="ListParagraph"/>
        <w:numPr>
          <w:ilvl w:val="0"/>
          <w:numId w:val="36"/>
        </w:numPr>
      </w:pPr>
      <w:r>
        <w:t>If the parameter is omitted, the bold setting is toggled.</w:t>
      </w:r>
    </w:p>
    <w:p w:rsidR="001E075B" w:rsidRDefault="001E075B" w:rsidP="001E075B">
      <w:r>
        <w:t>If the color fill parameter is 0, only the outline of the bold text will be shown. If fill &lt;&gt;0, the text outline will be filled.</w:t>
      </w:r>
    </w:p>
    <w:p w:rsidR="001E075B" w:rsidRDefault="001E075B" w:rsidP="001E075B">
      <w:r>
        <w:lastRenderedPageBreak/>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645" w:name="_Toc5236218"/>
      <w:r>
        <w:t>Gr.</w:t>
      </w:r>
      <w:r w:rsidR="009558AD">
        <w:t xml:space="preserve">text.size </w:t>
      </w:r>
      <w:r w:rsidR="003F1245">
        <w:t>{{</w:t>
      </w:r>
      <w:r w:rsidR="00DB0B71">
        <w:t>&lt;</w:t>
      </w:r>
      <w:r w:rsidR="003F1245">
        <w:t>size_</w:t>
      </w:r>
      <w:r w:rsidR="00DB0B71">
        <w:t>nexp&gt;</w:t>
      </w:r>
      <w:r w:rsidR="003F1245">
        <w:t>}{,&lt;paint_nexp&gt;}}</w:t>
      </w:r>
      <w:bookmarkEnd w:id="645"/>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46" w:name="_Toc5236219"/>
      <w:r>
        <w:t>Gr.text.skew {{&lt;skew_nexp&gt;}{,&lt;paint_nexp&gt;}}</w:t>
      </w:r>
      <w:bookmarkEnd w:id="646"/>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47" w:name="_Toc5236220"/>
      <w:r>
        <w:t xml:space="preserve">Gr.text.strike </w:t>
      </w:r>
      <w:r w:rsidR="009779F1">
        <w:t>{{</w:t>
      </w:r>
      <w:r>
        <w:t>&lt;lexp&gt;</w:t>
      </w:r>
      <w:r w:rsidR="009779F1">
        <w:t>}{,&lt;paint_nexp&gt;}}</w:t>
      </w:r>
      <w:bookmarkEnd w:id="647"/>
      <w:r>
        <w:fldChar w:fldCharType="begin"/>
      </w:r>
      <w:r>
        <w:instrText xml:space="preserve"> XE "</w:instrText>
      </w:r>
      <w:r w:rsidRPr="0064206A">
        <w:instrText xml:space="preserve">Gr.text.strike </w:instrText>
      </w:r>
      <w:r w:rsidR="009779F1">
        <w:instrText>{{</w:instrText>
      </w:r>
      <w:r w:rsidRPr="0064206A">
        <w:instrText>&lt;lexp&gt;</w:instrText>
      </w:r>
      <w:r w:rsidR="009779F1">
        <w:instrText>}{,&lt;paint_nexp&gt;}}</w:instrText>
      </w:r>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4A2113">
      <w:pPr>
        <w:pStyle w:val="ListParagraph"/>
        <w:numPr>
          <w:ilvl w:val="0"/>
          <w:numId w:val="36"/>
        </w:numPr>
      </w:pPr>
      <w:r>
        <w:t xml:space="preserve">If the value of the </w:t>
      </w:r>
      <w:r w:rsidR="009779F1">
        <w:t>strike</w:t>
      </w:r>
      <w:r>
        <w:t xml:space="preserve"> parameter </w:t>
      </w:r>
      <w:r w:rsidRPr="006E6122">
        <w:t>&lt;</w:t>
      </w:r>
      <w:r>
        <w:t>l</w:t>
      </w:r>
      <w:r w:rsidRPr="006E6122">
        <w:t>exp&gt;</w:t>
      </w:r>
      <w:r>
        <w:t xml:space="preserve"> is false (0), text strike is turned off.</w:t>
      </w:r>
    </w:p>
    <w:p w:rsidR="001E075B" w:rsidRDefault="001E075B" w:rsidP="004A2113">
      <w:pPr>
        <w:pStyle w:val="ListParagraph"/>
        <w:numPr>
          <w:ilvl w:val="0"/>
          <w:numId w:val="36"/>
        </w:numPr>
      </w:pPr>
      <w:r>
        <w:t>If the parameter value is true (not zero), text will be drawn with a strike-through line.</w:t>
      </w:r>
    </w:p>
    <w:p w:rsidR="001E075B" w:rsidRDefault="001E075B" w:rsidP="004A2113">
      <w:pPr>
        <w:pStyle w:val="ListParagraph"/>
        <w:numPr>
          <w:ilvl w:val="0"/>
          <w:numId w:val="36"/>
        </w:numPr>
      </w:pPr>
      <w:r>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48" w:name="_Toc5236221"/>
      <w:r>
        <w:t xml:space="preserve">Gr.text.underline </w:t>
      </w:r>
      <w:r w:rsidR="009779F1">
        <w:t>{{</w:t>
      </w:r>
      <w:r>
        <w:t>&lt;lexp&gt;</w:t>
      </w:r>
      <w:r w:rsidR="009779F1">
        <w:t>}{,&lt;paint_nexp&gt;}}</w:t>
      </w:r>
      <w:bookmarkEnd w:id="648"/>
      <w:r>
        <w:fldChar w:fldCharType="begin"/>
      </w:r>
      <w:r>
        <w:instrText xml:space="preserve"> XE "</w:instrText>
      </w:r>
      <w:r w:rsidRPr="004165CB">
        <w:instrText xml:space="preserve">Gr.text.underline </w:instrText>
      </w:r>
      <w:r w:rsidR="009779F1">
        <w:instrText>{{</w:instrText>
      </w:r>
      <w:r w:rsidRPr="004165CB">
        <w:instrText>&lt;lexp&gt;</w:instrText>
      </w:r>
      <w:r w:rsidR="009779F1">
        <w:instrText>}{</w:instrText>
      </w:r>
      <w:r w:rsidR="00EB5FC6">
        <w:instrText>,</w:instrText>
      </w:r>
      <w:r w:rsidR="009779F1">
        <w:instrText>&lt;paint_nexp&gt;}}</w:instrText>
      </w:r>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4A2113">
      <w:pPr>
        <w:pStyle w:val="ListParagraph"/>
        <w:numPr>
          <w:ilvl w:val="0"/>
          <w:numId w:val="36"/>
        </w:numPr>
      </w:pPr>
      <w:r>
        <w:t xml:space="preserve">If the value of the </w:t>
      </w:r>
      <w:r w:rsidR="009779F1">
        <w:t>underline</w:t>
      </w:r>
      <w:r>
        <w:t xml:space="preserve"> parameter </w:t>
      </w:r>
      <w:r w:rsidRPr="006E6122">
        <w:t>&lt;</w:t>
      </w:r>
      <w:r>
        <w:t>l</w:t>
      </w:r>
      <w:r w:rsidRPr="006E6122">
        <w:t>exp&gt;</w:t>
      </w:r>
      <w:r>
        <w:t xml:space="preserve"> is false (0), text underlining is turned off.</w:t>
      </w:r>
    </w:p>
    <w:p w:rsidR="001E075B" w:rsidRDefault="001E075B" w:rsidP="004A2113">
      <w:pPr>
        <w:pStyle w:val="ListParagraph"/>
        <w:numPr>
          <w:ilvl w:val="0"/>
          <w:numId w:val="36"/>
        </w:numPr>
      </w:pPr>
      <w:r>
        <w:t>If the parameter value is true (not zero), drawn text will be underlined.</w:t>
      </w:r>
    </w:p>
    <w:p w:rsidR="001E075B" w:rsidRDefault="001E075B" w:rsidP="004A2113">
      <w:pPr>
        <w:pStyle w:val="ListParagraph"/>
        <w:numPr>
          <w:ilvl w:val="0"/>
          <w:numId w:val="36"/>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49" w:name="_Toc5236222"/>
      <w:r>
        <w:t>Gr.text.setfont {{&lt;font_ptr_nexp&gt;|&lt;font_family_sexp&gt;} {, &lt;style_sexp&gt;} {,&lt;paint_nexp&gt;}}</w:t>
      </w:r>
      <w:bookmarkEnd w:id="649"/>
      <w:r>
        <w:fldChar w:fldCharType="begin"/>
      </w:r>
      <w:r>
        <w:instrText xml:space="preserve"> XE "Gr.text.setfont</w:instrText>
      </w:r>
      <w:r w:rsidRPr="00B35654">
        <w:instrText xml:space="preserve"> </w:instrText>
      </w:r>
      <w:r>
        <w:instrText>{{&lt;font_ptr_nexp&gt;|&lt;font_family_sexp&gt;} {, &lt;style_sexp&gt;} {,&lt;paint_nexp</w:instrText>
      </w:r>
      <w:r w:rsidR="00EB5FC6">
        <w:instrText>&gt;</w:instrText>
      </w:r>
      <w:r>
        <w:instrText xml:space="preserve">}}"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lastRenderedPageBreak/>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650" w:name="_Toc5236223"/>
      <w:r>
        <w:t>Gr.text.typeface {{&lt;font_nexp&gt;} {, &lt;style_nexp&gt;} {,&lt;paint_nexp&gt;}}</w:t>
      </w:r>
      <w:bookmarkEnd w:id="650"/>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lastRenderedPageBreak/>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651" w:name="_Toc5236224"/>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651"/>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In typeface terminology, it is the "as</w:t>
      </w:r>
      <w:r w:rsidR="008A53F5">
        <w:t>c</w:t>
      </w:r>
      <w:r w:rsidR="00182ADD">
        <w:t xml:space="preserve">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652" w:name="_Toc5236225"/>
      <w:r>
        <w:t>Gr.</w:t>
      </w:r>
      <w:r w:rsidR="004118E1" w:rsidRPr="00D173FA">
        <w:t>text.width &lt;nvar&gt;, &lt;exp&gt;</w:t>
      </w:r>
      <w:bookmarkEnd w:id="652"/>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E844BA">
      <w:r>
        <w:t xml:space="preserve">Returns the pixel width of </w:t>
      </w:r>
      <w:r w:rsidR="000B5F88">
        <w:t xml:space="preserve">a string (from </w:t>
      </w:r>
      <w:r>
        <w:t>&lt;exp&gt;</w:t>
      </w:r>
      <w:r w:rsidR="000B5F88">
        <w:t>)</w:t>
      </w:r>
      <w:r>
        <w:t xml:space="preserve"> in</w:t>
      </w:r>
      <w:r w:rsidR="000B5F88">
        <w:t xml:space="preserve"> the variable</w:t>
      </w:r>
      <w:r>
        <w:t xml:space="preserve"> &lt;nvar&gt;</w:t>
      </w:r>
      <w:r w:rsidR="00E844BA">
        <w:t>.</w:t>
      </w:r>
    </w:p>
    <w:p w:rsidR="004118E1" w:rsidRDefault="00AD2AA1" w:rsidP="004A2113">
      <w:pPr>
        <w:pStyle w:val="ListParagraph"/>
        <w:numPr>
          <w:ilvl w:val="0"/>
          <w:numId w:val="38"/>
        </w:numPr>
      </w:pPr>
      <w:r>
        <w:lastRenderedPageBreak/>
        <w:t xml:space="preserve">If the parameter &lt;exp&gt; is a string expression, </w:t>
      </w:r>
      <w:r w:rsidR="004A22D7">
        <w:t>the return value is</w:t>
      </w:r>
      <w:r>
        <w:t xml:space="preserve"> the width of the string as if it </w:t>
      </w:r>
      <w:r w:rsidR="004A22D7">
        <w:t>were</w:t>
      </w:r>
      <w:r>
        <w:t xml:space="preserve"> d</w:t>
      </w:r>
      <w:r w:rsidR="007213D6">
        <w:t>isplayed</w:t>
      </w:r>
      <w:r>
        <w:t xml:space="preserve"> on the screen</w:t>
      </w:r>
      <w:r w:rsidR="004118E1">
        <w:t xml:space="preserve"> </w:t>
      </w:r>
      <w:r w:rsidR="00836B38">
        <w:t xml:space="preserve">using </w:t>
      </w:r>
      <w:r w:rsidR="004118E1">
        <w:t>the latest</w:t>
      </w:r>
      <w:r w:rsidR="00574AD1">
        <w:t xml:space="preserve"> </w:t>
      </w:r>
      <w:r w:rsidR="00836B38">
        <w:t>text attribute settings</w:t>
      </w:r>
      <w:r w:rsidR="00381E69">
        <w:t xml:space="preserve">: the typeface, size, and style as set by the </w:t>
      </w:r>
      <w:r w:rsidR="00381E69" w:rsidRPr="00BD6D8B">
        <w:rPr>
          <w:b/>
        </w:rPr>
        <w:t>Gr.text.*</w:t>
      </w:r>
      <w:r w:rsidR="00381E69">
        <w:t xml:space="preserve"> commands (or default values if you did not set them)</w:t>
      </w:r>
      <w:r w:rsidR="004118E1">
        <w:t>.</w:t>
      </w:r>
    </w:p>
    <w:p w:rsidR="00AD2AA1" w:rsidRDefault="00AD2AA1" w:rsidP="004A2113">
      <w:pPr>
        <w:pStyle w:val="ListParagraph"/>
        <w:numPr>
          <w:ilvl w:val="0"/>
          <w:numId w:val="38"/>
        </w:numPr>
      </w:pPr>
      <w:r>
        <w:t xml:space="preserve">If the parameter &lt;exp&gt; is a numeric </w:t>
      </w:r>
      <w:r w:rsidRPr="00381E69">
        <w:t>expression</w:t>
      </w:r>
      <w:r>
        <w:t xml:space="preserve">, </w:t>
      </w:r>
      <w:r w:rsidR="004A22D7">
        <w:t xml:space="preserve">its value </w:t>
      </w:r>
      <w:r w:rsidR="00836B38">
        <w:t>must be</w:t>
      </w:r>
      <w:r>
        <w:t xml:space="preserve"> a </w:t>
      </w:r>
      <w:r w:rsidR="00836B38">
        <w:t>text</w:t>
      </w:r>
      <w:r>
        <w:t xml:space="preserve"> object </w:t>
      </w:r>
      <w:r w:rsidR="000B3E10">
        <w:t>number</w:t>
      </w:r>
      <w:r w:rsidR="00836B38">
        <w:t xml:space="preserve"> from </w:t>
      </w:r>
      <w:r w:rsidR="00836B38" w:rsidRPr="00381E69">
        <w:rPr>
          <w:b/>
        </w:rPr>
        <w:t>Gr.text.draw</w:t>
      </w:r>
      <w:r w:rsidR="00836B38">
        <w:t>, or you will get a run-time error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r w:rsidR="00836B38">
        <w:t xml:space="preserve">it would be </w:t>
      </w:r>
      <w:r w:rsidR="007213D6">
        <w:t xml:space="preserve">displayed on the screen by </w:t>
      </w:r>
      <w:r w:rsidR="007213D6" w:rsidRPr="00381E69">
        <w:rPr>
          <w:b/>
        </w:rPr>
        <w:t>Gr.render</w:t>
      </w:r>
      <w:r w:rsidR="004A22D7">
        <w:t>.</w:t>
      </w:r>
    </w:p>
    <w:p w:rsidR="00762C87" w:rsidRDefault="00762C87" w:rsidP="00762C87">
      <w:pPr>
        <w:spacing w:after="0"/>
      </w:pPr>
      <w:r w:rsidRPr="004E726B">
        <w:rPr>
          <w:b/>
        </w:rPr>
        <w:t>Advanced usage:</w:t>
      </w:r>
      <w:r>
        <w:t xml:space="preserve"> To calculate dimensions, both </w:t>
      </w:r>
      <w:r>
        <w:rPr>
          <w:b/>
        </w:rPr>
        <w:t>Gr.text.width</w:t>
      </w:r>
      <w:r>
        <w:t xml:space="preserve"> and </w:t>
      </w:r>
      <w:r>
        <w:rPr>
          <w:b/>
        </w:rPr>
        <w:t>Gr.get.textbounds</w:t>
      </w:r>
      <w:r>
        <w:t xml:space="preserve"> (below) use a text string and a set of text attributes. The text attributes are kept in a Paint object. The source of the string and</w:t>
      </w:r>
      <w:r w:rsidR="00F159AE">
        <w:t xml:space="preserve"> the</w:t>
      </w:r>
      <w:r>
        <w:t xml:space="preserve"> Paint depends on the type of the &lt;exp&gt; parameter:</w:t>
      </w:r>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If &lt;exp&gt; is a</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value of &lt;exp&gt; 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rsidR="00762C87" w:rsidRDefault="00762C87" w:rsidP="001732BB">
            <w:pPr>
              <w:keepNext/>
              <w:jc w:val="center"/>
            </w:pPr>
            <w:r>
              <w:t>source of text string is</w:t>
            </w:r>
          </w:p>
        </w:tc>
        <w:tc>
          <w:tcPr>
            <w:tcW w:w="3240" w:type="dxa"/>
            <w:tcBorders>
              <w:top w:val="single" w:sz="12" w:space="0" w:color="auto"/>
              <w:left w:val="single" w:sz="12" w:space="0" w:color="auto"/>
              <w:bottom w:val="single" w:sz="12" w:space="0" w:color="auto"/>
              <w:right w:val="single" w:sz="12" w:space="0" w:color="auto"/>
            </w:tcBorders>
          </w:tcPr>
          <w:p w:rsidR="00762C87" w:rsidRDefault="00762C87" w:rsidP="001732BB">
            <w:pPr>
              <w:keepNext/>
              <w:jc w:val="center"/>
            </w:pPr>
            <w:r>
              <w:t>Source of text attributes is</w:t>
            </w:r>
          </w:p>
        </w:tc>
      </w:tr>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string expression</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the string to measure</w:t>
            </w:r>
          </w:p>
        </w:tc>
        <w:tc>
          <w:tcPr>
            <w:tcW w:w="2520" w:type="dxa"/>
            <w:tcBorders>
              <w:top w:val="single" w:sz="12" w:space="0" w:color="auto"/>
              <w:left w:val="single" w:sz="12" w:space="0" w:color="auto"/>
              <w:right w:val="single" w:sz="12" w:space="0" w:color="auto"/>
            </w:tcBorders>
            <w:shd w:val="clear" w:color="auto" w:fill="auto"/>
          </w:tcPr>
          <w:p w:rsidR="00762C87" w:rsidRPr="0038732A" w:rsidRDefault="00762C87" w:rsidP="001732BB">
            <w:pPr>
              <w:keepNext/>
              <w:jc w:val="center"/>
            </w:pPr>
            <w:r>
              <w:t>value of &lt;exp&gt;</w:t>
            </w:r>
          </w:p>
        </w:tc>
        <w:tc>
          <w:tcPr>
            <w:tcW w:w="3240" w:type="dxa"/>
            <w:tcBorders>
              <w:top w:val="single" w:sz="12" w:space="0" w:color="auto"/>
              <w:left w:val="single" w:sz="12" w:space="0" w:color="auto"/>
              <w:right w:val="single" w:sz="12" w:space="0" w:color="auto"/>
            </w:tcBorders>
          </w:tcPr>
          <w:p w:rsidR="00762C87" w:rsidRDefault="00F159AE" w:rsidP="00F159AE">
            <w:pPr>
              <w:keepNext/>
              <w:jc w:val="center"/>
            </w:pPr>
            <w:r>
              <w:t>Current Paint (</w:t>
            </w:r>
            <w:r w:rsidR="00762C87">
              <w:t xml:space="preserve">most recent </w:t>
            </w:r>
            <w:r w:rsidR="00762C87">
              <w:rPr>
                <w:b/>
              </w:rPr>
              <w:t>Gr.text.*</w:t>
            </w:r>
            <w:r w:rsidR="00762C87">
              <w:t xml:space="preserve"> settings</w:t>
            </w:r>
            <w:r>
              <w:t>)</w:t>
            </w:r>
          </w:p>
        </w:tc>
      </w:tr>
      <w:tr w:rsidR="00762C87" w:rsidRPr="006D27CC" w:rsidTr="001732BB">
        <w:trPr>
          <w:trHeight w:val="269"/>
        </w:trPr>
        <w:tc>
          <w:tcPr>
            <w:tcW w:w="1440" w:type="dxa"/>
            <w:tcBorders>
              <w:left w:val="single" w:sz="12" w:space="0" w:color="auto"/>
              <w:bottom w:val="single" w:sz="12" w:space="0" w:color="auto"/>
              <w:right w:val="single" w:sz="12" w:space="0" w:color="auto"/>
            </w:tcBorders>
            <w:shd w:val="clear" w:color="auto" w:fill="auto"/>
          </w:tcPr>
          <w:p w:rsidR="00762C87" w:rsidRPr="006D27CC" w:rsidRDefault="00762C87" w:rsidP="001732BB">
            <w:pPr>
              <w:jc w:val="center"/>
            </w:pPr>
            <w:r>
              <w:t>numeric expression</w:t>
            </w:r>
          </w:p>
        </w:tc>
        <w:tc>
          <w:tcPr>
            <w:tcW w:w="2250" w:type="dxa"/>
            <w:tcBorders>
              <w:left w:val="single" w:sz="12" w:space="0" w:color="auto"/>
              <w:bottom w:val="single" w:sz="12" w:space="0" w:color="auto"/>
              <w:right w:val="single" w:sz="12" w:space="0" w:color="auto"/>
            </w:tcBorders>
          </w:tcPr>
          <w:p w:rsidR="00762C87" w:rsidRPr="0038732A" w:rsidRDefault="00762C87" w:rsidP="001732BB">
            <w:pPr>
              <w:jc w:val="center"/>
              <w:rPr>
                <w:b/>
              </w:rPr>
            </w:pPr>
            <w:r>
              <w:t xml:space="preserve">a text object number from </w:t>
            </w:r>
            <w:r>
              <w:rPr>
                <w:b/>
              </w:rPr>
              <w:t>Gr.text.draw</w:t>
            </w:r>
          </w:p>
        </w:tc>
        <w:tc>
          <w:tcPr>
            <w:tcW w:w="2520" w:type="dxa"/>
            <w:tcBorders>
              <w:left w:val="single" w:sz="12" w:space="0" w:color="auto"/>
              <w:bottom w:val="single" w:sz="12" w:space="0" w:color="auto"/>
              <w:right w:val="single" w:sz="12" w:space="0" w:color="auto"/>
            </w:tcBorders>
            <w:shd w:val="clear" w:color="auto" w:fill="auto"/>
          </w:tcPr>
          <w:p w:rsidR="00762C87" w:rsidRPr="000E1BC3" w:rsidRDefault="00762C87" w:rsidP="001732BB">
            <w:pPr>
              <w:jc w:val="center"/>
            </w:pPr>
            <w:r>
              <w:t xml:space="preserve">string from </w:t>
            </w:r>
            <w:r>
              <w:rPr>
                <w:b/>
              </w:rPr>
              <w:t>Gr.text.draw</w:t>
            </w:r>
            <w:r>
              <w:t xml:space="preserve"> (kept in text object)</w:t>
            </w:r>
          </w:p>
        </w:tc>
        <w:tc>
          <w:tcPr>
            <w:tcW w:w="3240" w:type="dxa"/>
            <w:tcBorders>
              <w:left w:val="single" w:sz="12" w:space="0" w:color="auto"/>
              <w:bottom w:val="single" w:sz="12" w:space="0" w:color="auto"/>
              <w:right w:val="single" w:sz="12" w:space="0" w:color="auto"/>
            </w:tcBorders>
          </w:tcPr>
          <w:p w:rsidR="00762C87" w:rsidRDefault="00F159AE" w:rsidP="00F159AE">
            <w:pPr>
              <w:jc w:val="center"/>
            </w:pPr>
            <w:r>
              <w:t>Paint attached to the</w:t>
            </w:r>
            <w:r w:rsidR="00762C87">
              <w:t xml:space="preserve"> text object</w:t>
            </w:r>
            <w:r>
              <w:t xml:space="preserve"> (see </w:t>
            </w:r>
            <w:r w:rsidRPr="008E55FA">
              <w:rPr>
                <w:b/>
              </w:rPr>
              <w:t>Note</w:t>
            </w:r>
            <w:r>
              <w:t>, below)</w:t>
            </w:r>
          </w:p>
        </w:tc>
      </w:tr>
    </w:tbl>
    <w:p w:rsidR="007213D6" w:rsidRPr="00F159AE" w:rsidRDefault="008E55FA" w:rsidP="008E55FA">
      <w:pPr>
        <w:spacing w:before="120"/>
        <w:ind w:left="720" w:hanging="720"/>
        <w:rPr>
          <w:b/>
        </w:rPr>
      </w:pPr>
      <w:r>
        <w:rPr>
          <w:b/>
        </w:rPr>
        <w:t>Note:</w:t>
      </w:r>
      <w:r>
        <w:rPr>
          <w:b/>
        </w:rPr>
        <w:tab/>
      </w:r>
      <w:r w:rsidR="00762C87" w:rsidRPr="008E55FA">
        <w:rPr>
          <w:b/>
        </w:rPr>
        <w:t>Gr.text.draw</w:t>
      </w:r>
      <w:r w:rsidR="00762C87">
        <w:t xml:space="preserve"> attaches </w:t>
      </w:r>
      <w:r w:rsidR="00F159AE">
        <w:t xml:space="preserve">a Paint </w:t>
      </w:r>
      <w:r w:rsidR="00762C87">
        <w:t>to the text object</w:t>
      </w:r>
      <w:r w:rsidR="00F159AE">
        <w:t xml:space="preserve"> using the text attributes that are current at that time. </w:t>
      </w:r>
      <w:r w:rsidR="00762C87">
        <w:t xml:space="preserve">This is the Paint </w:t>
      </w:r>
      <w:r w:rsidR="00762C87">
        <w:rPr>
          <w:b/>
        </w:rPr>
        <w:t>Gr.render</w:t>
      </w:r>
      <w:r w:rsidR="00762C87">
        <w:t xml:space="preserve"> </w:t>
      </w:r>
      <w:r w:rsidR="00F159AE">
        <w:t xml:space="preserve">uses to </w:t>
      </w:r>
      <w:r w:rsidR="00762C87">
        <w:t>d</w:t>
      </w:r>
      <w:r w:rsidR="00F159AE">
        <w:t>isplay</w:t>
      </w:r>
      <w:r w:rsidR="00762C87">
        <w:t xml:space="preserve"> the text on the screen</w:t>
      </w:r>
      <w:r w:rsidR="007213D6">
        <w:t>.</w:t>
      </w:r>
      <w:r w:rsidR="00F159AE">
        <w:t xml:space="preserve"> If you modify this Paint, the changes are reflected in values returned by </w:t>
      </w:r>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p>
    <w:p w:rsidR="00C72B28" w:rsidRDefault="003A4712" w:rsidP="005F4916">
      <w:pPr>
        <w:pStyle w:val="Heading3"/>
      </w:pPr>
      <w:bookmarkStart w:id="653" w:name="_Toc5236226"/>
      <w:r>
        <w:t>Gr.</w:t>
      </w:r>
      <w:r w:rsidR="00C72B28">
        <w:t>get.textbounds &lt;exp&gt;, left, top, right, bottom</w:t>
      </w:r>
      <w:bookmarkEnd w:id="653"/>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E844BA">
      <w:r>
        <w:t xml:space="preserve">Gets the boundary rectangle of </w:t>
      </w:r>
      <w:r w:rsidR="0022797C">
        <w:t>a</w:t>
      </w:r>
      <w:r>
        <w:t xml:space="preserve"> string </w:t>
      </w:r>
      <w:r w:rsidR="00E844BA" w:rsidRPr="00E844BA">
        <w:t xml:space="preserve"> </w:t>
      </w:r>
      <w:r w:rsidR="00E844BA">
        <w:t>as it would be drawn on the screen. The returned coordinate values give you the dimensions of the bounding rectangle but not its location.</w:t>
      </w:r>
    </w:p>
    <w:p w:rsidR="004A22D7" w:rsidRDefault="00E844BA" w:rsidP="008E55FA">
      <w:r>
        <w:t>T</w:t>
      </w:r>
      <w:r w:rsidR="004A22D7">
        <w:t xml:space="preserve">he parameter &lt;exp&gt; </w:t>
      </w:r>
      <w:r w:rsidR="008E55FA">
        <w:t xml:space="preserve">follows the same rules as </w:t>
      </w:r>
      <w:r w:rsidR="008E55FA">
        <w:rPr>
          <w:b/>
        </w:rPr>
        <w:t>Gr.text.width</w:t>
      </w:r>
      <w:r w:rsidR="008E55FA">
        <w:t xml:space="preserve"> (see above) to get a text string and the text attributes (typeface, size, and style) used to measure the string</w:t>
      </w:r>
      <w:r w:rsidR="004A22D7">
        <w:t>.</w:t>
      </w:r>
    </w:p>
    <w:p w:rsidR="00BE08C2" w:rsidRDefault="00C72B28" w:rsidP="004E726B">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r w:rsidR="00E844BA">
        <w:t xml:space="preserve">if </w:t>
      </w:r>
      <w:r w:rsidR="00E844BA">
        <w:rPr>
          <w:b/>
        </w:rPr>
        <w:t>Gr.text.draw</w:t>
      </w:r>
      <w:r w:rsidR="00E844BA">
        <w:t xml:space="preserve"> position</w:t>
      </w:r>
      <w:r w:rsidR="00BE08C2">
        <w:t>ed</w:t>
      </w:r>
      <w:r w:rsidR="00E844BA">
        <w:t xml:space="preserve"> </w:t>
      </w:r>
      <w:r w:rsidR="00BE08C2">
        <w:t>your text at</w:t>
      </w:r>
      <w:r w:rsidR="00E844BA">
        <w:t xml:space="preserve"> </w:t>
      </w:r>
      <w:r w:rsidR="00E844BA" w:rsidRPr="00BE08C2">
        <w:rPr>
          <w:b/>
        </w:rPr>
        <w:t>0,0</w:t>
      </w:r>
      <w:r w:rsidR="00E844BA">
        <w:t xml:space="preserve">. </w:t>
      </w:r>
      <w:r w:rsidR="008E55FA">
        <w:t>You get the actual boundaries of a text object by adding the textbounds offsets to the</w:t>
      </w:r>
      <w:r w:rsidR="00BE08C2">
        <w:t xml:space="preserve"> actual</w:t>
      </w:r>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p>
    <w:p w:rsidR="00372F11" w:rsidRDefault="00BE08C2" w:rsidP="004E726B">
      <w:r>
        <w:t xml:space="preserve">In typeface terminology, the coordinate values </w:t>
      </w:r>
      <w:r w:rsidR="00E844BA">
        <w:t xml:space="preserve">are </w:t>
      </w:r>
      <w:r w:rsidR="00945569">
        <w:t xml:space="preserve">offsets from the </w:t>
      </w:r>
      <w:r w:rsidR="00574AD1">
        <w:t>beginning of the baseline of the text</w:t>
      </w:r>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r w:rsidR="00574AD1">
        <w:t xml:space="preserve">. </w:t>
      </w:r>
      <w:r w:rsidR="00745042">
        <w:t>T</w:t>
      </w:r>
      <w:r w:rsidR="00574AD1">
        <w:t xml:space="preserve">his </w:t>
      </w:r>
      <w:r>
        <w:t>i</w:t>
      </w:r>
      <w:r w:rsidR="00574AD1">
        <w:t xml:space="preserve">s </w:t>
      </w:r>
      <w:r>
        <w:t>why</w:t>
      </w:r>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r>
        <w:t xml:space="preserve">always </w:t>
      </w:r>
      <w:r w:rsidR="00745042">
        <w:t>a negative number</w:t>
      </w:r>
      <w:r w:rsidR="00AB64CC">
        <w:t>.</w:t>
      </w:r>
    </w:p>
    <w:p w:rsidR="00077111" w:rsidRDefault="00E71DB6" w:rsidP="00D173FA">
      <w:r>
        <w:t>If this is confusing, try running this example:</w:t>
      </w:r>
    </w:p>
    <w:p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lastRenderedPageBreak/>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654" w:name="_Gr.text.draw_&lt;object_number_nvar&gt;,_"/>
      <w:bookmarkStart w:id="655" w:name="_Toc5236227"/>
      <w:bookmarkEnd w:id="654"/>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655"/>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w:t>
      </w:r>
      <w:r w:rsidR="00BE08C2">
        <w:t>ies</w:t>
      </w:r>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656" w:name="_Toc5236228"/>
      <w:r>
        <w:t>Bitmap Commands</w:t>
      </w:r>
      <w:bookmarkEnd w:id="656"/>
    </w:p>
    <w:p w:rsidR="0099257D" w:rsidRPr="001E075B" w:rsidRDefault="0099257D" w:rsidP="0099257D">
      <w:pPr>
        <w:pStyle w:val="Heading3"/>
      </w:pPr>
      <w:bookmarkStart w:id="657" w:name="_Toc5236229"/>
      <w:r>
        <w:t>Overview</w:t>
      </w:r>
      <w:bookmarkEnd w:id="657"/>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658" w:name="_Toc5236230"/>
      <w:r>
        <w:lastRenderedPageBreak/>
        <w:t xml:space="preserve">Gr.bitmap.create </w:t>
      </w:r>
      <w:r w:rsidR="00231401">
        <w:t>&lt;</w:t>
      </w:r>
      <w:r>
        <w:t>bitmap_ptr</w:t>
      </w:r>
      <w:r w:rsidR="00231401">
        <w:t>_nvar&gt;</w:t>
      </w:r>
      <w:r>
        <w:t>, width, height</w:t>
      </w:r>
      <w:bookmarkEnd w:id="658"/>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659" w:name="_Toc5236231"/>
      <w:r>
        <w:t>Gr.</w:t>
      </w:r>
      <w:r w:rsidR="009558AD">
        <w:t xml:space="preserve">bitmap.load </w:t>
      </w:r>
      <w:r w:rsidR="00231401">
        <w:t>&lt;bitmap_ptr_nvar&gt;</w:t>
      </w:r>
      <w:r w:rsidR="009558AD">
        <w:t xml:space="preserve">, </w:t>
      </w:r>
      <w:r w:rsidR="00327AB9">
        <w:t>&lt;f</w:t>
      </w:r>
      <w:r w:rsidR="009558AD">
        <w:t>ile_name</w:t>
      </w:r>
      <w:r w:rsidR="00327AB9">
        <w:t>_sexp&gt;</w:t>
      </w:r>
      <w:bookmarkEnd w:id="659"/>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8F0FD6">
      <w:pPr>
        <w:spacing w:after="0"/>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no bitmap</w:t>
      </w:r>
      <w:r w:rsidR="008F0FD6">
        <w:t xml:space="preserve"> is created</w:t>
      </w:r>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r w:rsidR="008F0FD6">
        <w:t xml:space="preserve"> Some of the possible causes are:</w:t>
      </w:r>
    </w:p>
    <w:p w:rsidR="008F0FD6" w:rsidRDefault="008F0FD6" w:rsidP="004A2113">
      <w:pPr>
        <w:pStyle w:val="ListParagraph"/>
        <w:numPr>
          <w:ilvl w:val="0"/>
          <w:numId w:val="39"/>
        </w:numPr>
      </w:pPr>
      <w:r>
        <w:t>The file or resource does not exist.</w:t>
      </w:r>
    </w:p>
    <w:p w:rsidR="008F0FD6" w:rsidRDefault="008F0FD6" w:rsidP="004A2113">
      <w:pPr>
        <w:pStyle w:val="ListParagraph"/>
        <w:numPr>
          <w:ilvl w:val="0"/>
          <w:numId w:val="39"/>
        </w:numPr>
      </w:pPr>
      <w:r>
        <w:t>There is not enough memory available to create the bitmap.</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660" w:name="_Toc5236232"/>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660"/>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661" w:name="_Toc5236233"/>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661"/>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662" w:name="_Toc5236234"/>
      <w:r>
        <w:lastRenderedPageBreak/>
        <w:t>Gr.</w:t>
      </w:r>
      <w:r w:rsidR="009558AD">
        <w:t xml:space="preserve">bitmap.delete </w:t>
      </w:r>
      <w:r w:rsidR="00231401">
        <w:t>&lt;bitmap_ptr_n</w:t>
      </w:r>
      <w:r w:rsidR="00E502B3">
        <w:t>exp</w:t>
      </w:r>
      <w:r w:rsidR="00231401">
        <w:t>&gt;</w:t>
      </w:r>
      <w:bookmarkEnd w:id="662"/>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663" w:name="_Toc5236235"/>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663"/>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43F8427F" wp14:editId="261BE6D8">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664" w:name="_Toc523623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664"/>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665" w:name="_Gr.bitmap.draw_&lt;object_ptr_nvar&gt;,_&lt;"/>
      <w:bookmarkStart w:id="666" w:name="_Toc5236237"/>
      <w:bookmarkEnd w:id="665"/>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666"/>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667" w:name="_Toc5236238"/>
      <w:r>
        <w:lastRenderedPageBreak/>
        <w:t>Gr.</w:t>
      </w:r>
      <w:r w:rsidR="005B2415">
        <w:t>get.bm</w:t>
      </w:r>
      <w:r w:rsidR="005B2415" w:rsidRPr="0042524E">
        <w:t>pixel</w:t>
      </w:r>
      <w:r w:rsidR="005B2415">
        <w:t xml:space="preserve"> </w:t>
      </w:r>
      <w:r w:rsidR="00622D55">
        <w:t>&lt;bitmap_ptr_nvar&gt;</w:t>
      </w:r>
      <w:r w:rsidR="005B2415">
        <w:t>, x, y, alpha, red, green, blue</w:t>
      </w:r>
      <w:bookmarkEnd w:id="667"/>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668" w:name="_Toc5236239"/>
      <w:r>
        <w:t>Gr.bitmap.fill &lt;bitmap_ptr_nexp&gt;, &lt;x_nexp&gt;, &lt;y_nexp&gt;</w:t>
      </w:r>
      <w:bookmarkEnd w:id="668"/>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669" w:name="_Toc5236240"/>
      <w:r>
        <w:t>Gr.</w:t>
      </w:r>
      <w:r w:rsidR="00490D0B">
        <w:t xml:space="preserve">bitmap.drawinto.start </w:t>
      </w:r>
      <w:r w:rsidR="00B37C37">
        <w:t>&lt;bitmap_ptr_n</w:t>
      </w:r>
      <w:r w:rsidR="00E502B3">
        <w:t>exp</w:t>
      </w:r>
      <w:r w:rsidR="00B37C37">
        <w:t>&gt;</w:t>
      </w:r>
      <w:bookmarkEnd w:id="669"/>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670" w:name="_Toc5236241"/>
      <w:r>
        <w:t>Gr.</w:t>
      </w:r>
      <w:r w:rsidR="00D05EDD">
        <w:t>bitmap.drawinto.end</w:t>
      </w:r>
      <w:bookmarkEnd w:id="670"/>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671" w:name="_Toc5236242"/>
      <w:r>
        <w:t>Paint Commands</w:t>
      </w:r>
      <w:bookmarkEnd w:id="671"/>
    </w:p>
    <w:p w:rsidR="00977684" w:rsidRDefault="00977684" w:rsidP="00977684">
      <w:pPr>
        <w:pStyle w:val="Heading3"/>
      </w:pPr>
      <w:bookmarkStart w:id="672" w:name="_Toc5236243"/>
      <w:r>
        <w:t xml:space="preserve">Gr.paint.copy {{&lt;src_nexp&gt;}{, </w:t>
      </w:r>
      <w:r w:rsidR="00FB5B71">
        <w:t>&lt;</w:t>
      </w:r>
      <w:r>
        <w:t>dst_nexp</w:t>
      </w:r>
      <w:r w:rsidR="00FB5B71">
        <w:t>&gt;</w:t>
      </w:r>
      <w:r>
        <w:t>}}</w:t>
      </w:r>
      <w:bookmarkEnd w:id="672"/>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673" w:name="_Toc5236244"/>
      <w:r>
        <w:lastRenderedPageBreak/>
        <w:t>Gr.paint.get &lt;object_ptr_nvar&gt;</w:t>
      </w:r>
      <w:bookmarkEnd w:id="673"/>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674" w:name="_Toc5236245"/>
      <w:r>
        <w:t>Gr.paint.reset {&lt;nexp&gt;}</w:t>
      </w:r>
      <w:bookmarkEnd w:id="674"/>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675" w:name="_Toc5236246"/>
      <w:r>
        <w:t>Rotate Commands</w:t>
      </w:r>
      <w:bookmarkEnd w:id="675"/>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676" w:name="_Gr.rotate.start_angle,_x,"/>
      <w:bookmarkStart w:id="677" w:name="_Toc5236247"/>
      <w:bookmarkEnd w:id="676"/>
      <w:r>
        <w:t>Gr.</w:t>
      </w:r>
      <w:r w:rsidR="009558AD">
        <w:t>rotate.start angle, x, y</w:t>
      </w:r>
      <w:r w:rsidR="00490E53">
        <w:t>{,&lt;obj_nvar&gt;}</w:t>
      </w:r>
      <w:bookmarkEnd w:id="677"/>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lastRenderedPageBreak/>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678" w:name="_Toc5236248"/>
      <w:r>
        <w:t>Gr.</w:t>
      </w:r>
      <w:r w:rsidR="009558AD">
        <w:t>rotate.end</w:t>
      </w:r>
      <w:r w:rsidR="00490E53">
        <w:t xml:space="preserve"> {&lt;obj_nvar&gt;}</w:t>
      </w:r>
      <w:bookmarkEnd w:id="678"/>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679" w:name="_Toc5236249"/>
      <w:r>
        <w:t>Camera Commands</w:t>
      </w:r>
      <w:bookmarkEnd w:id="679"/>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680" w:name="_Toc5236250"/>
      <w:r>
        <w:t>Gr.camera.select 1|2</w:t>
      </w:r>
      <w:bookmarkEnd w:id="680"/>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681" w:name="_Toc5236251"/>
      <w:r>
        <w:t>Gr.</w:t>
      </w:r>
      <w:r w:rsidR="00FA6D79">
        <w:t>camera.shoot</w:t>
      </w:r>
      <w:r w:rsidR="000A4E4F">
        <w:t xml:space="preserve"> &lt;</w:t>
      </w:r>
      <w:r w:rsidR="00FA6D79">
        <w:t>bm_ptr</w:t>
      </w:r>
      <w:r w:rsidR="000A4E4F">
        <w:t>_nvar&gt;</w:t>
      </w:r>
      <w:bookmarkEnd w:id="681"/>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682" w:name="_Toc523625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682"/>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lastRenderedPageBreak/>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683" w:name="_Toc5236253"/>
      <w:r>
        <w:t>Gr.</w:t>
      </w:r>
      <w:r w:rsidR="004373C7">
        <w:t>camera.manualS</w:t>
      </w:r>
      <w:r>
        <w:t>hoot</w:t>
      </w:r>
      <w:r w:rsidR="004373C7">
        <w:t xml:space="preserve"> </w:t>
      </w:r>
      <w:r w:rsidR="000A4E4F">
        <w:t>&lt;bm_ptr_nvar&gt;{, &lt;flash_ mode_nexp&gt;</w:t>
      </w:r>
      <w:r w:rsidR="00345C7F">
        <w:t xml:space="preserve"> {, focus_mode_nexp} </w:t>
      </w:r>
      <w:r w:rsidR="000A4E4F">
        <w:t>}</w:t>
      </w:r>
      <w:bookmarkEnd w:id="683"/>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684" w:name="_Toc5236254"/>
      <w:r>
        <w:t>Other Graphics</w:t>
      </w:r>
      <w:r w:rsidR="0042524E">
        <w:t xml:space="preserve"> Commands</w:t>
      </w:r>
      <w:bookmarkEnd w:id="684"/>
    </w:p>
    <w:p w:rsidR="008C4DBB" w:rsidRDefault="003A4712" w:rsidP="005F4916">
      <w:pPr>
        <w:pStyle w:val="Heading3"/>
      </w:pPr>
      <w:bookmarkStart w:id="685" w:name="_Toc5236255"/>
      <w:r>
        <w:t>Gr.</w:t>
      </w:r>
      <w:r w:rsidR="008C4DBB">
        <w:t>screen.to</w:t>
      </w:r>
      <w:r w:rsidR="005857C7">
        <w:t>_</w:t>
      </w:r>
      <w:r w:rsidR="008C4DBB">
        <w:t xml:space="preserve">bitmap </w:t>
      </w:r>
      <w:r w:rsidR="00FD7CB8">
        <w:t>&lt;bm_ptr_nvar&gt;</w:t>
      </w:r>
      <w:bookmarkEnd w:id="685"/>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686" w:name="_Toc5236256"/>
      <w:r>
        <w:t>Gr.</w:t>
      </w:r>
      <w:r w:rsidR="0042524E">
        <w:t>get.</w:t>
      </w:r>
      <w:r w:rsidR="0042524E" w:rsidRPr="0042524E">
        <w:t>pixel</w:t>
      </w:r>
      <w:r w:rsidR="0042524E">
        <w:t xml:space="preserve"> x, y, alpha, red, </w:t>
      </w:r>
      <w:r w:rsidR="00A97E8E">
        <w:t>green</w:t>
      </w:r>
      <w:r w:rsidR="0042524E">
        <w:t xml:space="preserve">, </w:t>
      </w:r>
      <w:r w:rsidR="00A97E8E">
        <w:t>blue</w:t>
      </w:r>
      <w:bookmarkEnd w:id="686"/>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687" w:name="_Toc5236257"/>
      <w:r>
        <w:t>Gr.</w:t>
      </w:r>
      <w:r w:rsidR="0042524E">
        <w:t xml:space="preserve">save </w:t>
      </w:r>
      <w:r w:rsidR="00FD7CB8">
        <w:t>&lt;filename_sexp&gt;</w:t>
      </w:r>
      <w:r w:rsidR="00910535">
        <w:t xml:space="preserve"> {,&lt;quality_nexp&gt;}</w:t>
      </w:r>
      <w:bookmarkEnd w:id="687"/>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688" w:name="_Toc5236258"/>
      <w:r>
        <w:t>Gr.get.type &lt;object_ptr_n</w:t>
      </w:r>
      <w:r w:rsidR="00E502B3">
        <w:t>exp</w:t>
      </w:r>
      <w:r>
        <w:t xml:space="preserve">&gt;, </w:t>
      </w:r>
      <w:r w:rsidR="007E28D7">
        <w:t>&lt;type_svar&gt;</w:t>
      </w:r>
      <w:bookmarkEnd w:id="688"/>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720B6C" w:rsidRDefault="00720B6C" w:rsidP="007E28D7">
      <w:r>
        <w:t xml:space="preserve">If the &lt;object_ptr_nexp&gt; parameter does not specify a valid display list object, the returned type is the empty string, "". You can call the </w:t>
      </w:r>
      <w:r w:rsidRPr="006B2707">
        <w:rPr>
          <w:b/>
        </w:rPr>
        <w:t>GETERROR$()</w:t>
      </w:r>
      <w:r>
        <w:t xml:space="preserve"> function to get information about the error.</w:t>
      </w:r>
    </w:p>
    <w:p w:rsidR="0031554D" w:rsidRDefault="0031554D" w:rsidP="0031554D">
      <w:pPr>
        <w:pStyle w:val="Heading3"/>
      </w:pPr>
      <w:bookmarkStart w:id="689" w:name="_Toc5236259"/>
      <w:r>
        <w:lastRenderedPageBreak/>
        <w:t>Gr.get.params &lt;object_ptr_n</w:t>
      </w:r>
      <w:r w:rsidR="00E502B3">
        <w:t>exp</w:t>
      </w:r>
      <w:r>
        <w:t>&gt;, &lt;param_array$[]&gt;</w:t>
      </w:r>
      <w:bookmarkEnd w:id="689"/>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786799" w:rsidRDefault="0031554D" w:rsidP="0031554D">
      <w:r>
        <w:t>Get the modifiable parameters of the specified display list object. The parameter strings are returned in the &lt;param_array$[]&gt; in no particular order.</w:t>
      </w:r>
      <w:r w:rsidR="006B371C">
        <w:t xml:space="preserve"> </w:t>
      </w:r>
      <w:r w:rsidR="00786799">
        <w:t>The array is specified without an index. If the array exists, it is overwritten. Otherwise a new array is created. The result is always a one-dimensional array.</w:t>
      </w:r>
    </w:p>
    <w:p w:rsidR="0031554D" w:rsidRDefault="006B371C" w:rsidP="0031554D">
      <w:r>
        <w:t xml:space="preserve">For a complete list of parameters, see the table in </w:t>
      </w:r>
      <w:r w:rsidRPr="006B371C">
        <w:rPr>
          <w:b/>
        </w:rPr>
        <w:t>Gr.Modify</w:t>
      </w:r>
      <w:r>
        <w:t>.</w:t>
      </w:r>
    </w:p>
    <w:p w:rsidR="00A4418F" w:rsidRDefault="003A4712" w:rsidP="005F4916">
      <w:pPr>
        <w:pStyle w:val="Heading3"/>
      </w:pPr>
      <w:bookmarkStart w:id="690" w:name="_Toc5236260"/>
      <w:r>
        <w:t>Gr.</w:t>
      </w:r>
      <w:r w:rsidR="00A4418F">
        <w:t>get</w:t>
      </w:r>
      <w:r w:rsidR="00546410">
        <w:t>.</w:t>
      </w:r>
      <w:r w:rsidR="00A4418F">
        <w:t xml:space="preserve">position </w:t>
      </w:r>
      <w:r w:rsidR="007F0903">
        <w:t>&lt;object_ptr_n</w:t>
      </w:r>
      <w:r w:rsidR="00324ED6">
        <w:t>exp</w:t>
      </w:r>
      <w:r w:rsidR="007F0903">
        <w:t>&gt;</w:t>
      </w:r>
      <w:r w:rsidR="00A4418F">
        <w:t>, x, y</w:t>
      </w:r>
      <w:bookmarkEnd w:id="690"/>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691" w:name="_Toc5236261"/>
      <w:r>
        <w:t>Gr.move &lt;object_ptr_n</w:t>
      </w:r>
      <w:r w:rsidR="00324ED6">
        <w:t>exp</w:t>
      </w:r>
      <w:r>
        <w:t>&gt;</w:t>
      </w:r>
      <w:r w:rsidR="00324ED6">
        <w:t xml:space="preserve"> {{</w:t>
      </w:r>
      <w:r>
        <w:t>, dx</w:t>
      </w:r>
      <w:r w:rsidR="00324ED6">
        <w:t>}{</w:t>
      </w:r>
      <w:r>
        <w:t>, dy</w:t>
      </w:r>
      <w:r w:rsidR="00324ED6">
        <w:t>}}</w:t>
      </w:r>
      <w:bookmarkEnd w:id="691"/>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692" w:name="_Toc5236262"/>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692"/>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693" w:name="_Toc5236263"/>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693"/>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390DC2"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390DC2"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390DC2"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390DC2"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694" w:name="_Toc5236264"/>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694"/>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695" w:name="_Gr.clip_&lt;object_ptr_nvar&gt;,_"/>
      <w:bookmarkStart w:id="696" w:name="_Toc5236265"/>
      <w:bookmarkEnd w:id="695"/>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696"/>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AD5FC3">
        <w:tc>
          <w:tcPr>
            <w:tcW w:w="1085" w:type="dxa"/>
          </w:tcPr>
          <w:p w:rsidR="002C2F6D" w:rsidRPr="002C2F6D" w:rsidRDefault="002C2F6D" w:rsidP="00863164">
            <w:pPr>
              <w:jc w:val="center"/>
              <w:rPr>
                <w:b/>
              </w:rPr>
            </w:pPr>
            <w:r w:rsidRPr="002C2F6D">
              <w:rPr>
                <w:b/>
              </w:rPr>
              <w:t>0</w:t>
            </w:r>
          </w:p>
        </w:tc>
        <w:tc>
          <w:tcPr>
            <w:tcW w:w="3685" w:type="dxa"/>
          </w:tcPr>
          <w:p w:rsidR="002C2F6D" w:rsidRPr="002C2F6D" w:rsidRDefault="002C2F6D" w:rsidP="00863164">
            <w:pPr>
              <w:jc w:val="center"/>
              <w:rPr>
                <w:b/>
              </w:rPr>
            </w:pPr>
            <w:r w:rsidRPr="002C2F6D">
              <w:rPr>
                <w:b/>
              </w:rPr>
              <w:t>Intersect</w:t>
            </w:r>
          </w:p>
        </w:tc>
      </w:tr>
      <w:tr w:rsidR="002C2F6D" w:rsidRPr="002C2F6D" w:rsidTr="00AD5FC3">
        <w:tc>
          <w:tcPr>
            <w:tcW w:w="1085" w:type="dxa"/>
          </w:tcPr>
          <w:p w:rsidR="002C2F6D" w:rsidRPr="002C2F6D" w:rsidRDefault="002C2F6D" w:rsidP="002C2F6D">
            <w:pPr>
              <w:jc w:val="center"/>
              <w:rPr>
                <w:b/>
              </w:rPr>
            </w:pPr>
            <w:r w:rsidRPr="002C2F6D">
              <w:rPr>
                <w:b/>
              </w:rPr>
              <w:t>1</w:t>
            </w:r>
          </w:p>
        </w:tc>
        <w:tc>
          <w:tcPr>
            <w:tcW w:w="3685" w:type="dxa"/>
          </w:tcPr>
          <w:p w:rsidR="002C2F6D" w:rsidRPr="002C2F6D" w:rsidRDefault="002C2F6D" w:rsidP="002C2F6D">
            <w:pPr>
              <w:jc w:val="center"/>
              <w:rPr>
                <w:b/>
              </w:rPr>
            </w:pPr>
            <w:r w:rsidRPr="002C2F6D">
              <w:rPr>
                <w:b/>
              </w:rPr>
              <w:t>Difference</w:t>
            </w:r>
          </w:p>
        </w:tc>
      </w:tr>
      <w:tr w:rsidR="002C2F6D" w:rsidRPr="002C2F6D" w:rsidTr="00AD5FC3">
        <w:tc>
          <w:tcPr>
            <w:tcW w:w="1085" w:type="dxa"/>
          </w:tcPr>
          <w:p w:rsidR="002C2F6D" w:rsidRPr="002C2F6D" w:rsidRDefault="002C2F6D" w:rsidP="002C2F6D">
            <w:pPr>
              <w:jc w:val="center"/>
              <w:rPr>
                <w:b/>
              </w:rPr>
            </w:pPr>
            <w:r w:rsidRPr="002C2F6D">
              <w:rPr>
                <w:b/>
              </w:rPr>
              <w:t>2</w:t>
            </w:r>
          </w:p>
        </w:tc>
        <w:tc>
          <w:tcPr>
            <w:tcW w:w="3685" w:type="dxa"/>
          </w:tcPr>
          <w:p w:rsidR="002C2F6D" w:rsidRPr="002C2F6D" w:rsidRDefault="002C2F6D" w:rsidP="002C2F6D">
            <w:pPr>
              <w:jc w:val="center"/>
              <w:rPr>
                <w:b/>
              </w:rPr>
            </w:pPr>
            <w:r w:rsidRPr="002C2F6D">
              <w:rPr>
                <w:b/>
              </w:rPr>
              <w:t>Replace</w:t>
            </w:r>
          </w:p>
        </w:tc>
      </w:tr>
      <w:tr w:rsidR="002C2F6D" w:rsidRPr="002C2F6D" w:rsidTr="00AD5FC3">
        <w:tc>
          <w:tcPr>
            <w:tcW w:w="1085" w:type="dxa"/>
          </w:tcPr>
          <w:p w:rsidR="002C2F6D" w:rsidRPr="002C2F6D" w:rsidRDefault="002C2F6D" w:rsidP="002C2F6D">
            <w:pPr>
              <w:jc w:val="center"/>
              <w:rPr>
                <w:b/>
              </w:rPr>
            </w:pPr>
            <w:r w:rsidRPr="002C2F6D">
              <w:rPr>
                <w:b/>
              </w:rPr>
              <w:t>3</w:t>
            </w:r>
          </w:p>
        </w:tc>
        <w:tc>
          <w:tcPr>
            <w:tcW w:w="3685" w:type="dxa"/>
          </w:tcPr>
          <w:p w:rsidR="002C2F6D" w:rsidRPr="002C2F6D" w:rsidRDefault="002C2F6D" w:rsidP="002C2F6D">
            <w:pPr>
              <w:jc w:val="center"/>
              <w:rPr>
                <w:b/>
              </w:rPr>
            </w:pPr>
            <w:r w:rsidRPr="002C2F6D">
              <w:rPr>
                <w:b/>
              </w:rPr>
              <w:t>Reverse Difference</w:t>
            </w:r>
          </w:p>
        </w:tc>
      </w:tr>
      <w:tr w:rsidR="002C2F6D" w:rsidRPr="002C2F6D" w:rsidTr="00AD5FC3">
        <w:tc>
          <w:tcPr>
            <w:tcW w:w="1085" w:type="dxa"/>
          </w:tcPr>
          <w:p w:rsidR="002C2F6D" w:rsidRPr="002C2F6D" w:rsidRDefault="002C2F6D" w:rsidP="002C2F6D">
            <w:pPr>
              <w:jc w:val="center"/>
              <w:rPr>
                <w:b/>
              </w:rPr>
            </w:pPr>
            <w:r w:rsidRPr="002C2F6D">
              <w:rPr>
                <w:b/>
              </w:rPr>
              <w:t>4</w:t>
            </w:r>
          </w:p>
        </w:tc>
        <w:tc>
          <w:tcPr>
            <w:tcW w:w="3685" w:type="dxa"/>
          </w:tcPr>
          <w:p w:rsidR="002C2F6D" w:rsidRPr="002C2F6D" w:rsidRDefault="002C2F6D" w:rsidP="002C2F6D">
            <w:pPr>
              <w:jc w:val="center"/>
              <w:rPr>
                <w:b/>
              </w:rPr>
            </w:pPr>
            <w:r w:rsidRPr="002C2F6D">
              <w:rPr>
                <w:b/>
              </w:rPr>
              <w:t>Union</w:t>
            </w:r>
          </w:p>
        </w:tc>
      </w:tr>
      <w:tr w:rsidR="002C2F6D" w:rsidRPr="002C2F6D" w:rsidTr="00AD5FC3">
        <w:tc>
          <w:tcPr>
            <w:tcW w:w="1085" w:type="dxa"/>
          </w:tcPr>
          <w:p w:rsidR="002C2F6D" w:rsidRPr="002C2F6D" w:rsidRDefault="002C2F6D" w:rsidP="002C2F6D">
            <w:pPr>
              <w:jc w:val="center"/>
              <w:rPr>
                <w:b/>
              </w:rPr>
            </w:pPr>
            <w:r w:rsidRPr="002C2F6D">
              <w:rPr>
                <w:b/>
              </w:rPr>
              <w:t>5</w:t>
            </w:r>
          </w:p>
        </w:tc>
        <w:tc>
          <w:tcPr>
            <w:tcW w:w="368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lastRenderedPageBreak/>
        <w:t>Examples:</w:t>
      </w:r>
    </w:p>
    <w:p w:rsidR="008924C9" w:rsidRDefault="002C2F6D" w:rsidP="00C32BC5">
      <w:pPr>
        <w:rPr>
          <w:b/>
          <w:noProof/>
        </w:rPr>
      </w:pPr>
      <w:r>
        <w:rPr>
          <w:b/>
          <w:noProof/>
        </w:rPr>
        <w:drawing>
          <wp:inline distT="0" distB="0" distL="0" distR="0" wp14:anchorId="1773A4BE" wp14:editId="4A83D04F">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3DDB44E2" wp14:editId="1FEE784E">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A8A18E3" wp14:editId="3EE97A0E">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DFC50C4" wp14:editId="73B33555">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D11FEAE" wp14:editId="76643C57">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E6BBB5B" wp14:editId="05FF85AD">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6B7FBD0" wp14:editId="4B443CB8">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13DA36BD" wp14:editId="3572A69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A6E801F" wp14:editId="4C35E9BF">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697" w:name="_Toc5236266"/>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697"/>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698" w:name="_Toc5236267"/>
      <w:r>
        <w:t>G</w:t>
      </w:r>
      <w:r w:rsidR="00D43DA8">
        <w:t>r</w:t>
      </w:r>
      <w:r>
        <w:t>.</w:t>
      </w:r>
      <w:r w:rsidR="001B1CBE">
        <w:t>g</w:t>
      </w:r>
      <w:r>
        <w:t>etDL &lt;dl_array[]&gt; {, &lt;keep_all_objects_lexp&gt; }</w:t>
      </w:r>
      <w:bookmarkEnd w:id="698"/>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 xml:space="preserve">Writes the current Display List into the numeric </w:t>
      </w:r>
      <w:r w:rsidR="00786799">
        <w:t>array &lt;</w:t>
      </w:r>
      <w:r>
        <w:t>dl_array[]</w:t>
      </w:r>
      <w:r w:rsidR="00786799">
        <w:t>&gt;</w:t>
      </w:r>
      <w:r>
        <w:t>.</w:t>
      </w:r>
      <w:r w:rsidR="00BB3A46">
        <w:t xml:space="preserve"> </w:t>
      </w:r>
      <w:r w:rsidR="00786799">
        <w:t>The array is specified without an index. If the array exists, it is overwritten. Otherwise a new array is created. The result is always a one-dimensional array</w:t>
      </w:r>
      <w:r w:rsidR="00BB3A46">
        <w:t>.</w:t>
      </w:r>
      <w:r>
        <w:t xml:space="preserve"> If the Display List is empty, the array will have one entry that does not display anything.</w:t>
      </w:r>
    </w:p>
    <w:p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699" w:name="_Toc5236268"/>
      <w:r>
        <w:t xml:space="preserve">Audio </w:t>
      </w:r>
      <w:r w:rsidR="0032463A">
        <w:t>Interface</w:t>
      </w:r>
      <w:bookmarkEnd w:id="699"/>
    </w:p>
    <w:p w:rsidR="005C5D73" w:rsidRPr="005C5D73" w:rsidRDefault="005C5D73" w:rsidP="00EB1F62">
      <w:pPr>
        <w:pStyle w:val="Heading2"/>
      </w:pPr>
      <w:bookmarkStart w:id="700" w:name="_Toc5236269"/>
      <w:r>
        <w:t>Introduction</w:t>
      </w:r>
      <w:bookmarkEnd w:id="700"/>
    </w:p>
    <w:p w:rsidR="005C5D73" w:rsidRDefault="005C5D73" w:rsidP="005F4916">
      <w:pPr>
        <w:pStyle w:val="Heading3"/>
      </w:pPr>
      <w:bookmarkStart w:id="701" w:name="_Toc5236270"/>
      <w:r>
        <w:t>The Audio Interface</w:t>
      </w:r>
      <w:bookmarkEnd w:id="70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702" w:name="_Toc5236271"/>
      <w:r>
        <w:t xml:space="preserve">Audio </w:t>
      </w:r>
      <w:r w:rsidRPr="005C5D73">
        <w:t>File</w:t>
      </w:r>
      <w:r>
        <w:t xml:space="preserve"> Types</w:t>
      </w:r>
      <w:bookmarkEnd w:id="702"/>
    </w:p>
    <w:p w:rsidR="005C5D73" w:rsidRDefault="005C5D73" w:rsidP="007B0C51">
      <w:r>
        <w:t>The file types</w:t>
      </w:r>
      <w:r w:rsidR="005F45D0">
        <w:t xml:space="preserve"> you can play depend on your device and the version of Android it runs</w:t>
      </w:r>
      <w:r>
        <w:t>.</w:t>
      </w:r>
      <w:r w:rsidR="005F45D0">
        <w:t xml:space="preserve"> For a current list check the </w:t>
      </w:r>
      <w:hyperlink r:id="rId77" w:history="1">
        <w:r w:rsidR="005F45D0" w:rsidRPr="005F45D0">
          <w:rPr>
            <w:rStyle w:val="Hyperlink"/>
          </w:rPr>
          <w:t>Android documentation</w:t>
        </w:r>
      </w:hyperlink>
      <w:r w:rsidR="005F45D0">
        <w:t>. Here is a</w:t>
      </w:r>
      <w:r w:rsidR="001E4B55">
        <w:t xml:space="preserve"> partial summary</w:t>
      </w:r>
      <w:r w:rsidR="005F45D0">
        <w:t>:</w:t>
      </w:r>
    </w:p>
    <w:tbl>
      <w:tblPr>
        <w:tblStyle w:val="GridTable1Light"/>
        <w:tblW w:w="0" w:type="auto"/>
        <w:tblInd w:w="847" w:type="dxa"/>
        <w:tblLook w:val="04A0" w:firstRow="1" w:lastRow="0" w:firstColumn="1" w:lastColumn="0" w:noHBand="0" w:noVBand="1"/>
      </w:tblPr>
      <w:tblGrid>
        <w:gridCol w:w="3941"/>
        <w:gridCol w:w="2700"/>
      </w:tblGrid>
      <w:tr w:rsidR="001E4B55" w:rsidTr="001E4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rsidR="001E4B55" w:rsidRDefault="001E4B55" w:rsidP="001E4B55">
            <w:pPr>
              <w:jc w:val="center"/>
            </w:pPr>
            <w:r>
              <w:t>Audio File Type</w:t>
            </w:r>
          </w:p>
        </w:tc>
        <w:tc>
          <w:tcPr>
            <w:tcW w:w="2700" w:type="dxa"/>
          </w:tcPr>
          <w:p w:rsidR="001E4B55" w:rsidRDefault="001E4B55" w:rsidP="001E4B55">
            <w:pPr>
              <w:jc w:val="center"/>
              <w:cnfStyle w:val="100000000000" w:firstRow="1" w:lastRow="0" w:firstColumn="0" w:lastColumn="0" w:oddVBand="0" w:evenVBand="0" w:oddHBand="0" w:evenHBand="0" w:firstRowFirstColumn="0" w:firstRowLastColumn="0" w:lastRowFirstColumn="0" w:lastRowLastColumn="0"/>
            </w:pPr>
            <w:r>
              <w:t>Played by Android Version</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sidRPr="001E4B55">
              <w:rPr>
                <w:b w:val="0"/>
              </w:rPr>
              <w:t>AAC</w:t>
            </w:r>
            <w:r>
              <w:rPr>
                <w:b w:val="0"/>
              </w:rPr>
              <w:t xml:space="preserve"> </w:t>
            </w:r>
            <w:r w:rsidRPr="001E4B55">
              <w:rPr>
                <w:b w:val="0"/>
              </w:rPr>
              <w:t xml:space="preserve"> AMR </w:t>
            </w:r>
            <w:r>
              <w:rPr>
                <w:b w:val="0"/>
              </w:rPr>
              <w:t xml:space="preserve"> </w:t>
            </w:r>
            <w:r w:rsidRPr="001E4B55">
              <w:rPr>
                <w:b w:val="0"/>
              </w:rPr>
              <w:t xml:space="preserve">MIDI </w:t>
            </w:r>
            <w:r>
              <w:rPr>
                <w:b w:val="0"/>
              </w:rPr>
              <w:t xml:space="preserve"> </w:t>
            </w:r>
            <w:r w:rsidRPr="001E4B55">
              <w:rPr>
                <w:b w:val="0"/>
              </w:rPr>
              <w:t>MP3</w:t>
            </w:r>
            <w:r>
              <w:rPr>
                <w:b w:val="0"/>
              </w:rPr>
              <w:t xml:space="preserve"> </w:t>
            </w:r>
            <w:r w:rsidRPr="001E4B55">
              <w:rPr>
                <w:b w:val="0"/>
              </w:rPr>
              <w:t xml:space="preserve"> </w:t>
            </w:r>
            <w:r>
              <w:rPr>
                <w:b w:val="0"/>
              </w:rPr>
              <w:t xml:space="preserve">OGG  </w:t>
            </w:r>
            <w:r w:rsidRPr="001E4B55">
              <w:rPr>
                <w:b w:val="0"/>
              </w:rPr>
              <w:t>WAV</w:t>
            </w:r>
            <w:r>
              <w:rPr>
                <w:b w:val="0"/>
              </w:rPr>
              <w:t xml:space="preserve">  WMA</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all</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FLAC</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3.1+</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AAC-ELD</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4.1+</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MKV</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5.0+</w:t>
            </w:r>
          </w:p>
        </w:tc>
      </w:tr>
    </w:tbl>
    <w:p w:rsidR="005F45D0" w:rsidRDefault="005F45D0" w:rsidP="007B0C51"/>
    <w:p w:rsidR="007B0C51" w:rsidRDefault="007B0C51" w:rsidP="00EB1F62">
      <w:pPr>
        <w:pStyle w:val="Heading2"/>
      </w:pPr>
      <w:bookmarkStart w:id="703" w:name="_Toc5236272"/>
      <w:r>
        <w:t>Commands</w:t>
      </w:r>
      <w:bookmarkEnd w:id="70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704" w:name="_Toc5236273"/>
      <w:r>
        <w:t>Audio.</w:t>
      </w:r>
      <w:r w:rsidR="005C5D73">
        <w:t xml:space="preserve">load </w:t>
      </w:r>
      <w:r w:rsidR="007B0C51">
        <w:t>&lt;aft_nvar&gt;, &lt;filename_sexp</w:t>
      </w:r>
      <w:r w:rsidR="00DF7D65">
        <w:t>&gt;</w:t>
      </w:r>
      <w:bookmarkEnd w:id="704"/>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Loads a music file</w:t>
      </w:r>
      <w:r w:rsidR="008A66A9">
        <w:t xml:space="preserve"> or internet stream</w:t>
      </w:r>
      <w:r>
        <w:t xml:space="preserv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 xml:space="preserve">the file </w:t>
      </w:r>
      <w:r w:rsidR="008A66A9">
        <w:t xml:space="preserve">or stream </w:t>
      </w:r>
      <w:r w:rsidR="00EF130A">
        <w:t>can’t be loaded, the &lt;aft_nvar&gt; is set to 0.</w:t>
      </w:r>
      <w:r w:rsidR="00613C37">
        <w:t xml:space="preserve"> Your program should test the AFT index to find out if the </w:t>
      </w:r>
      <w:r w:rsidR="008A66A9">
        <w:t>audio</w:t>
      </w:r>
      <w:r w:rsidR="00613C37">
        <w:t xml:space="preserve"> was loaded. </w:t>
      </w:r>
      <w:r w:rsidR="0041463F">
        <w:t xml:space="preserve">If the </w:t>
      </w:r>
      <w:r w:rsidR="008A66A9">
        <w:t>AFT index</w:t>
      </w:r>
      <w:r w:rsidR="0041463F">
        <w:t xml:space="preserve"> is 0, you can call the </w:t>
      </w:r>
      <w:r w:rsidR="0041463F" w:rsidRPr="006B2707">
        <w:rPr>
          <w:b/>
        </w:rPr>
        <w:t>GETERROR$()</w:t>
      </w:r>
      <w:r w:rsidR="0041463F">
        <w:t xml:space="preserve"> function to get information about the error.</w:t>
      </w:r>
      <w:r w:rsidR="00720B6C">
        <w:t xml:space="preserve"> </w:t>
      </w:r>
      <w:r w:rsidR="00613C37">
        <w:t xml:space="preserve">If you use index 0 in another </w:t>
      </w:r>
      <w:r w:rsidR="00613C37" w:rsidRPr="00613C37">
        <w:rPr>
          <w:b/>
        </w:rPr>
        <w:t>Audio</w:t>
      </w:r>
      <w:r w:rsidR="00613C37">
        <w:t xml:space="preserve"> command you will get a run-time error.</w:t>
      </w:r>
    </w:p>
    <w:p w:rsidR="00891798" w:rsidRDefault="00891798" w:rsidP="00891798">
      <w:pPr>
        <w:pStyle w:val="NoSpacing"/>
      </w:pPr>
      <w:r>
        <w:t xml:space="preserve">To load a music file, specify an optional path and a filename. </w:t>
      </w:r>
      <w:r w:rsidR="005C5D73">
        <w:t>For example</w:t>
      </w:r>
      <w:r>
        <w:t>:</w:t>
      </w:r>
    </w:p>
    <w:p w:rsidR="00891798" w:rsidRDefault="00891798" w:rsidP="00891798">
      <w:pPr>
        <w:pStyle w:val="ListParagraph"/>
        <w:ind w:left="0"/>
      </w:pPr>
      <w:r>
        <w:t>"Blue Danube Waltz.mp3"</w:t>
      </w:r>
      <w:r w:rsidR="005C5D73">
        <w:t xml:space="preserve"> </w:t>
      </w:r>
      <w:r>
        <w:t>would access "&lt;pref base drive&gt;/rfo-basic/data/Blue Danube Waltz.mp3"</w:t>
      </w:r>
      <w:r w:rsidR="00317F66">
        <w:t>.</w:t>
      </w:r>
    </w:p>
    <w:p w:rsidR="005C5D73" w:rsidRDefault="005C5D73" w:rsidP="00891798">
      <w:pPr>
        <w:pStyle w:val="ListParagraph"/>
        <w:ind w:left="0"/>
      </w:pPr>
      <w:r>
        <w:t>"../../Music/Blue Danube Waltz.mp3" would access "</w:t>
      </w:r>
      <w:r w:rsidR="005F4916">
        <w:t>&lt;pref base drive&gt;/</w:t>
      </w:r>
      <w:r w:rsidR="00A50C6A">
        <w:t>M</w:t>
      </w:r>
      <w:r>
        <w:t>usic/Blue Danube Waltz.mp3"</w:t>
      </w:r>
      <w:r w:rsidR="002A2FA7">
        <w:t>.</w:t>
      </w:r>
    </w:p>
    <w:p w:rsidR="00891798" w:rsidRDefault="00891798" w:rsidP="00891798">
      <w:r>
        <w:t>To load an internet stream, specify a full URL.</w:t>
      </w:r>
    </w:p>
    <w:p w:rsidR="007B0C51" w:rsidRDefault="003A4712" w:rsidP="005F4916">
      <w:pPr>
        <w:pStyle w:val="Heading3"/>
      </w:pPr>
      <w:bookmarkStart w:id="705" w:name="_Toc5236274"/>
      <w:r>
        <w:t>Audio.</w:t>
      </w:r>
      <w:r w:rsidR="005C5D73">
        <w:t>play</w:t>
      </w:r>
      <w:r w:rsidR="007B0C51">
        <w:t xml:space="preserve"> &lt;aft_nexp&gt;</w:t>
      </w:r>
      <w:bookmarkEnd w:id="705"/>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706" w:name="_Toc5236275"/>
      <w:r>
        <w:t>Audio.</w:t>
      </w:r>
      <w:r w:rsidR="005C5D73">
        <w:t>stop</w:t>
      </w:r>
      <w:bookmarkEnd w:id="706"/>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707" w:name="_Toc5236276"/>
      <w:r>
        <w:t>Audio.</w:t>
      </w:r>
      <w:r w:rsidR="0008315F">
        <w:t>pause</w:t>
      </w:r>
      <w:bookmarkEnd w:id="707"/>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708" w:name="_Toc5236277"/>
      <w:r>
        <w:t>Audio.</w:t>
      </w:r>
      <w:r w:rsidR="007A7A93">
        <w:t>loop</w:t>
      </w:r>
      <w:bookmarkEnd w:id="708"/>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709" w:name="_Toc5236278"/>
      <w:r>
        <w:t>Audio.</w:t>
      </w:r>
      <w:r w:rsidR="007A7A93">
        <w:t>volume &lt;left_nexp&gt;, &lt;right_nexp&gt;</w:t>
      </w:r>
      <w:bookmarkEnd w:id="709"/>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710" w:name="_Toc5236279"/>
      <w:r>
        <w:t>Audio.</w:t>
      </w:r>
      <w:r w:rsidR="00DF5630">
        <w:t>position.current</w:t>
      </w:r>
      <w:r w:rsidR="00994A9D">
        <w:t xml:space="preserve"> </w:t>
      </w:r>
      <w:r w:rsidR="00DF5630">
        <w:t>&lt;nvar&gt;</w:t>
      </w:r>
      <w:bookmarkEnd w:id="710"/>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711" w:name="_Toc5236280"/>
      <w:r>
        <w:lastRenderedPageBreak/>
        <w:t>Audio.</w:t>
      </w:r>
      <w:r w:rsidR="00DF5630">
        <w:t>position.seek &lt;nexp&gt;</w:t>
      </w:r>
      <w:bookmarkEnd w:id="711"/>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712" w:name="_Toc5236281"/>
      <w:r>
        <w:t>Audio.</w:t>
      </w:r>
      <w:r w:rsidR="00DF5630">
        <w:t>length &lt;length_nvar&gt;, &lt;aft_nexp&gt;</w:t>
      </w:r>
      <w:bookmarkEnd w:id="712"/>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713" w:name="_Toc5236282"/>
      <w:r>
        <w:t>Audio.</w:t>
      </w:r>
      <w:r w:rsidR="00DF5630">
        <w:t>release &lt;aft_nexp&gt;</w:t>
      </w:r>
      <w:bookmarkEnd w:id="713"/>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714" w:name="_Toc5236283"/>
      <w:r>
        <w:t>Audio.</w:t>
      </w:r>
      <w:r w:rsidR="00766AEB">
        <w:t xml:space="preserve">isdone </w:t>
      </w:r>
      <w:r w:rsidR="00792AD4">
        <w:t>&lt;lvar&gt;</w:t>
      </w:r>
      <w:bookmarkEnd w:id="714"/>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715" w:name="_Toc5236284"/>
      <w:r>
        <w:t>Audio.</w:t>
      </w:r>
      <w:r w:rsidR="003928AD">
        <w:t>record.start &lt;fn_svar&gt;</w:t>
      </w:r>
      <w:bookmarkEnd w:id="715"/>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716" w:name="_Toc5236285"/>
      <w:r>
        <w:t>Audio.</w:t>
      </w:r>
      <w:r w:rsidR="003928AD">
        <w:t>record.stop</w:t>
      </w:r>
      <w:bookmarkEnd w:id="716"/>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717" w:name="_Toc5236286"/>
      <w:r>
        <w:t>SoundPool</w:t>
      </w:r>
      <w:bookmarkEnd w:id="717"/>
    </w:p>
    <w:p w:rsidR="00CD4CCB" w:rsidRDefault="00CD4CCB" w:rsidP="00EB1F62">
      <w:pPr>
        <w:pStyle w:val="Heading2"/>
      </w:pPr>
      <w:bookmarkStart w:id="718" w:name="_Toc5236287"/>
      <w:r>
        <w:t>Introduction</w:t>
      </w:r>
      <w:bookmarkEnd w:id="71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719" w:name="_Toc5236288"/>
      <w:r>
        <w:t>Commands</w:t>
      </w:r>
      <w:bookmarkEnd w:id="719"/>
    </w:p>
    <w:p w:rsidR="00DF5A86" w:rsidRDefault="00DF5A86" w:rsidP="005F4916">
      <w:pPr>
        <w:pStyle w:val="Heading3"/>
      </w:pPr>
      <w:bookmarkStart w:id="720" w:name="_Toc5236289"/>
      <w:r>
        <w:t>Soundpool.open &lt;</w:t>
      </w:r>
      <w:r w:rsidR="000841A9">
        <w:t>MaxStreams_nexp</w:t>
      </w:r>
      <w:r>
        <w:t>&gt;</w:t>
      </w:r>
      <w:bookmarkEnd w:id="720"/>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721" w:name="_Toc5236290"/>
      <w:r>
        <w:t>Soundpool.load &lt;soundID_nvar&gt;, &lt;file_path_sexp&gt;</w:t>
      </w:r>
      <w:bookmarkEnd w:id="721"/>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722" w:name="_Toc5236291"/>
      <w:r>
        <w:t>Soundpool.unload &lt;soundID_nexp&gt;</w:t>
      </w:r>
      <w:bookmarkEnd w:id="722"/>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723" w:name="_Toc523629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723"/>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lastRenderedPageBreak/>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724" w:name="_Toc5236293"/>
      <w:r>
        <w:t>Soundpool.setvolume &lt;streamID_nexp&gt;, &lt;leftVolume_nexp&gt;, &lt;rightVolume_nexp&gt;</w:t>
      </w:r>
      <w:bookmarkEnd w:id="724"/>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725" w:name="_Toc5236294"/>
      <w:r>
        <w:t>Soundpool.setrate &lt;streamID_nexp&gt;, &lt;rate_nexp&gt;</w:t>
      </w:r>
      <w:bookmarkEnd w:id="725"/>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726" w:name="_Toc5236295"/>
      <w:r>
        <w:t>Soundpool.setpriority &lt;streamID_nexp&gt;, &lt;priority_nexp&gt;</w:t>
      </w:r>
      <w:bookmarkEnd w:id="726"/>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727" w:name="_Toc5236296"/>
      <w:r>
        <w:t>Soundpool.pause &lt;streamID_nexp&gt;</w:t>
      </w:r>
      <w:bookmarkEnd w:id="727"/>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728" w:name="_Toc5236297"/>
      <w:r>
        <w:t>Soundpool.resume &lt;streamID_nexp&gt;</w:t>
      </w:r>
      <w:bookmarkEnd w:id="728"/>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729" w:name="_Toc5236298"/>
      <w:r>
        <w:t>Soundpool.stop &lt;streamID_nexp&gt;</w:t>
      </w:r>
      <w:bookmarkEnd w:id="729"/>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730" w:name="_Toc5236299"/>
      <w:r>
        <w:t>Soundpool.release</w:t>
      </w:r>
      <w:bookmarkEnd w:id="730"/>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731" w:name="_Toc5236300"/>
      <w:r>
        <w:t>GPS</w:t>
      </w:r>
      <w:bookmarkEnd w:id="731"/>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732" w:name="_Toc5236301"/>
      <w:r>
        <w:lastRenderedPageBreak/>
        <w:t xml:space="preserve">GPS </w:t>
      </w:r>
      <w:r w:rsidR="00514CEB">
        <w:t>C</w:t>
      </w:r>
      <w:r>
        <w:t>ontrol c</w:t>
      </w:r>
      <w:r w:rsidR="00514CEB">
        <w:t>ommands</w:t>
      </w:r>
      <w:bookmarkEnd w:id="732"/>
    </w:p>
    <w:p w:rsidR="00514CEB" w:rsidRDefault="003A4712" w:rsidP="005F4916">
      <w:pPr>
        <w:pStyle w:val="Heading3"/>
      </w:pPr>
      <w:bookmarkStart w:id="733" w:name="_Toc5236302"/>
      <w:r>
        <w:t>Gps.</w:t>
      </w:r>
      <w:r w:rsidR="00514CEB">
        <w:t>open</w:t>
      </w:r>
      <w:r w:rsidR="0095581B">
        <w:t xml:space="preserve"> {{&lt;status_nvar&gt;},{&lt;time_nexp&gt;},{&lt;distance_nexp&gt;}}</w:t>
      </w:r>
      <w:bookmarkEnd w:id="733"/>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734" w:name="_Toc5236303"/>
      <w:r>
        <w:t>Gps.</w:t>
      </w:r>
      <w:r w:rsidR="00514CEB">
        <w:t>close</w:t>
      </w:r>
      <w:bookmarkEnd w:id="734"/>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735" w:name="_Toc5236304"/>
      <w:r>
        <w:t>Gps.status {{&lt;status_var&gt;}, {&lt;infix_nvar&gt;},{inview_nvar}, {&lt;sat_</w:t>
      </w:r>
      <w:r w:rsidR="009C2367">
        <w:t>list</w:t>
      </w:r>
      <w:r>
        <w:t>_nexp&gt;}}</w:t>
      </w:r>
      <w:bookmarkEnd w:id="735"/>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lastRenderedPageBreak/>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lastRenderedPageBreak/>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736" w:name="_Toc5236305"/>
      <w:r>
        <w:t>GPS Location commands</w:t>
      </w:r>
      <w:bookmarkEnd w:id="736"/>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lastRenderedPageBreak/>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737" w:name="_Toc5236306"/>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737"/>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738" w:name="_Toc5236307"/>
      <w:r>
        <w:t>Gps.time &lt;nvar&gt;</w:t>
      </w:r>
      <w:bookmarkEnd w:id="738"/>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739" w:name="_Toc5236308"/>
      <w:r>
        <w:t>Gps.</w:t>
      </w:r>
      <w:r w:rsidR="00514CEB">
        <w:t>provider &lt;svar&gt;</w:t>
      </w:r>
      <w:bookmarkEnd w:id="739"/>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740" w:name="_Toc5236309"/>
      <w:r>
        <w:lastRenderedPageBreak/>
        <w:t xml:space="preserve">Gps.satellites </w:t>
      </w:r>
      <w:r w:rsidR="00CD00F7">
        <w:t>{{</w:t>
      </w:r>
      <w:r>
        <w:t>&lt;</w:t>
      </w:r>
      <w:r w:rsidR="00CD00F7">
        <w:t>count_</w:t>
      </w:r>
      <w:r>
        <w:t>nvar&gt;</w:t>
      </w:r>
      <w:r w:rsidR="00CD00F7">
        <w:t>}, {</w:t>
      </w:r>
      <w:r w:rsidR="009C2367">
        <w:t>&lt;sat_list</w:t>
      </w:r>
      <w:r w:rsidR="000D799C">
        <w:t>_nexp</w:t>
      </w:r>
      <w:r w:rsidR="00CD00F7">
        <w:t>&gt;}}</w:t>
      </w:r>
      <w:bookmarkEnd w:id="740"/>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741" w:name="_Toc5236310"/>
      <w:r>
        <w:t>Gps.</w:t>
      </w:r>
      <w:r w:rsidR="00514CEB">
        <w:t>accuracy &lt;nvar&gt;</w:t>
      </w:r>
      <w:bookmarkEnd w:id="741"/>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742" w:name="_Toc5236311"/>
      <w:r>
        <w:t>Gps.</w:t>
      </w:r>
      <w:r w:rsidR="00514CEB">
        <w:t>latitude &lt;nvar&gt;</w:t>
      </w:r>
      <w:bookmarkEnd w:id="742"/>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743" w:name="_Toc5236312"/>
      <w:r>
        <w:t>Gps.</w:t>
      </w:r>
      <w:r w:rsidR="00514CEB">
        <w:t>longitude &lt;nvar&gt;</w:t>
      </w:r>
      <w:bookmarkEnd w:id="743"/>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744" w:name="_Toc5236313"/>
      <w:r>
        <w:t>Gps.</w:t>
      </w:r>
      <w:r w:rsidR="00514CEB">
        <w:t>altitude &lt;nvar&gt;</w:t>
      </w:r>
      <w:bookmarkEnd w:id="744"/>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745" w:name="_Toc5236314"/>
      <w:r>
        <w:t>Gps.</w:t>
      </w:r>
      <w:r w:rsidR="00514CEB">
        <w:t>bearing &lt;nvar&gt;</w:t>
      </w:r>
      <w:bookmarkEnd w:id="745"/>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746" w:name="_Toc5236315"/>
      <w:r>
        <w:t>Gps.</w:t>
      </w:r>
      <w:r w:rsidR="00514CEB">
        <w:t>speed &lt;nvar&gt;</w:t>
      </w:r>
      <w:bookmarkEnd w:id="746"/>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747" w:name="_Toc5236316"/>
      <w:r>
        <w:t>Sensors</w:t>
      </w:r>
      <w:bookmarkEnd w:id="747"/>
    </w:p>
    <w:p w:rsidR="004951B6" w:rsidRDefault="004951B6" w:rsidP="00EB1F62">
      <w:pPr>
        <w:pStyle w:val="Heading2"/>
      </w:pPr>
      <w:bookmarkStart w:id="748" w:name="_Toc5236317"/>
      <w:r>
        <w:t>Introduction</w:t>
      </w:r>
      <w:bookmarkEnd w:id="748"/>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lastRenderedPageBreak/>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Detector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18</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 (KitKat)</w:t>
            </w:r>
          </w:p>
        </w:tc>
      </w:tr>
      <w:tr w:rsidR="00B91EF8"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Counter</w:t>
            </w:r>
          </w:p>
        </w:tc>
        <w:tc>
          <w:tcPr>
            <w:tcW w:w="1170" w:type="dxa"/>
          </w:tcPr>
          <w:p w:rsidR="00B91EF8" w:rsidRDefault="00B91EF8" w:rsidP="00B91EF8">
            <w:pPr>
              <w:jc w:val="center"/>
              <w:cnfStyle w:val="000000100000" w:firstRow="0" w:lastRow="0" w:firstColumn="0" w:lastColumn="0" w:oddVBand="0" w:evenVBand="0" w:oddHBand="1" w:evenHBand="0" w:firstRowFirstColumn="0" w:firstRowLastColumn="0" w:lastRowFirstColumn="0" w:lastRowLastColumn="0"/>
            </w:pPr>
            <w:r>
              <w:t>19</w:t>
            </w:r>
          </w:p>
        </w:tc>
        <w:tc>
          <w:tcPr>
            <w:tcW w:w="3330" w:type="dxa"/>
          </w:tcPr>
          <w:p w:rsidR="00B91EF8" w:rsidRDefault="00B91EF8" w:rsidP="00B91EF8">
            <w:pPr>
              <w:cnfStyle w:val="000000100000" w:firstRow="0" w:lastRow="0" w:firstColumn="0" w:lastColumn="0" w:oddVBand="0" w:evenVBand="0" w:oddHBand="1" w:evenHBand="0" w:firstRowFirstColumn="0" w:firstRowLastColumn="0" w:lastRowFirstColumn="0" w:lastRowLastColumn="0"/>
            </w:pPr>
            <w:r>
              <w:t>As of API 19</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Pr="00294EE4" w:rsidRDefault="00B91EF8" w:rsidP="00B91EF8">
            <w:r>
              <w:rPr>
                <w:b w:val="0"/>
              </w:rPr>
              <w:t>Geomagnetic Rotation</w:t>
            </w:r>
            <w:r w:rsidR="00B61ECA">
              <w:rPr>
                <w:b w:val="0"/>
              </w:rPr>
              <w:t xml:space="preserve"> Vector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20</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78" w:history="1">
        <w:r>
          <w:rPr>
            <w:rStyle w:val="Hyperlink"/>
          </w:rPr>
          <w:t>Android's Sensor Event</w:t>
        </w:r>
      </w:hyperlink>
      <w:r>
        <w:t xml:space="preserve"> </w:t>
      </w:r>
      <w:r w:rsidR="00D329AA">
        <w:t>(</w:t>
      </w:r>
      <w:hyperlink r:id="rId79"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749" w:name="_Toc5236318"/>
      <w:r>
        <w:t>Sensor Commands</w:t>
      </w:r>
      <w:bookmarkEnd w:id="749"/>
    </w:p>
    <w:p w:rsidR="004951B6" w:rsidRDefault="003A4712" w:rsidP="00D43DA8">
      <w:pPr>
        <w:pStyle w:val="Heading3"/>
      </w:pPr>
      <w:bookmarkStart w:id="750" w:name="_Toc5236319"/>
      <w:r>
        <w:t>Sensors.</w:t>
      </w:r>
      <w:r w:rsidR="004951B6">
        <w:t xml:space="preserve">list </w:t>
      </w:r>
      <w:r w:rsidR="003E3561" w:rsidRPr="003E3561">
        <w:t>&lt;sensor_array$[]&gt;</w:t>
      </w:r>
      <w:bookmarkEnd w:id="750"/>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CA0730" w:rsidRDefault="00CA0730" w:rsidP="00D43DA8">
      <w:r>
        <w:t>Writ</w:t>
      </w:r>
      <w:r w:rsidR="004951B6">
        <w:t xml:space="preserve">es </w:t>
      </w:r>
      <w:r>
        <w:t>information about</w:t>
      </w:r>
      <w:r w:rsidR="004951B6">
        <w:t xml:space="preserve"> the sensors available on </w:t>
      </w:r>
      <w:r>
        <w:t>the</w:t>
      </w:r>
      <w:r w:rsidR="004951B6">
        <w:t xml:space="preserve"> Android device </w:t>
      </w:r>
      <w:r>
        <w:t>into t</w:t>
      </w:r>
      <w:r w:rsidR="004951B6">
        <w:t xml:space="preserve">he </w:t>
      </w:r>
      <w:r w:rsidR="003E3561" w:rsidRPr="003E3561">
        <w:t>&lt;sensor_array$[]&gt;</w:t>
      </w:r>
      <w:r w:rsidR="003E3561">
        <w:t xml:space="preserve"> </w:t>
      </w:r>
      <w:r w:rsidR="004951B6">
        <w:t xml:space="preserve">parameter. </w:t>
      </w:r>
      <w:r w:rsidR="008D0D96">
        <w:t>If the array exists, it is overwritten. Otherwise a new array is created. The result is always a one-dimensional array.</w:t>
      </w:r>
    </w:p>
    <w:p w:rsidR="00682E19" w:rsidRDefault="004951B6" w:rsidP="00D43DA8">
      <w:r>
        <w:t xml:space="preserve">The </w:t>
      </w:r>
      <w:r w:rsidR="00CA0730">
        <w:t xml:space="preserve">array </w:t>
      </w:r>
      <w:r>
        <w:t xml:space="preserve">elements contain the names and types of the available sensors. For example, </w:t>
      </w:r>
      <w:r w:rsidR="008D0D96">
        <w:t xml:space="preserve">one element may be </w:t>
      </w:r>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751" w:name="_Toc5236320"/>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751"/>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lastRenderedPageBreak/>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752" w:name="_Toc5236321"/>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752"/>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80" w:history="1">
        <w:r>
          <w:rPr>
            <w:rStyle w:val="Hyperlink"/>
          </w:rPr>
          <w:t>Android's Sensor Event</w:t>
        </w:r>
      </w:hyperlink>
      <w:r>
        <w:t xml:space="preserve"> web page for the meaning of these parameters.</w:t>
      </w:r>
    </w:p>
    <w:p w:rsidR="004951B6" w:rsidRDefault="003A4712" w:rsidP="005F4916">
      <w:pPr>
        <w:pStyle w:val="Heading3"/>
      </w:pPr>
      <w:bookmarkStart w:id="753" w:name="_Toc5236322"/>
      <w:r>
        <w:t>Sensors.</w:t>
      </w:r>
      <w:r w:rsidR="004951B6">
        <w:t>close</w:t>
      </w:r>
      <w:bookmarkEnd w:id="753"/>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754" w:name="_Toc5236323"/>
      <w:r>
        <w:t>System</w:t>
      </w:r>
      <w:bookmarkEnd w:id="754"/>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lastRenderedPageBreak/>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755" w:name="_Toc5236324"/>
      <w:r>
        <w:t xml:space="preserve">System </w:t>
      </w:r>
      <w:r w:rsidR="005E6325">
        <w:t>Commands</w:t>
      </w:r>
      <w:bookmarkEnd w:id="755"/>
    </w:p>
    <w:p w:rsidR="005E6325" w:rsidRDefault="005E6325" w:rsidP="005F4916">
      <w:pPr>
        <w:pStyle w:val="Heading3"/>
      </w:pPr>
      <w:bookmarkStart w:id="756" w:name="_Toc5236325"/>
      <w:r>
        <w:t>System.open</w:t>
      </w:r>
      <w:bookmarkEnd w:id="756"/>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757" w:name="_Toc5236326"/>
      <w:r>
        <w:t>System.write &lt;sexp&gt;</w:t>
      </w:r>
      <w:bookmarkEnd w:id="757"/>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758" w:name="_Toc5236327"/>
      <w:r>
        <w:t>System.read.ready &lt;nvar&gt;</w:t>
      </w:r>
      <w:bookmarkEnd w:id="758"/>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759" w:name="_Toc5236328"/>
      <w:r>
        <w:t>System.read.line &lt;svar&gt;</w:t>
      </w:r>
      <w:bookmarkEnd w:id="759"/>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760" w:name="_Toc5236329"/>
      <w:r>
        <w:t>System.close</w:t>
      </w:r>
      <w:bookmarkEnd w:id="760"/>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761" w:name="_Toc5236330"/>
      <w:r>
        <w:t xml:space="preserve">Superuser </w:t>
      </w:r>
      <w:r w:rsidR="00626B56">
        <w:t>Commands</w:t>
      </w:r>
      <w:bookmarkEnd w:id="761"/>
    </w:p>
    <w:p w:rsidR="00D94677" w:rsidRDefault="00D94677" w:rsidP="005F4916">
      <w:pPr>
        <w:pStyle w:val="Heading3"/>
      </w:pPr>
      <w:bookmarkStart w:id="762" w:name="_Toc5236331"/>
      <w:r>
        <w:t>Su.open</w:t>
      </w:r>
      <w:bookmarkEnd w:id="762"/>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763" w:name="_Toc5236332"/>
      <w:r>
        <w:t>Su.write &lt;sexp&gt;</w:t>
      </w:r>
      <w:bookmarkEnd w:id="763"/>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764" w:name="_Toc5236333"/>
      <w:r>
        <w:t>Su.read.ready &lt;nvar&gt;</w:t>
      </w:r>
      <w:bookmarkEnd w:id="764"/>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765" w:name="_Toc5236334"/>
      <w:r>
        <w:t>Su.read.line &lt;svar&gt;</w:t>
      </w:r>
      <w:bookmarkEnd w:id="765"/>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766" w:name="_Toc5236335"/>
      <w:r>
        <w:lastRenderedPageBreak/>
        <w:t>Su.close</w:t>
      </w:r>
      <w:bookmarkEnd w:id="766"/>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767" w:name="_Toc5236336"/>
      <w:r>
        <w:t>App</w:t>
      </w:r>
      <w:r w:rsidR="0051756E">
        <w:t xml:space="preserve"> Commands</w:t>
      </w:r>
      <w:bookmarkEnd w:id="767"/>
    </w:p>
    <w:p w:rsidR="0051756E" w:rsidRDefault="00571BB8" w:rsidP="0051756E">
      <w:pPr>
        <w:pStyle w:val="Heading3"/>
      </w:pPr>
      <w:bookmarkStart w:id="768" w:name="_Toc5236337"/>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768"/>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Default="00FE73A4" w:rsidP="0051756E">
      <w:r>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9A00A7" w:rsidRPr="002108D3" w:rsidRDefault="009A00A7" w:rsidP="0051756E">
      <w:r>
        <w:t xml:space="preserve">If there is no </w:t>
      </w:r>
      <w:r w:rsidR="008A66A9">
        <w:t>app</w:t>
      </w:r>
      <w:r>
        <w:t xml:space="preserve"> that can receive your broadcast, the broadcast is ignored. </w:t>
      </w:r>
      <w:r w:rsidR="008A66A9">
        <w:t>You</w:t>
      </w:r>
      <w:r>
        <w:t xml:space="preserve"> can detect this condition </w:t>
      </w:r>
      <w:r w:rsidR="008A66A9">
        <w:t xml:space="preserve">only by calling </w:t>
      </w:r>
      <w:r>
        <w:t xml:space="preserve">the </w:t>
      </w:r>
      <w:r w:rsidRPr="009A00A7">
        <w:rPr>
          <w:b/>
        </w:rPr>
        <w:t>G</w:t>
      </w:r>
      <w:r w:rsidR="003958AB">
        <w:rPr>
          <w:b/>
        </w:rPr>
        <w:t>ET</w:t>
      </w:r>
      <w:r w:rsidRPr="009A00A7">
        <w:rPr>
          <w:b/>
        </w:rPr>
        <w:t>E</w:t>
      </w:r>
      <w:r w:rsidR="003958AB">
        <w:rPr>
          <w:b/>
        </w:rPr>
        <w:t>RROR</w:t>
      </w:r>
      <w:r w:rsidRPr="009A00A7">
        <w:rPr>
          <w:b/>
        </w:rPr>
        <w:t>$()</w:t>
      </w:r>
      <w:r>
        <w:t xml:space="preserve"> function.</w:t>
      </w:r>
      <w:r w:rsidRPr="009A00A7">
        <w:t xml:space="preserve"> </w:t>
      </w:r>
      <w:r>
        <w:t xml:space="preserve">If </w:t>
      </w:r>
      <w:r w:rsidR="008A66A9">
        <w:t>an app is available to receive the</w:t>
      </w:r>
      <w:r>
        <w:t xml:space="preserve"> broadcast,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rsidR="002108D3" w:rsidRDefault="00571BB8" w:rsidP="002108D3">
      <w:pPr>
        <w:pStyle w:val="Heading3"/>
      </w:pPr>
      <w:bookmarkStart w:id="769" w:name="_Toc5236338"/>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769"/>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9A00A7" w:rsidRPr="009A00A7" w:rsidRDefault="009A00A7" w:rsidP="002108D3">
      <w:r>
        <w:t xml:space="preserve">If there is no </w:t>
      </w:r>
      <w:r w:rsidR="008A66A9">
        <w:t>app</w:t>
      </w:r>
      <w:r>
        <w:t xml:space="preserve"> that can handle the request, the </w:t>
      </w:r>
      <w:r w:rsidR="008A66A9">
        <w:t>Intent</w:t>
      </w:r>
      <w:r>
        <w:t xml:space="preserve"> is ignored. You can detect this condition </w:t>
      </w:r>
      <w:r w:rsidR="008A66A9">
        <w:t xml:space="preserve">only </w:t>
      </w:r>
      <w:r>
        <w:t xml:space="preserve">by calling the </w:t>
      </w:r>
      <w:r w:rsidR="003958AB" w:rsidRPr="009A00A7">
        <w:rPr>
          <w:b/>
        </w:rPr>
        <w:t>G</w:t>
      </w:r>
      <w:r w:rsidR="003958AB">
        <w:rPr>
          <w:b/>
        </w:rPr>
        <w:t>ET</w:t>
      </w:r>
      <w:r w:rsidR="003958AB" w:rsidRPr="009A00A7">
        <w:rPr>
          <w:b/>
        </w:rPr>
        <w:t>E</w:t>
      </w:r>
      <w:r w:rsidR="003958AB">
        <w:rPr>
          <w:b/>
        </w:rPr>
        <w:t>RROR</w:t>
      </w:r>
      <w:r>
        <w:rPr>
          <w:b/>
        </w:rPr>
        <w:t>$()</w:t>
      </w:r>
      <w:r>
        <w:t xml:space="preserve"> function. If </w:t>
      </w:r>
      <w:r w:rsidR="008A66A9">
        <w:t>an app is available to launch</w:t>
      </w:r>
      <w:r>
        <w:t xml:space="preserve">,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lastRenderedPageBreak/>
        <w:t>Notes:</w:t>
      </w:r>
    </w:p>
    <w:p w:rsidR="00E15996" w:rsidRDefault="00E15996" w:rsidP="00D97320">
      <w:pPr>
        <w:pStyle w:val="ListParagraph"/>
        <w:numPr>
          <w:ilvl w:val="0"/>
          <w:numId w:val="34"/>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FC7B22">
      <w:pPr>
        <w:pStyle w:val="ListParagraph"/>
        <w:keepNext/>
        <w:spacing w:after="0"/>
        <w:ind w:left="360"/>
      </w:pPr>
      <w:r>
        <w:t>Usually you can use this pattern:</w:t>
      </w:r>
    </w:p>
    <w:p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D97320">
      <w:pPr>
        <w:pStyle w:val="ListParagraph"/>
        <w:numPr>
          <w:ilvl w:val="0"/>
          <w:numId w:val="34"/>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E21D2E" w:rsidRDefault="00240D8C" w:rsidP="00D97320">
      <w:pPr>
        <w:pStyle w:val="ListParagraph"/>
        <w:numPr>
          <w:ilvl w:val="0"/>
          <w:numId w:val="34"/>
        </w:numPr>
      </w:pPr>
      <w:r>
        <w:t xml:space="preserve">When </w:t>
      </w:r>
      <w:r w:rsidR="00FC7B22">
        <w:t xml:space="preserve">your program uses an Intent to </w:t>
      </w:r>
      <w:r>
        <w:t xml:space="preserve">start another </w:t>
      </w:r>
      <w:r w:rsidR="00FC7B22">
        <w:t>app</w:t>
      </w:r>
      <w:r>
        <w:t xml:space="preserve">, the second </w:t>
      </w:r>
      <w:r w:rsidR="00FC7B22">
        <w:t>app can</w:t>
      </w:r>
      <w:r w:rsidR="00E21D2E">
        <w:t xml:space="preserve"> </w:t>
      </w:r>
      <w:r w:rsidR="00FC7B22">
        <w:t xml:space="preserve">use another Intent to </w:t>
      </w:r>
      <w:r w:rsidR="00E21D2E">
        <w:t xml:space="preserve">return </w:t>
      </w:r>
      <w:r w:rsidR="00FC7B22">
        <w:t>results</w:t>
      </w:r>
      <w:r w:rsidR="00E21D2E">
        <w:t xml:space="preserve">. BASIC! does not yet support this return path. </w:t>
      </w:r>
      <w:r>
        <w:t>You</w:t>
      </w:r>
      <w:r w:rsidR="00FC7B22">
        <w:t>r</w:t>
      </w:r>
      <w:r>
        <w:t xml:space="preserve"> </w:t>
      </w:r>
      <w:r w:rsidR="00FC7B22">
        <w:t xml:space="preserve">program </w:t>
      </w:r>
      <w:r>
        <w:t>can retrieve data that an</w:t>
      </w:r>
      <w:r w:rsidR="00FC7B22">
        <w:t>other</w:t>
      </w:r>
      <w:r>
        <w:t xml:space="preserve"> app leaves in a file or in the clipboard, but </w:t>
      </w:r>
      <w:r w:rsidR="00FC7B22">
        <w:t>it</w:t>
      </w:r>
      <w:r>
        <w:t xml:space="preserve"> cannot yet retrieve data from a return Intent.</w:t>
      </w:r>
    </w:p>
    <w:p w:rsidR="00D57CCE" w:rsidRDefault="00D57CCE" w:rsidP="002108D3">
      <w:r>
        <w:br w:type="page"/>
      </w:r>
    </w:p>
    <w:p w:rsidR="0078797C" w:rsidRDefault="0078797C" w:rsidP="0078797C">
      <w:pPr>
        <w:pStyle w:val="Heading1"/>
      </w:pPr>
      <w:bookmarkStart w:id="770" w:name="AppendixA"/>
      <w:bookmarkStart w:id="771" w:name="_Toc5236339"/>
      <w:bookmarkEnd w:id="770"/>
      <w:r>
        <w:lastRenderedPageBreak/>
        <w:t xml:space="preserve">Appendix A </w:t>
      </w:r>
      <w:r w:rsidR="00A416A5">
        <w:t>–</w:t>
      </w:r>
      <w:r>
        <w:t xml:space="preserve"> Command List</w:t>
      </w:r>
      <w:bookmarkEnd w:id="771"/>
    </w:p>
    <w:p w:rsidR="00CA7A41" w:rsidRDefault="00D646E7" w:rsidP="00DC4E76">
      <w:pPr>
        <w:rPr>
          <w:noProof/>
        </w:rPr>
        <w:sectPr w:rsidR="00CA7A41" w:rsidSect="0047440C">
          <w:footerReference w:type="default" r:id="rId81"/>
          <w:footerReference w:type="first" r:id="rId82"/>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CA7A41" w:rsidRDefault="00CA7A41">
      <w:pPr>
        <w:pStyle w:val="Index1"/>
        <w:tabs>
          <w:tab w:val="right" w:leader="dot" w:pos="9350"/>
        </w:tabs>
        <w:rPr>
          <w:noProof/>
        </w:rPr>
      </w:pPr>
      <w:r>
        <w:rPr>
          <w:noProof/>
        </w:rPr>
        <w:t>! - Single Line Comment, 53</w:t>
      </w:r>
    </w:p>
    <w:p w:rsidR="00CA7A41" w:rsidRDefault="00CA7A41">
      <w:pPr>
        <w:pStyle w:val="Index1"/>
        <w:tabs>
          <w:tab w:val="right" w:leader="dot" w:pos="9350"/>
        </w:tabs>
        <w:rPr>
          <w:noProof/>
        </w:rPr>
      </w:pPr>
      <w:r>
        <w:rPr>
          <w:noProof/>
        </w:rPr>
        <w:t>!! - Block Comment, 53</w:t>
      </w:r>
    </w:p>
    <w:p w:rsidR="00CA7A41" w:rsidRDefault="00CA7A41">
      <w:pPr>
        <w:pStyle w:val="Index1"/>
        <w:tabs>
          <w:tab w:val="right" w:leader="dot" w:pos="9350"/>
        </w:tabs>
        <w:rPr>
          <w:noProof/>
        </w:rPr>
      </w:pPr>
      <w:r>
        <w:rPr>
          <w:noProof/>
        </w:rPr>
        <w:t># - Format Line, 28</w:t>
      </w:r>
    </w:p>
    <w:p w:rsidR="00CA7A41" w:rsidRDefault="00CA7A41">
      <w:pPr>
        <w:pStyle w:val="Index1"/>
        <w:tabs>
          <w:tab w:val="right" w:leader="dot" w:pos="9350"/>
        </w:tabs>
        <w:rPr>
          <w:noProof/>
        </w:rPr>
      </w:pPr>
      <w:r>
        <w:rPr>
          <w:noProof/>
        </w:rPr>
        <w:t>% - Middle of Line Comment, 53</w:t>
      </w:r>
    </w:p>
    <w:p w:rsidR="00CA7A41" w:rsidRDefault="00CA7A41">
      <w:pPr>
        <w:pStyle w:val="Index1"/>
        <w:tabs>
          <w:tab w:val="right" w:leader="dot" w:pos="9350"/>
        </w:tabs>
        <w:rPr>
          <w:noProof/>
        </w:rPr>
      </w:pPr>
      <w:r>
        <w:rPr>
          <w:noProof/>
        </w:rPr>
        <w:t>? {&lt;exp&gt; {,|;}} ..., 97</w:t>
      </w:r>
    </w:p>
    <w:p w:rsidR="00CA7A41" w:rsidRDefault="00CA7A41">
      <w:pPr>
        <w:pStyle w:val="Index1"/>
        <w:tabs>
          <w:tab w:val="right" w:leader="dot" w:pos="9350"/>
        </w:tabs>
        <w:rPr>
          <w:noProof/>
        </w:rPr>
      </w:pPr>
      <w:r>
        <w:rPr>
          <w:noProof/>
        </w:rPr>
        <w:t>ABS(&lt;nexp&gt;), 57</w:t>
      </w:r>
    </w:p>
    <w:p w:rsidR="00CA7A41" w:rsidRDefault="00CA7A41">
      <w:pPr>
        <w:pStyle w:val="Index1"/>
        <w:tabs>
          <w:tab w:val="right" w:leader="dot" w:pos="9350"/>
        </w:tabs>
        <w:rPr>
          <w:noProof/>
        </w:rPr>
      </w:pPr>
      <w:r>
        <w:rPr>
          <w:noProof/>
        </w:rPr>
        <w:t>ACOS(&lt;nexp&gt;), 61</w:t>
      </w:r>
    </w:p>
    <w:p w:rsidR="00CA7A41" w:rsidRDefault="00CA7A41">
      <w:pPr>
        <w:pStyle w:val="Index1"/>
        <w:tabs>
          <w:tab w:val="right" w:leader="dot" w:pos="9350"/>
        </w:tabs>
        <w:rPr>
          <w:noProof/>
        </w:rPr>
      </w:pPr>
      <w:r>
        <w:rPr>
          <w:noProof/>
        </w:rPr>
        <w:t>App.broadcast &lt;action_sexp&gt;, &lt;data_uri_sexp&gt;, &lt;package_sexp&gt;, &lt;component_sexp&gt;, &lt;mime_type_sexp&gt;, &lt;categories_sexp&gt;, &lt;extras_bptr_nexp&gt;, &lt;flags_nexp&gt;, 200</w:t>
      </w:r>
    </w:p>
    <w:p w:rsidR="00CA7A41" w:rsidRDefault="00CA7A41">
      <w:pPr>
        <w:pStyle w:val="Index1"/>
        <w:tabs>
          <w:tab w:val="right" w:leader="dot" w:pos="9350"/>
        </w:tabs>
        <w:rPr>
          <w:noProof/>
        </w:rPr>
      </w:pPr>
      <w:r>
        <w:rPr>
          <w:noProof/>
        </w:rPr>
        <w:t>App.start &lt;action_sexp&gt;, &lt;data_uri_sexp&gt;, &lt;package_sexp&gt;, &lt;component_sexp&gt;, &lt;mime_type_sexp&gt;, &lt;categories_sexp&gt;, &lt;extras_bptr_nexp&gt;, &lt;flags_nexp&gt;, 200</w:t>
      </w:r>
    </w:p>
    <w:p w:rsidR="00CA7A41" w:rsidRDefault="00CA7A41">
      <w:pPr>
        <w:pStyle w:val="Index1"/>
        <w:tabs>
          <w:tab w:val="right" w:leader="dot" w:pos="9350"/>
        </w:tabs>
        <w:rPr>
          <w:noProof/>
        </w:rPr>
      </w:pPr>
      <w:r>
        <w:rPr>
          <w:noProof/>
        </w:rPr>
        <w:t>Array.average &lt;Average_nvar&gt;, Array[{&lt;start&gt;,&lt;length&gt;}], 42</w:t>
      </w:r>
    </w:p>
    <w:p w:rsidR="00CA7A41" w:rsidRDefault="00CA7A41">
      <w:pPr>
        <w:pStyle w:val="Index1"/>
        <w:tabs>
          <w:tab w:val="right" w:leader="dot" w:pos="9350"/>
        </w:tabs>
        <w:rPr>
          <w:noProof/>
        </w:rPr>
      </w:pPr>
      <w:r>
        <w:rPr>
          <w:noProof/>
        </w:rPr>
        <w:t>Array.copy SourceArray$[{&lt;start&gt;,&lt;length&gt;}], DestinationArray$[{{-}&lt;start_or_extras&gt;}], 42</w:t>
      </w:r>
    </w:p>
    <w:p w:rsidR="00CA7A41" w:rsidRDefault="00CA7A41">
      <w:pPr>
        <w:pStyle w:val="Index1"/>
        <w:tabs>
          <w:tab w:val="right" w:leader="dot" w:pos="9350"/>
        </w:tabs>
        <w:rPr>
          <w:noProof/>
        </w:rPr>
      </w:pPr>
      <w:r>
        <w:rPr>
          <w:noProof/>
        </w:rPr>
        <w:t>Array.copy SourceArray[{&lt;start&gt;,&lt;length&gt;}], DestinationArray[{{-}&lt;start_or_extras&gt;}], 42</w:t>
      </w:r>
    </w:p>
    <w:p w:rsidR="00CA7A41" w:rsidRDefault="00CA7A41">
      <w:pPr>
        <w:pStyle w:val="Index1"/>
        <w:tabs>
          <w:tab w:val="right" w:leader="dot" w:pos="9350"/>
        </w:tabs>
        <w:rPr>
          <w:noProof/>
        </w:rPr>
      </w:pPr>
      <w:r>
        <w:rPr>
          <w:noProof/>
        </w:rPr>
        <w:t>Array.delete Array[], Array$[] ..., 42</w:t>
      </w:r>
    </w:p>
    <w:p w:rsidR="00CA7A41" w:rsidRDefault="00CA7A41">
      <w:pPr>
        <w:pStyle w:val="Index1"/>
        <w:tabs>
          <w:tab w:val="right" w:leader="dot" w:pos="9350"/>
        </w:tabs>
        <w:rPr>
          <w:noProof/>
        </w:rPr>
      </w:pPr>
      <w:r>
        <w:rPr>
          <w:noProof/>
        </w:rPr>
        <w:t>Array.dims Source[]{, {Dims[]}{, NumDims}}, 42</w:t>
      </w:r>
    </w:p>
    <w:p w:rsidR="00CA7A41" w:rsidRDefault="00CA7A41">
      <w:pPr>
        <w:pStyle w:val="Index1"/>
        <w:tabs>
          <w:tab w:val="right" w:leader="dot" w:pos="9350"/>
        </w:tabs>
        <w:rPr>
          <w:noProof/>
        </w:rPr>
      </w:pPr>
      <w:r>
        <w:rPr>
          <w:noProof/>
        </w:rPr>
        <w:t>Array.fill Array$[{&lt;start&gt;,&lt;length&gt;}], &lt;sexp&gt;, 42</w:t>
      </w:r>
    </w:p>
    <w:p w:rsidR="00CA7A41" w:rsidRDefault="00CA7A41">
      <w:pPr>
        <w:pStyle w:val="Index1"/>
        <w:tabs>
          <w:tab w:val="right" w:leader="dot" w:pos="9350"/>
        </w:tabs>
        <w:rPr>
          <w:noProof/>
        </w:rPr>
      </w:pPr>
      <w:r>
        <w:rPr>
          <w:noProof/>
        </w:rPr>
        <w:t>Array.fill Array[{&lt;start&gt;,&lt;length&gt;}], &lt;nexp&gt;, 42</w:t>
      </w:r>
    </w:p>
    <w:p w:rsidR="00CA7A41" w:rsidRDefault="00CA7A41">
      <w:pPr>
        <w:pStyle w:val="Index1"/>
        <w:tabs>
          <w:tab w:val="right" w:leader="dot" w:pos="9350"/>
        </w:tabs>
        <w:rPr>
          <w:noProof/>
        </w:rPr>
      </w:pPr>
      <w:r>
        <w:rPr>
          <w:noProof/>
        </w:rPr>
        <w:t>Array.length n, Array$[{&lt;start&gt;,&lt;length&gt;}], 43</w:t>
      </w:r>
    </w:p>
    <w:p w:rsidR="00CA7A41" w:rsidRDefault="00CA7A41">
      <w:pPr>
        <w:pStyle w:val="Index1"/>
        <w:tabs>
          <w:tab w:val="right" w:leader="dot" w:pos="9350"/>
        </w:tabs>
        <w:rPr>
          <w:noProof/>
        </w:rPr>
      </w:pPr>
      <w:r>
        <w:rPr>
          <w:noProof/>
        </w:rPr>
        <w:t>Array.length n, Array[{&lt;start&gt;,&lt;length&gt;}], 43</w:t>
      </w:r>
    </w:p>
    <w:p w:rsidR="00CA7A41" w:rsidRDefault="00CA7A41">
      <w:pPr>
        <w:pStyle w:val="Index1"/>
        <w:tabs>
          <w:tab w:val="right" w:leader="dot" w:pos="9350"/>
        </w:tabs>
        <w:rPr>
          <w:noProof/>
        </w:rPr>
      </w:pPr>
      <w:r>
        <w:rPr>
          <w:noProof/>
        </w:rPr>
        <w:t>Array.load Array$[], &lt;sexp&gt;, ..., 43</w:t>
      </w:r>
    </w:p>
    <w:p w:rsidR="00CA7A41" w:rsidRDefault="00CA7A41">
      <w:pPr>
        <w:pStyle w:val="Index1"/>
        <w:tabs>
          <w:tab w:val="right" w:leader="dot" w:pos="9350"/>
        </w:tabs>
        <w:rPr>
          <w:noProof/>
        </w:rPr>
      </w:pPr>
      <w:r>
        <w:rPr>
          <w:noProof/>
        </w:rPr>
        <w:t>Array.load Array[], &lt;nexp&gt;, ..., 43</w:t>
      </w:r>
    </w:p>
    <w:p w:rsidR="00CA7A41" w:rsidRDefault="00CA7A41">
      <w:pPr>
        <w:pStyle w:val="Index1"/>
        <w:tabs>
          <w:tab w:val="right" w:leader="dot" w:pos="9350"/>
        </w:tabs>
        <w:rPr>
          <w:noProof/>
        </w:rPr>
      </w:pPr>
      <w:r>
        <w:rPr>
          <w:noProof/>
        </w:rPr>
        <w:t>Array.max &lt;max_nvar&gt; Array[{&lt;start&gt;,&lt;length&gt;}], 43</w:t>
      </w:r>
    </w:p>
    <w:p w:rsidR="00CA7A41" w:rsidRDefault="00CA7A41">
      <w:pPr>
        <w:pStyle w:val="Index1"/>
        <w:tabs>
          <w:tab w:val="right" w:leader="dot" w:pos="9350"/>
        </w:tabs>
        <w:rPr>
          <w:noProof/>
        </w:rPr>
      </w:pPr>
      <w:r>
        <w:rPr>
          <w:noProof/>
        </w:rPr>
        <w:t>Array.min &lt;min_nvar&gt;, Array[{&lt;start&gt;,&lt;length&gt;}], 43</w:t>
      </w:r>
    </w:p>
    <w:p w:rsidR="00CA7A41" w:rsidRDefault="00CA7A41">
      <w:pPr>
        <w:pStyle w:val="Index1"/>
        <w:tabs>
          <w:tab w:val="right" w:leader="dot" w:pos="9350"/>
        </w:tabs>
        <w:rPr>
          <w:noProof/>
        </w:rPr>
      </w:pPr>
      <w:r>
        <w:rPr>
          <w:noProof/>
        </w:rPr>
        <w:t>Array.reverse Array$[{&lt;start&gt;,&lt;length&gt;}], 43</w:t>
      </w:r>
    </w:p>
    <w:p w:rsidR="00CA7A41" w:rsidRDefault="00CA7A41">
      <w:pPr>
        <w:pStyle w:val="Index1"/>
        <w:tabs>
          <w:tab w:val="right" w:leader="dot" w:pos="9350"/>
        </w:tabs>
        <w:rPr>
          <w:noProof/>
        </w:rPr>
      </w:pPr>
      <w:r>
        <w:rPr>
          <w:noProof/>
        </w:rPr>
        <w:t>Array.reverse Array[{&lt;start&gt;,&lt;length&gt;}], 43</w:t>
      </w:r>
    </w:p>
    <w:p w:rsidR="00CA7A41" w:rsidRDefault="00CA7A41">
      <w:pPr>
        <w:pStyle w:val="Index1"/>
        <w:tabs>
          <w:tab w:val="right" w:leader="dot" w:pos="9350"/>
        </w:tabs>
        <w:rPr>
          <w:noProof/>
        </w:rPr>
      </w:pPr>
      <w:r>
        <w:rPr>
          <w:noProof/>
        </w:rPr>
        <w:t>Array.search Array$[{&lt;start&gt;,&lt;length&gt;}], &lt;value_sexp&gt;, &lt;result_nvar&gt;{,&lt;start_nexp&gt;}, 43</w:t>
      </w:r>
    </w:p>
    <w:p w:rsidR="00CA7A41" w:rsidRDefault="00CA7A41">
      <w:pPr>
        <w:pStyle w:val="Index1"/>
        <w:tabs>
          <w:tab w:val="right" w:leader="dot" w:pos="9350"/>
        </w:tabs>
        <w:rPr>
          <w:noProof/>
        </w:rPr>
      </w:pPr>
      <w:r>
        <w:rPr>
          <w:noProof/>
        </w:rPr>
        <w:t>Array.search Array[{&lt;start&gt;,&lt;length&gt;}], &lt;value_nexp&gt;, &lt;result_nvar&gt;{,&lt;start_nexp&gt;}, 43</w:t>
      </w:r>
    </w:p>
    <w:p w:rsidR="00CA7A41" w:rsidRDefault="00CA7A41">
      <w:pPr>
        <w:pStyle w:val="Index1"/>
        <w:tabs>
          <w:tab w:val="right" w:leader="dot" w:pos="9350"/>
        </w:tabs>
        <w:rPr>
          <w:noProof/>
        </w:rPr>
      </w:pPr>
      <w:r>
        <w:rPr>
          <w:noProof/>
        </w:rPr>
        <w:t>Array.shuffle Array[{&lt;start&gt;,&lt;length&gt;}], 44</w:t>
      </w:r>
    </w:p>
    <w:p w:rsidR="00CA7A41" w:rsidRDefault="00CA7A41">
      <w:pPr>
        <w:pStyle w:val="Index1"/>
        <w:tabs>
          <w:tab w:val="right" w:leader="dot" w:pos="9350"/>
        </w:tabs>
        <w:rPr>
          <w:noProof/>
        </w:rPr>
      </w:pPr>
      <w:r>
        <w:rPr>
          <w:noProof/>
        </w:rPr>
        <w:t>Array.sort Array[{&lt;start&gt;,&lt;length&gt;}], 44</w:t>
      </w:r>
    </w:p>
    <w:p w:rsidR="00CA7A41" w:rsidRDefault="00CA7A41">
      <w:pPr>
        <w:pStyle w:val="Index1"/>
        <w:tabs>
          <w:tab w:val="right" w:leader="dot" w:pos="9350"/>
        </w:tabs>
        <w:rPr>
          <w:noProof/>
        </w:rPr>
      </w:pPr>
      <w:r>
        <w:rPr>
          <w:noProof/>
        </w:rPr>
        <w:t>Array.std_dev &lt;sd_nvar&gt;, Array[{&lt;start&gt;,&lt;length&gt;}], 44</w:t>
      </w:r>
    </w:p>
    <w:p w:rsidR="00CA7A41" w:rsidRDefault="00CA7A41">
      <w:pPr>
        <w:pStyle w:val="Index1"/>
        <w:tabs>
          <w:tab w:val="right" w:leader="dot" w:pos="9350"/>
        </w:tabs>
        <w:rPr>
          <w:noProof/>
        </w:rPr>
      </w:pPr>
      <w:r>
        <w:rPr>
          <w:noProof/>
        </w:rPr>
        <w:t>Array.sum &lt;sum_nvar&gt;, Array[{&lt;start&gt;,&lt;length&gt;}], 44</w:t>
      </w:r>
    </w:p>
    <w:p w:rsidR="00CA7A41" w:rsidRDefault="00CA7A41">
      <w:pPr>
        <w:pStyle w:val="Index1"/>
        <w:tabs>
          <w:tab w:val="right" w:leader="dot" w:pos="9350"/>
        </w:tabs>
        <w:rPr>
          <w:noProof/>
        </w:rPr>
      </w:pPr>
      <w:r>
        <w:rPr>
          <w:noProof/>
        </w:rPr>
        <w:t>Array.variance &lt;v_nvar&gt;, Array[{&lt;start&gt;,&lt;length&gt;}], 44</w:t>
      </w:r>
    </w:p>
    <w:p w:rsidR="00CA7A41" w:rsidRDefault="00CA7A41">
      <w:pPr>
        <w:pStyle w:val="Index1"/>
        <w:tabs>
          <w:tab w:val="right" w:leader="dot" w:pos="9350"/>
        </w:tabs>
        <w:rPr>
          <w:noProof/>
        </w:rPr>
      </w:pPr>
      <w:r>
        <w:rPr>
          <w:noProof/>
        </w:rPr>
        <w:t>ASCII(&lt;sexp&gt;{, &lt;index_nexp&gt;}), 62</w:t>
      </w:r>
    </w:p>
    <w:p w:rsidR="00CA7A41" w:rsidRDefault="00CA7A41">
      <w:pPr>
        <w:pStyle w:val="Index1"/>
        <w:tabs>
          <w:tab w:val="right" w:leader="dot" w:pos="9350"/>
        </w:tabs>
        <w:rPr>
          <w:noProof/>
        </w:rPr>
      </w:pPr>
      <w:r>
        <w:rPr>
          <w:noProof/>
        </w:rPr>
        <w:t>ASIN(&lt;nexp&gt;), 60</w:t>
      </w:r>
    </w:p>
    <w:p w:rsidR="00CA7A41" w:rsidRDefault="00CA7A41">
      <w:pPr>
        <w:pStyle w:val="Index1"/>
        <w:tabs>
          <w:tab w:val="right" w:leader="dot" w:pos="9350"/>
        </w:tabs>
        <w:rPr>
          <w:noProof/>
        </w:rPr>
      </w:pPr>
      <w:r>
        <w:rPr>
          <w:noProof/>
        </w:rPr>
        <w:t>ATAN(&lt;nexp&gt;), 61</w:t>
      </w:r>
    </w:p>
    <w:p w:rsidR="00CA7A41" w:rsidRDefault="00CA7A41">
      <w:pPr>
        <w:pStyle w:val="Index1"/>
        <w:tabs>
          <w:tab w:val="right" w:leader="dot" w:pos="9350"/>
        </w:tabs>
        <w:rPr>
          <w:noProof/>
        </w:rPr>
      </w:pPr>
      <w:r>
        <w:rPr>
          <w:noProof/>
        </w:rPr>
        <w:t>ATAN2(&lt;nexp_y&gt;, &lt;nexp_x&gt;), 61</w:t>
      </w:r>
    </w:p>
    <w:p w:rsidR="00CA7A41" w:rsidRDefault="00CA7A41">
      <w:pPr>
        <w:pStyle w:val="Index1"/>
        <w:tabs>
          <w:tab w:val="right" w:leader="dot" w:pos="9350"/>
        </w:tabs>
        <w:rPr>
          <w:noProof/>
        </w:rPr>
      </w:pPr>
      <w:r>
        <w:rPr>
          <w:noProof/>
        </w:rPr>
        <w:t>Audio.isdone &lt;lvar&gt;, 189</w:t>
      </w:r>
    </w:p>
    <w:p w:rsidR="00CA7A41" w:rsidRDefault="00CA7A41">
      <w:pPr>
        <w:pStyle w:val="Index1"/>
        <w:tabs>
          <w:tab w:val="right" w:leader="dot" w:pos="9350"/>
        </w:tabs>
        <w:rPr>
          <w:noProof/>
        </w:rPr>
      </w:pPr>
      <w:r>
        <w:rPr>
          <w:noProof/>
        </w:rPr>
        <w:t>Audio.length &lt;length_nvar&gt;, &lt;aft_nexp&gt;, 189</w:t>
      </w:r>
    </w:p>
    <w:p w:rsidR="00CA7A41" w:rsidRDefault="00CA7A41">
      <w:pPr>
        <w:pStyle w:val="Index1"/>
        <w:tabs>
          <w:tab w:val="right" w:leader="dot" w:pos="9350"/>
        </w:tabs>
        <w:rPr>
          <w:noProof/>
        </w:rPr>
      </w:pPr>
      <w:r>
        <w:rPr>
          <w:noProof/>
        </w:rPr>
        <w:t>Audio.load &lt;aft_nvar&gt;, &lt;filename_sexp&gt;, 187</w:t>
      </w:r>
    </w:p>
    <w:p w:rsidR="00CA7A41" w:rsidRDefault="00CA7A41">
      <w:pPr>
        <w:pStyle w:val="Index1"/>
        <w:tabs>
          <w:tab w:val="right" w:leader="dot" w:pos="9350"/>
        </w:tabs>
        <w:rPr>
          <w:noProof/>
        </w:rPr>
      </w:pPr>
      <w:r>
        <w:rPr>
          <w:noProof/>
        </w:rPr>
        <w:t>Audio.loop, 188</w:t>
      </w:r>
    </w:p>
    <w:p w:rsidR="00CA7A41" w:rsidRDefault="00CA7A41">
      <w:pPr>
        <w:pStyle w:val="Index1"/>
        <w:tabs>
          <w:tab w:val="right" w:leader="dot" w:pos="9350"/>
        </w:tabs>
        <w:rPr>
          <w:noProof/>
        </w:rPr>
      </w:pPr>
      <w:r>
        <w:rPr>
          <w:noProof/>
        </w:rPr>
        <w:t>Audio.pause, 188</w:t>
      </w:r>
    </w:p>
    <w:p w:rsidR="00CA7A41" w:rsidRDefault="00CA7A41">
      <w:pPr>
        <w:pStyle w:val="Index1"/>
        <w:tabs>
          <w:tab w:val="right" w:leader="dot" w:pos="9350"/>
        </w:tabs>
        <w:rPr>
          <w:noProof/>
        </w:rPr>
      </w:pPr>
      <w:r>
        <w:rPr>
          <w:noProof/>
        </w:rPr>
        <w:t>Audio.play &lt;aft_nexp&gt;, 187</w:t>
      </w:r>
    </w:p>
    <w:p w:rsidR="00CA7A41" w:rsidRDefault="00CA7A41">
      <w:pPr>
        <w:pStyle w:val="Index1"/>
        <w:tabs>
          <w:tab w:val="right" w:leader="dot" w:pos="9350"/>
        </w:tabs>
        <w:rPr>
          <w:noProof/>
        </w:rPr>
      </w:pPr>
      <w:r>
        <w:rPr>
          <w:noProof/>
        </w:rPr>
        <w:t>Audio.position.current &lt;nvar&gt;, 188</w:t>
      </w:r>
    </w:p>
    <w:p w:rsidR="00CA7A41" w:rsidRDefault="00CA7A41">
      <w:pPr>
        <w:pStyle w:val="Index1"/>
        <w:tabs>
          <w:tab w:val="right" w:leader="dot" w:pos="9350"/>
        </w:tabs>
        <w:rPr>
          <w:noProof/>
        </w:rPr>
      </w:pPr>
      <w:r>
        <w:rPr>
          <w:noProof/>
        </w:rPr>
        <w:t>Audio.position.seek &lt;nexp&gt;, 189</w:t>
      </w:r>
    </w:p>
    <w:p w:rsidR="00CA7A41" w:rsidRDefault="00CA7A41">
      <w:pPr>
        <w:pStyle w:val="Index1"/>
        <w:tabs>
          <w:tab w:val="right" w:leader="dot" w:pos="9350"/>
        </w:tabs>
        <w:rPr>
          <w:noProof/>
        </w:rPr>
      </w:pPr>
      <w:r>
        <w:rPr>
          <w:noProof/>
        </w:rPr>
        <w:t>Audio.record.start &lt;fn_svar&gt;, 189</w:t>
      </w:r>
    </w:p>
    <w:p w:rsidR="00CA7A41" w:rsidRDefault="00CA7A41">
      <w:pPr>
        <w:pStyle w:val="Index1"/>
        <w:tabs>
          <w:tab w:val="right" w:leader="dot" w:pos="9350"/>
        </w:tabs>
        <w:rPr>
          <w:noProof/>
        </w:rPr>
      </w:pPr>
      <w:r>
        <w:rPr>
          <w:noProof/>
        </w:rPr>
        <w:lastRenderedPageBreak/>
        <w:t>Audio.record.stop, 189</w:t>
      </w:r>
    </w:p>
    <w:p w:rsidR="00CA7A41" w:rsidRDefault="00CA7A41">
      <w:pPr>
        <w:pStyle w:val="Index1"/>
        <w:tabs>
          <w:tab w:val="right" w:leader="dot" w:pos="9350"/>
        </w:tabs>
        <w:rPr>
          <w:noProof/>
        </w:rPr>
      </w:pPr>
      <w:r>
        <w:rPr>
          <w:noProof/>
        </w:rPr>
        <w:t>Audio.release &lt;aft_nexp&gt;, 189</w:t>
      </w:r>
    </w:p>
    <w:p w:rsidR="00CA7A41" w:rsidRDefault="00CA7A41">
      <w:pPr>
        <w:pStyle w:val="Index1"/>
        <w:tabs>
          <w:tab w:val="right" w:leader="dot" w:pos="9350"/>
        </w:tabs>
        <w:rPr>
          <w:noProof/>
        </w:rPr>
      </w:pPr>
      <w:r>
        <w:rPr>
          <w:noProof/>
        </w:rPr>
        <w:t>Audio.stop, 188</w:t>
      </w:r>
    </w:p>
    <w:p w:rsidR="00CA7A41" w:rsidRDefault="00CA7A41">
      <w:pPr>
        <w:pStyle w:val="Index1"/>
        <w:tabs>
          <w:tab w:val="right" w:leader="dot" w:pos="9350"/>
        </w:tabs>
        <w:rPr>
          <w:noProof/>
        </w:rPr>
      </w:pPr>
      <w:r>
        <w:rPr>
          <w:noProof/>
        </w:rPr>
        <w:t>Audio.volume &lt;left_nexp&gt;, &lt;right_nexp&gt;, 188</w:t>
      </w:r>
    </w:p>
    <w:p w:rsidR="00CA7A41" w:rsidRDefault="00CA7A41">
      <w:pPr>
        <w:pStyle w:val="Index1"/>
        <w:tabs>
          <w:tab w:val="right" w:leader="dot" w:pos="9350"/>
        </w:tabs>
        <w:rPr>
          <w:noProof/>
        </w:rPr>
      </w:pPr>
      <w:r>
        <w:rPr>
          <w:noProof/>
        </w:rPr>
        <w:t>Back.resume, 91</w:t>
      </w:r>
    </w:p>
    <w:p w:rsidR="00CA7A41" w:rsidRDefault="00CA7A41">
      <w:pPr>
        <w:pStyle w:val="Index1"/>
        <w:tabs>
          <w:tab w:val="right" w:leader="dot" w:pos="9350"/>
        </w:tabs>
        <w:rPr>
          <w:noProof/>
        </w:rPr>
      </w:pPr>
      <w:r>
        <w:rPr>
          <w:noProof/>
        </w:rPr>
        <w:t>BACKGROUND(), 63</w:t>
      </w:r>
    </w:p>
    <w:p w:rsidR="00CA7A41" w:rsidRDefault="00CA7A41">
      <w:pPr>
        <w:pStyle w:val="Index1"/>
        <w:tabs>
          <w:tab w:val="right" w:leader="dot" w:pos="9350"/>
        </w:tabs>
        <w:rPr>
          <w:noProof/>
        </w:rPr>
      </w:pPr>
      <w:r>
        <w:rPr>
          <w:noProof/>
        </w:rPr>
        <w:t>Background.resume, 146</w:t>
      </w:r>
    </w:p>
    <w:p w:rsidR="00CA7A41" w:rsidRDefault="00CA7A41">
      <w:pPr>
        <w:pStyle w:val="Index1"/>
        <w:tabs>
          <w:tab w:val="right" w:leader="dot" w:pos="9350"/>
        </w:tabs>
        <w:rPr>
          <w:noProof/>
        </w:rPr>
      </w:pPr>
      <w:r>
        <w:rPr>
          <w:noProof/>
        </w:rPr>
        <w:t>BAND(&lt;nexp1&gt;, &lt;nexp2&gt;), 57</w:t>
      </w:r>
    </w:p>
    <w:p w:rsidR="00CA7A41" w:rsidRDefault="00CA7A41">
      <w:pPr>
        <w:pStyle w:val="Index1"/>
        <w:tabs>
          <w:tab w:val="right" w:leader="dot" w:pos="9350"/>
        </w:tabs>
        <w:rPr>
          <w:noProof/>
        </w:rPr>
      </w:pPr>
      <w:r>
        <w:rPr>
          <w:noProof/>
        </w:rPr>
        <w:t>BIN$(&lt;nexp&gt;), 70</w:t>
      </w:r>
    </w:p>
    <w:p w:rsidR="00CA7A41" w:rsidRDefault="00CA7A41">
      <w:pPr>
        <w:pStyle w:val="Index1"/>
        <w:tabs>
          <w:tab w:val="right" w:leader="dot" w:pos="9350"/>
        </w:tabs>
        <w:rPr>
          <w:noProof/>
        </w:rPr>
      </w:pPr>
      <w:r>
        <w:rPr>
          <w:noProof/>
        </w:rPr>
        <w:t>BIN(&lt;sexp&gt;), 62</w:t>
      </w:r>
    </w:p>
    <w:p w:rsidR="00CA7A41" w:rsidRDefault="00CA7A41">
      <w:pPr>
        <w:pStyle w:val="Index1"/>
        <w:tabs>
          <w:tab w:val="right" w:leader="dot" w:pos="9350"/>
        </w:tabs>
        <w:rPr>
          <w:noProof/>
        </w:rPr>
      </w:pPr>
      <w:r>
        <w:rPr>
          <w:noProof/>
        </w:rPr>
        <w:t>BNOT(&lt;nexp&gt;, 57</w:t>
      </w:r>
    </w:p>
    <w:p w:rsidR="00CA7A41" w:rsidRDefault="00CA7A41">
      <w:pPr>
        <w:pStyle w:val="Index1"/>
        <w:tabs>
          <w:tab w:val="right" w:leader="dot" w:pos="9350"/>
        </w:tabs>
        <w:rPr>
          <w:noProof/>
        </w:rPr>
      </w:pPr>
      <w:r>
        <w:rPr>
          <w:noProof/>
        </w:rPr>
        <w:t>BOR(&lt;nexp1&gt;, &lt;nexp2&gt;), 57</w:t>
      </w:r>
    </w:p>
    <w:p w:rsidR="00CA7A41" w:rsidRDefault="00CA7A41">
      <w:pPr>
        <w:pStyle w:val="Index1"/>
        <w:tabs>
          <w:tab w:val="right" w:leader="dot" w:pos="9350"/>
        </w:tabs>
        <w:rPr>
          <w:noProof/>
        </w:rPr>
      </w:pPr>
      <w:r>
        <w:rPr>
          <w:noProof/>
        </w:rPr>
        <w:t>Browse &lt;url_sexp&gt;, 121</w:t>
      </w:r>
    </w:p>
    <w:p w:rsidR="00CA7A41" w:rsidRDefault="00CA7A41">
      <w:pPr>
        <w:pStyle w:val="Index1"/>
        <w:tabs>
          <w:tab w:val="right" w:leader="dot" w:pos="9350"/>
        </w:tabs>
        <w:rPr>
          <w:noProof/>
        </w:rPr>
      </w:pPr>
      <w:r>
        <w:rPr>
          <w:noProof/>
        </w:rPr>
        <w:t>Bt.close, 129</w:t>
      </w:r>
    </w:p>
    <w:p w:rsidR="00CA7A41" w:rsidRDefault="00CA7A41">
      <w:pPr>
        <w:pStyle w:val="Index1"/>
        <w:tabs>
          <w:tab w:val="right" w:leader="dot" w:pos="9350"/>
        </w:tabs>
        <w:rPr>
          <w:noProof/>
        </w:rPr>
      </w:pPr>
      <w:r>
        <w:rPr>
          <w:noProof/>
        </w:rPr>
        <w:t>Bt.connect {0|1}, 129</w:t>
      </w:r>
    </w:p>
    <w:p w:rsidR="00CA7A41" w:rsidRDefault="00CA7A41">
      <w:pPr>
        <w:pStyle w:val="Index1"/>
        <w:tabs>
          <w:tab w:val="right" w:leader="dot" w:pos="9350"/>
        </w:tabs>
        <w:rPr>
          <w:noProof/>
        </w:rPr>
      </w:pPr>
      <w:r>
        <w:rPr>
          <w:noProof/>
        </w:rPr>
        <w:t>Bt.device.name &lt;svar&gt;, 131</w:t>
      </w:r>
    </w:p>
    <w:p w:rsidR="00CA7A41" w:rsidRDefault="00CA7A41">
      <w:pPr>
        <w:pStyle w:val="Index1"/>
        <w:tabs>
          <w:tab w:val="right" w:leader="dot" w:pos="9350"/>
        </w:tabs>
        <w:rPr>
          <w:noProof/>
        </w:rPr>
      </w:pPr>
      <w:r>
        <w:rPr>
          <w:noProof/>
        </w:rPr>
        <w:t>Bt.disconnect, 129</w:t>
      </w:r>
    </w:p>
    <w:p w:rsidR="00CA7A41" w:rsidRDefault="00CA7A41">
      <w:pPr>
        <w:pStyle w:val="Index1"/>
        <w:tabs>
          <w:tab w:val="right" w:leader="dot" w:pos="9350"/>
        </w:tabs>
        <w:rPr>
          <w:noProof/>
        </w:rPr>
      </w:pPr>
      <w:r>
        <w:rPr>
          <w:noProof/>
        </w:rPr>
        <w:t>Bt.onReadReady.resume, 130</w:t>
      </w:r>
    </w:p>
    <w:p w:rsidR="00CA7A41" w:rsidRDefault="00CA7A41">
      <w:pPr>
        <w:pStyle w:val="Index1"/>
        <w:tabs>
          <w:tab w:val="right" w:leader="dot" w:pos="9350"/>
        </w:tabs>
        <w:rPr>
          <w:noProof/>
        </w:rPr>
      </w:pPr>
      <w:r>
        <w:rPr>
          <w:noProof/>
        </w:rPr>
        <w:t>Bt.open {0|1}, 128</w:t>
      </w:r>
    </w:p>
    <w:p w:rsidR="00CA7A41" w:rsidRDefault="00CA7A41">
      <w:pPr>
        <w:pStyle w:val="Index1"/>
        <w:tabs>
          <w:tab w:val="right" w:leader="dot" w:pos="9350"/>
        </w:tabs>
        <w:rPr>
          <w:noProof/>
        </w:rPr>
      </w:pPr>
      <w:r>
        <w:rPr>
          <w:noProof/>
        </w:rPr>
        <w:t>Bt.read.bytes &lt;svar&gt;, 131</w:t>
      </w:r>
    </w:p>
    <w:p w:rsidR="00CA7A41" w:rsidRDefault="00CA7A41">
      <w:pPr>
        <w:pStyle w:val="Index1"/>
        <w:tabs>
          <w:tab w:val="right" w:leader="dot" w:pos="9350"/>
        </w:tabs>
        <w:rPr>
          <w:noProof/>
        </w:rPr>
      </w:pPr>
      <w:r>
        <w:rPr>
          <w:noProof/>
        </w:rPr>
        <w:t>Bt.read.ready &lt;nvar&gt;, 130</w:t>
      </w:r>
    </w:p>
    <w:p w:rsidR="00CA7A41" w:rsidRDefault="00CA7A41">
      <w:pPr>
        <w:pStyle w:val="Index1"/>
        <w:tabs>
          <w:tab w:val="right" w:leader="dot" w:pos="9350"/>
        </w:tabs>
        <w:rPr>
          <w:noProof/>
        </w:rPr>
      </w:pPr>
      <w:r>
        <w:rPr>
          <w:noProof/>
        </w:rPr>
        <w:t>Bt.reconnect, 129</w:t>
      </w:r>
    </w:p>
    <w:p w:rsidR="00CA7A41" w:rsidRDefault="00CA7A41">
      <w:pPr>
        <w:pStyle w:val="Index1"/>
        <w:tabs>
          <w:tab w:val="right" w:leader="dot" w:pos="9350"/>
        </w:tabs>
        <w:rPr>
          <w:noProof/>
        </w:rPr>
      </w:pPr>
      <w:r>
        <w:rPr>
          <w:noProof/>
        </w:rPr>
        <w:t>Bt.set.UUID &lt;sexp&gt;, 131</w:t>
      </w:r>
    </w:p>
    <w:p w:rsidR="00CA7A41" w:rsidRDefault="00CA7A41">
      <w:pPr>
        <w:pStyle w:val="Index1"/>
        <w:tabs>
          <w:tab w:val="right" w:leader="dot" w:pos="9350"/>
        </w:tabs>
        <w:rPr>
          <w:noProof/>
        </w:rPr>
      </w:pPr>
      <w:r>
        <w:rPr>
          <w:noProof/>
        </w:rPr>
        <w:t>Bt.status {{&lt;connect_var&gt;}{, &lt;name_svar&gt;}{, &lt;address_svar&gt;}}, 129</w:t>
      </w:r>
    </w:p>
    <w:p w:rsidR="00CA7A41" w:rsidRDefault="00CA7A41">
      <w:pPr>
        <w:pStyle w:val="Index1"/>
        <w:tabs>
          <w:tab w:val="right" w:leader="dot" w:pos="9350"/>
        </w:tabs>
        <w:rPr>
          <w:noProof/>
        </w:rPr>
      </w:pPr>
      <w:r>
        <w:rPr>
          <w:noProof/>
        </w:rPr>
        <w:t>Bt.write {&lt;exp&gt; {,|;}} ..., 130</w:t>
      </w:r>
    </w:p>
    <w:p w:rsidR="00CA7A41" w:rsidRDefault="00CA7A41">
      <w:pPr>
        <w:pStyle w:val="Index1"/>
        <w:tabs>
          <w:tab w:val="right" w:leader="dot" w:pos="9350"/>
        </w:tabs>
        <w:rPr>
          <w:noProof/>
        </w:rPr>
      </w:pPr>
      <w:r>
        <w:rPr>
          <w:noProof/>
        </w:rPr>
        <w:t>Bundle.clear &lt;pointer_nexp&gt;, 51</w:t>
      </w:r>
    </w:p>
    <w:p w:rsidR="00CA7A41" w:rsidRDefault="00CA7A41">
      <w:pPr>
        <w:pStyle w:val="Index1"/>
        <w:tabs>
          <w:tab w:val="right" w:leader="dot" w:pos="9350"/>
        </w:tabs>
        <w:rPr>
          <w:noProof/>
        </w:rPr>
      </w:pPr>
      <w:r>
        <w:rPr>
          <w:noProof/>
        </w:rPr>
        <w:t>Bundle.contain &lt;pointer_nexp&gt;, &lt;key_sexp&gt; , &lt;contains_nvar&gt;, 50</w:t>
      </w:r>
    </w:p>
    <w:p w:rsidR="00CA7A41" w:rsidRDefault="00CA7A41">
      <w:pPr>
        <w:pStyle w:val="Index1"/>
        <w:tabs>
          <w:tab w:val="right" w:leader="dot" w:pos="9350"/>
        </w:tabs>
        <w:rPr>
          <w:noProof/>
        </w:rPr>
      </w:pPr>
      <w:r>
        <w:rPr>
          <w:noProof/>
        </w:rPr>
        <w:t>Bundle.create &lt;pointer_nvar&gt;, 49</w:t>
      </w:r>
    </w:p>
    <w:p w:rsidR="00CA7A41" w:rsidRDefault="00CA7A41">
      <w:pPr>
        <w:pStyle w:val="Index1"/>
        <w:tabs>
          <w:tab w:val="right" w:leader="dot" w:pos="9350"/>
        </w:tabs>
        <w:rPr>
          <w:noProof/>
        </w:rPr>
      </w:pPr>
      <w:r>
        <w:rPr>
          <w:noProof/>
        </w:rPr>
        <w:t>Bundle.get &lt;pointer_nexp&gt;, &lt;key_sexp&gt;, &lt;nvar&gt;|&lt;svar&gt;, 49</w:t>
      </w:r>
    </w:p>
    <w:p w:rsidR="00CA7A41" w:rsidRDefault="00CA7A41">
      <w:pPr>
        <w:pStyle w:val="Index1"/>
        <w:tabs>
          <w:tab w:val="right" w:leader="dot" w:pos="9350"/>
        </w:tabs>
        <w:rPr>
          <w:noProof/>
        </w:rPr>
      </w:pPr>
      <w:r>
        <w:rPr>
          <w:noProof/>
        </w:rPr>
        <w:t>Bundle.keys &lt;bundle_ptr_nexp&gt;, &lt;list_ptr_nexp&gt;, 50</w:t>
      </w:r>
    </w:p>
    <w:p w:rsidR="00CA7A41" w:rsidRDefault="00CA7A41">
      <w:pPr>
        <w:pStyle w:val="Index1"/>
        <w:tabs>
          <w:tab w:val="right" w:leader="dot" w:pos="9350"/>
        </w:tabs>
        <w:rPr>
          <w:noProof/>
        </w:rPr>
      </w:pPr>
      <w:r>
        <w:rPr>
          <w:noProof/>
        </w:rPr>
        <w:t>Bundle.put &lt;pointer_nexp&gt;, &lt;key_sexp&gt;, &lt;value_nexp&gt;|&lt;value_sexp&gt;, 49</w:t>
      </w:r>
    </w:p>
    <w:p w:rsidR="00CA7A41" w:rsidRDefault="00CA7A41">
      <w:pPr>
        <w:pStyle w:val="Index1"/>
        <w:tabs>
          <w:tab w:val="right" w:leader="dot" w:pos="9350"/>
        </w:tabs>
        <w:rPr>
          <w:noProof/>
        </w:rPr>
      </w:pPr>
      <w:r>
        <w:rPr>
          <w:noProof/>
        </w:rPr>
        <w:t>Bundle.remove &lt;pointer_nexp&gt;, &lt;key_sexp&gt;, 51</w:t>
      </w:r>
    </w:p>
    <w:p w:rsidR="00CA7A41" w:rsidRDefault="00CA7A41">
      <w:pPr>
        <w:pStyle w:val="Index1"/>
        <w:tabs>
          <w:tab w:val="right" w:leader="dot" w:pos="9350"/>
        </w:tabs>
        <w:rPr>
          <w:noProof/>
        </w:rPr>
      </w:pPr>
      <w:r>
        <w:rPr>
          <w:noProof/>
        </w:rPr>
        <w:t>Bundle.type &lt;pointer_nexp&gt;, &lt;key_sexp&gt;, &lt;type_svar&gt;, 50</w:t>
      </w:r>
    </w:p>
    <w:p w:rsidR="00CA7A41" w:rsidRDefault="00CA7A41">
      <w:pPr>
        <w:pStyle w:val="Index1"/>
        <w:tabs>
          <w:tab w:val="right" w:leader="dot" w:pos="9350"/>
        </w:tabs>
        <w:rPr>
          <w:noProof/>
        </w:rPr>
      </w:pPr>
      <w:r>
        <w:rPr>
          <w:noProof/>
        </w:rPr>
        <w:t>BXOR(&lt;nexp1&gt;, &lt;nexp2&gt;), 57</w:t>
      </w:r>
    </w:p>
    <w:p w:rsidR="00CA7A41" w:rsidRDefault="00CA7A41">
      <w:pPr>
        <w:pStyle w:val="Index1"/>
        <w:tabs>
          <w:tab w:val="right" w:leader="dot" w:pos="9350"/>
        </w:tabs>
        <w:rPr>
          <w:noProof/>
        </w:rPr>
      </w:pPr>
      <w:r>
        <w:rPr>
          <w:noProof/>
        </w:rPr>
        <w:t>Byte.close &lt;file_table_nexp&gt;, 113</w:t>
      </w:r>
    </w:p>
    <w:p w:rsidR="00CA7A41" w:rsidRDefault="00CA7A41">
      <w:pPr>
        <w:pStyle w:val="Index1"/>
        <w:tabs>
          <w:tab w:val="right" w:leader="dot" w:pos="9350"/>
        </w:tabs>
        <w:rPr>
          <w:noProof/>
        </w:rPr>
      </w:pPr>
      <w:r>
        <w:rPr>
          <w:noProof/>
        </w:rPr>
        <w:t>Byte.copy &lt;file_table_nexp&gt;,&lt;output_file_sexp&gt;, 116</w:t>
      </w:r>
    </w:p>
    <w:p w:rsidR="00CA7A41" w:rsidRDefault="00CA7A41">
      <w:pPr>
        <w:pStyle w:val="Index1"/>
        <w:tabs>
          <w:tab w:val="right" w:leader="dot" w:pos="9350"/>
        </w:tabs>
        <w:rPr>
          <w:noProof/>
        </w:rPr>
      </w:pPr>
      <w:r>
        <w:rPr>
          <w:noProof/>
        </w:rPr>
        <w:t>Byte.eof &lt;file_table_nexp&gt;, &lt;lvar&gt;, 115</w:t>
      </w:r>
    </w:p>
    <w:p w:rsidR="00CA7A41" w:rsidRDefault="00CA7A41">
      <w:pPr>
        <w:pStyle w:val="Index1"/>
        <w:tabs>
          <w:tab w:val="right" w:leader="dot" w:pos="9350"/>
        </w:tabs>
        <w:rPr>
          <w:noProof/>
        </w:rPr>
      </w:pPr>
      <w:r>
        <w:rPr>
          <w:noProof/>
        </w:rPr>
        <w:t>Byte.open {r|w|a}, &lt;file_table_nvar&gt;, &lt;path_sexp&gt;, 113</w:t>
      </w:r>
    </w:p>
    <w:p w:rsidR="00CA7A41" w:rsidRDefault="00CA7A41">
      <w:pPr>
        <w:pStyle w:val="Index1"/>
        <w:tabs>
          <w:tab w:val="right" w:leader="dot" w:pos="9350"/>
        </w:tabs>
        <w:rPr>
          <w:noProof/>
        </w:rPr>
      </w:pPr>
      <w:r>
        <w:rPr>
          <w:noProof/>
        </w:rPr>
        <w:t>Byte.position.get &lt;file_table_nexp&gt;, &lt;position_nexp&gt;, 115</w:t>
      </w:r>
    </w:p>
    <w:p w:rsidR="00CA7A41" w:rsidRDefault="00CA7A41">
      <w:pPr>
        <w:pStyle w:val="Index1"/>
        <w:tabs>
          <w:tab w:val="right" w:leader="dot" w:pos="9350"/>
        </w:tabs>
        <w:rPr>
          <w:noProof/>
        </w:rPr>
      </w:pPr>
      <w:r>
        <w:rPr>
          <w:noProof/>
        </w:rPr>
        <w:t>Byte.position.mark {{&lt;file_table_nexp&gt;}{, &lt;marklimit_nexp&gt;}}, 116</w:t>
      </w:r>
    </w:p>
    <w:p w:rsidR="00CA7A41" w:rsidRDefault="00CA7A41">
      <w:pPr>
        <w:pStyle w:val="Index1"/>
        <w:tabs>
          <w:tab w:val="right" w:leader="dot" w:pos="9350"/>
        </w:tabs>
        <w:rPr>
          <w:noProof/>
        </w:rPr>
      </w:pPr>
      <w:r>
        <w:rPr>
          <w:noProof/>
        </w:rPr>
        <w:t>Byte.position.set &lt;file_table_nexp&gt;, &lt;position_nexp&gt;, 115</w:t>
      </w:r>
    </w:p>
    <w:p w:rsidR="00CA7A41" w:rsidRDefault="00CA7A41">
      <w:pPr>
        <w:pStyle w:val="Index1"/>
        <w:tabs>
          <w:tab w:val="right" w:leader="dot" w:pos="9350"/>
        </w:tabs>
        <w:rPr>
          <w:noProof/>
        </w:rPr>
      </w:pPr>
      <w:r>
        <w:rPr>
          <w:noProof/>
        </w:rPr>
        <w:t>Byte.read.buffer &lt;file_table_nexp&gt;, &lt;count_nexp&gt;, &lt;buffer_svar&gt;, 115</w:t>
      </w:r>
    </w:p>
    <w:p w:rsidR="00CA7A41" w:rsidRDefault="00CA7A41">
      <w:pPr>
        <w:pStyle w:val="Index1"/>
        <w:tabs>
          <w:tab w:val="right" w:leader="dot" w:pos="9350"/>
        </w:tabs>
        <w:rPr>
          <w:noProof/>
        </w:rPr>
      </w:pPr>
      <w:r>
        <w:rPr>
          <w:noProof/>
        </w:rPr>
        <w:t>Byte.read.byte &lt;file_table_nexp&gt; {,&lt;nvar&gt;}..., 113</w:t>
      </w:r>
    </w:p>
    <w:p w:rsidR="00CA7A41" w:rsidRDefault="00CA7A41">
      <w:pPr>
        <w:pStyle w:val="Index1"/>
        <w:tabs>
          <w:tab w:val="right" w:leader="dot" w:pos="9350"/>
        </w:tabs>
        <w:rPr>
          <w:noProof/>
        </w:rPr>
      </w:pPr>
      <w:r>
        <w:rPr>
          <w:noProof/>
        </w:rPr>
        <w:t>Byte.read.number &lt;file_table_nexp&gt; {,&lt;nvar&gt;...}, 114</w:t>
      </w:r>
    </w:p>
    <w:p w:rsidR="00CA7A41" w:rsidRDefault="00CA7A41">
      <w:pPr>
        <w:pStyle w:val="Index1"/>
        <w:tabs>
          <w:tab w:val="right" w:leader="dot" w:pos="9350"/>
        </w:tabs>
        <w:rPr>
          <w:noProof/>
        </w:rPr>
      </w:pPr>
      <w:r>
        <w:rPr>
          <w:noProof/>
        </w:rPr>
        <w:t>Byte.truncate &lt;file_table_nexp&gt;,&lt;length_nexp&gt;, 116</w:t>
      </w:r>
    </w:p>
    <w:p w:rsidR="00CA7A41" w:rsidRDefault="00CA7A41">
      <w:pPr>
        <w:pStyle w:val="Index1"/>
        <w:tabs>
          <w:tab w:val="right" w:leader="dot" w:pos="9350"/>
        </w:tabs>
        <w:rPr>
          <w:noProof/>
        </w:rPr>
      </w:pPr>
      <w:r>
        <w:rPr>
          <w:noProof/>
        </w:rPr>
        <w:t>Byte.write.buffer &lt;file_table_nexp&gt;, &lt;sexp&gt;, 115</w:t>
      </w:r>
    </w:p>
    <w:p w:rsidR="00CA7A41" w:rsidRDefault="00CA7A41">
      <w:pPr>
        <w:pStyle w:val="Index1"/>
        <w:tabs>
          <w:tab w:val="right" w:leader="dot" w:pos="9350"/>
        </w:tabs>
        <w:rPr>
          <w:noProof/>
        </w:rPr>
      </w:pPr>
      <w:r>
        <w:rPr>
          <w:noProof/>
        </w:rPr>
        <w:t>Byte.write.byte &lt;file_table_nexp&gt; {{,&lt;nexp&gt;}...{,&lt;sexp&gt;}}, 114</w:t>
      </w:r>
    </w:p>
    <w:p w:rsidR="00CA7A41" w:rsidRDefault="00CA7A41">
      <w:pPr>
        <w:pStyle w:val="Index1"/>
        <w:tabs>
          <w:tab w:val="right" w:leader="dot" w:pos="9350"/>
        </w:tabs>
        <w:rPr>
          <w:noProof/>
        </w:rPr>
      </w:pPr>
      <w:r>
        <w:rPr>
          <w:noProof/>
        </w:rPr>
        <w:t>Byte.write.number &lt;file_table_nexp&gt; {,&lt;nexp&gt;}..., 114</w:t>
      </w:r>
    </w:p>
    <w:p w:rsidR="00CA7A41" w:rsidRDefault="00CA7A41">
      <w:pPr>
        <w:pStyle w:val="Index1"/>
        <w:tabs>
          <w:tab w:val="right" w:leader="dot" w:pos="9350"/>
        </w:tabs>
        <w:rPr>
          <w:noProof/>
        </w:rPr>
      </w:pPr>
      <w:r>
        <w:rPr>
          <w:noProof/>
        </w:rPr>
        <w:lastRenderedPageBreak/>
        <w:t>Call &lt;user_defined_function&gt;, 79</w:t>
      </w:r>
    </w:p>
    <w:p w:rsidR="00CA7A41" w:rsidRDefault="00CA7A41">
      <w:pPr>
        <w:pStyle w:val="Index1"/>
        <w:tabs>
          <w:tab w:val="right" w:leader="dot" w:pos="9350"/>
        </w:tabs>
        <w:rPr>
          <w:noProof/>
        </w:rPr>
      </w:pPr>
      <w:r>
        <w:rPr>
          <w:noProof/>
        </w:rPr>
        <w:t>CBRT(&lt;nexp&gt;), 59</w:t>
      </w:r>
    </w:p>
    <w:p w:rsidR="00CA7A41" w:rsidRDefault="00CA7A41">
      <w:pPr>
        <w:pStyle w:val="Index1"/>
        <w:tabs>
          <w:tab w:val="right" w:leader="dot" w:pos="9350"/>
        </w:tabs>
        <w:rPr>
          <w:noProof/>
        </w:rPr>
      </w:pPr>
      <w:r>
        <w:rPr>
          <w:noProof/>
        </w:rPr>
        <w:t>CEIL(&lt;nexp&gt;), 58</w:t>
      </w:r>
    </w:p>
    <w:p w:rsidR="00CA7A41" w:rsidRDefault="00CA7A41">
      <w:pPr>
        <w:pStyle w:val="Index1"/>
        <w:tabs>
          <w:tab w:val="right" w:leader="dot" w:pos="9350"/>
        </w:tabs>
        <w:rPr>
          <w:noProof/>
        </w:rPr>
      </w:pPr>
      <w:r>
        <w:rPr>
          <w:noProof/>
        </w:rPr>
        <w:t>CHR$(&lt;nexp&gt;, ...), 65</w:t>
      </w:r>
    </w:p>
    <w:p w:rsidR="00CA7A41" w:rsidRDefault="00CA7A41">
      <w:pPr>
        <w:pStyle w:val="Index1"/>
        <w:tabs>
          <w:tab w:val="right" w:leader="dot" w:pos="9350"/>
        </w:tabs>
        <w:rPr>
          <w:noProof/>
        </w:rPr>
      </w:pPr>
      <w:r>
        <w:rPr>
          <w:noProof/>
        </w:rPr>
        <w:t>Clipboard.get &lt;svar&gt;, 135</w:t>
      </w:r>
    </w:p>
    <w:p w:rsidR="00CA7A41" w:rsidRDefault="00CA7A41">
      <w:pPr>
        <w:pStyle w:val="Index1"/>
        <w:tabs>
          <w:tab w:val="right" w:leader="dot" w:pos="9350"/>
        </w:tabs>
        <w:rPr>
          <w:noProof/>
        </w:rPr>
      </w:pPr>
      <w:r>
        <w:rPr>
          <w:noProof/>
        </w:rPr>
        <w:t>Clipboard.put &lt;sexp&gt;, 135</w:t>
      </w:r>
    </w:p>
    <w:p w:rsidR="00CA7A41" w:rsidRDefault="00CA7A41">
      <w:pPr>
        <w:pStyle w:val="Index1"/>
        <w:tabs>
          <w:tab w:val="right" w:leader="dot" w:pos="9350"/>
        </w:tabs>
        <w:rPr>
          <w:noProof/>
        </w:rPr>
      </w:pPr>
      <w:r>
        <w:rPr>
          <w:noProof/>
        </w:rPr>
        <w:t>CLOCK(), 64</w:t>
      </w:r>
    </w:p>
    <w:p w:rsidR="00CA7A41" w:rsidRDefault="00CA7A41">
      <w:pPr>
        <w:pStyle w:val="Index1"/>
        <w:tabs>
          <w:tab w:val="right" w:leader="dot" w:pos="9350"/>
        </w:tabs>
        <w:rPr>
          <w:noProof/>
        </w:rPr>
      </w:pPr>
      <w:r>
        <w:rPr>
          <w:noProof/>
        </w:rPr>
        <w:t>Cls, 98</w:t>
      </w:r>
    </w:p>
    <w:p w:rsidR="00CA7A41" w:rsidRDefault="00CA7A41">
      <w:pPr>
        <w:pStyle w:val="Index1"/>
        <w:tabs>
          <w:tab w:val="right" w:leader="dot" w:pos="9350"/>
        </w:tabs>
        <w:rPr>
          <w:noProof/>
        </w:rPr>
      </w:pPr>
      <w:r>
        <w:rPr>
          <w:noProof/>
        </w:rPr>
        <w:t>Console.front, 98</w:t>
      </w:r>
    </w:p>
    <w:p w:rsidR="00CA7A41" w:rsidRDefault="00CA7A41">
      <w:pPr>
        <w:pStyle w:val="Index1"/>
        <w:tabs>
          <w:tab w:val="right" w:leader="dot" w:pos="9350"/>
        </w:tabs>
        <w:rPr>
          <w:noProof/>
        </w:rPr>
      </w:pPr>
      <w:r>
        <w:rPr>
          <w:noProof/>
        </w:rPr>
        <w:t>Console.line.count &lt;count_nvar &gt;, 98</w:t>
      </w:r>
    </w:p>
    <w:p w:rsidR="00CA7A41" w:rsidRDefault="00CA7A41">
      <w:pPr>
        <w:pStyle w:val="Index1"/>
        <w:tabs>
          <w:tab w:val="right" w:leader="dot" w:pos="9350"/>
        </w:tabs>
        <w:rPr>
          <w:noProof/>
        </w:rPr>
      </w:pPr>
      <w:r>
        <w:rPr>
          <w:noProof/>
        </w:rPr>
        <w:t>Console.line.text &lt;line_nexp&gt;, &lt;text_svar&gt;, 98</w:t>
      </w:r>
    </w:p>
    <w:p w:rsidR="00CA7A41" w:rsidRDefault="00CA7A41">
      <w:pPr>
        <w:pStyle w:val="Index1"/>
        <w:tabs>
          <w:tab w:val="right" w:leader="dot" w:pos="9350"/>
        </w:tabs>
        <w:rPr>
          <w:noProof/>
        </w:rPr>
      </w:pPr>
      <w:r>
        <w:rPr>
          <w:noProof/>
        </w:rPr>
        <w:t>Console.line.touched &lt;line_nvar&gt; {, &lt;press_lvar&gt;}, 99</w:t>
      </w:r>
    </w:p>
    <w:p w:rsidR="00CA7A41" w:rsidRDefault="00CA7A41">
      <w:pPr>
        <w:pStyle w:val="Index1"/>
        <w:tabs>
          <w:tab w:val="right" w:leader="dot" w:pos="9350"/>
        </w:tabs>
        <w:rPr>
          <w:noProof/>
        </w:rPr>
      </w:pPr>
      <w:r>
        <w:rPr>
          <w:noProof/>
        </w:rPr>
        <w:t>Console.save &lt;filename_sexp&gt;, 99</w:t>
      </w:r>
    </w:p>
    <w:p w:rsidR="00CA7A41" w:rsidRDefault="00CA7A41">
      <w:pPr>
        <w:pStyle w:val="Index1"/>
        <w:tabs>
          <w:tab w:val="right" w:leader="dot" w:pos="9350"/>
        </w:tabs>
        <w:rPr>
          <w:noProof/>
        </w:rPr>
      </w:pPr>
      <w:r>
        <w:rPr>
          <w:noProof/>
        </w:rPr>
        <w:t>Console.title { &lt;title_sexp&gt;}, 99</w:t>
      </w:r>
    </w:p>
    <w:p w:rsidR="00CA7A41" w:rsidRDefault="00CA7A41">
      <w:pPr>
        <w:pStyle w:val="Index1"/>
        <w:tabs>
          <w:tab w:val="right" w:leader="dot" w:pos="9350"/>
        </w:tabs>
        <w:rPr>
          <w:noProof/>
        </w:rPr>
      </w:pPr>
      <w:r>
        <w:rPr>
          <w:noProof/>
        </w:rPr>
        <w:t>ConsoleTouch.resume, 91</w:t>
      </w:r>
    </w:p>
    <w:p w:rsidR="00CA7A41" w:rsidRDefault="00CA7A41">
      <w:pPr>
        <w:pStyle w:val="Index1"/>
        <w:tabs>
          <w:tab w:val="right" w:leader="dot" w:pos="9350"/>
        </w:tabs>
        <w:rPr>
          <w:noProof/>
        </w:rPr>
      </w:pPr>
      <w:r>
        <w:rPr>
          <w:noProof/>
        </w:rPr>
        <w:t>COS(&lt;nexp&gt;), 60</w:t>
      </w:r>
    </w:p>
    <w:p w:rsidR="00CA7A41" w:rsidRDefault="00CA7A41">
      <w:pPr>
        <w:pStyle w:val="Index1"/>
        <w:tabs>
          <w:tab w:val="right" w:leader="dot" w:pos="9350"/>
        </w:tabs>
        <w:rPr>
          <w:noProof/>
        </w:rPr>
      </w:pPr>
      <w:r>
        <w:rPr>
          <w:noProof/>
        </w:rPr>
        <w:t>COSH(&lt;nexp&gt;), 60</w:t>
      </w:r>
    </w:p>
    <w:p w:rsidR="00CA7A41" w:rsidRDefault="00CA7A41">
      <w:pPr>
        <w:pStyle w:val="Index1"/>
        <w:tabs>
          <w:tab w:val="right" w:leader="dot" w:pos="9350"/>
        </w:tabs>
        <w:rPr>
          <w:noProof/>
        </w:rPr>
      </w:pPr>
      <w:r>
        <w:rPr>
          <w:noProof/>
        </w:rPr>
        <w:t>D_U.break, 83</w:t>
      </w:r>
    </w:p>
    <w:p w:rsidR="00CA7A41" w:rsidRDefault="00CA7A41">
      <w:pPr>
        <w:pStyle w:val="Index1"/>
        <w:tabs>
          <w:tab w:val="right" w:leader="dot" w:pos="9350"/>
        </w:tabs>
        <w:rPr>
          <w:noProof/>
        </w:rPr>
      </w:pPr>
      <w:r>
        <w:rPr>
          <w:noProof/>
        </w:rPr>
        <w:t>D_U.continue, 82</w:t>
      </w:r>
    </w:p>
    <w:p w:rsidR="00CA7A41" w:rsidRDefault="00CA7A41">
      <w:pPr>
        <w:pStyle w:val="Index1"/>
        <w:tabs>
          <w:tab w:val="right" w:leader="dot" w:pos="9350"/>
        </w:tabs>
        <w:rPr>
          <w:noProof/>
        </w:rPr>
      </w:pPr>
      <w:r>
        <w:rPr>
          <w:noProof/>
        </w:rPr>
        <w:t>Debug.dump.array Array[], 94</w:t>
      </w:r>
    </w:p>
    <w:p w:rsidR="00CA7A41" w:rsidRDefault="00CA7A41">
      <w:pPr>
        <w:pStyle w:val="Index1"/>
        <w:tabs>
          <w:tab w:val="right" w:leader="dot" w:pos="9350"/>
        </w:tabs>
        <w:rPr>
          <w:noProof/>
        </w:rPr>
      </w:pPr>
      <w:r>
        <w:rPr>
          <w:noProof/>
        </w:rPr>
        <w:t>Debug.dump.bundle &lt;bundlePtr_nexp&gt;, 94</w:t>
      </w:r>
    </w:p>
    <w:p w:rsidR="00CA7A41" w:rsidRDefault="00CA7A41">
      <w:pPr>
        <w:pStyle w:val="Index1"/>
        <w:tabs>
          <w:tab w:val="right" w:leader="dot" w:pos="9350"/>
        </w:tabs>
        <w:rPr>
          <w:noProof/>
        </w:rPr>
      </w:pPr>
      <w:r>
        <w:rPr>
          <w:noProof/>
        </w:rPr>
        <w:t>Debug.dump.list &lt;listPtr_nexp&gt;, 94</w:t>
      </w:r>
    </w:p>
    <w:p w:rsidR="00CA7A41" w:rsidRDefault="00CA7A41">
      <w:pPr>
        <w:pStyle w:val="Index1"/>
        <w:tabs>
          <w:tab w:val="right" w:leader="dot" w:pos="9350"/>
        </w:tabs>
        <w:rPr>
          <w:noProof/>
        </w:rPr>
      </w:pPr>
      <w:r>
        <w:rPr>
          <w:noProof/>
        </w:rPr>
        <w:t>Debug.dump.scalars, 94</w:t>
      </w:r>
    </w:p>
    <w:p w:rsidR="00CA7A41" w:rsidRDefault="00CA7A41">
      <w:pPr>
        <w:pStyle w:val="Index1"/>
        <w:tabs>
          <w:tab w:val="right" w:leader="dot" w:pos="9350"/>
        </w:tabs>
        <w:rPr>
          <w:noProof/>
        </w:rPr>
      </w:pPr>
      <w:r>
        <w:rPr>
          <w:noProof/>
        </w:rPr>
        <w:t>Debug.dump.stack &lt;stackPtr_nexp&gt;, 94</w:t>
      </w:r>
    </w:p>
    <w:p w:rsidR="00CA7A41" w:rsidRDefault="00CA7A41">
      <w:pPr>
        <w:pStyle w:val="Index1"/>
        <w:tabs>
          <w:tab w:val="right" w:leader="dot" w:pos="9350"/>
        </w:tabs>
        <w:rPr>
          <w:noProof/>
        </w:rPr>
      </w:pPr>
      <w:r>
        <w:rPr>
          <w:noProof/>
        </w:rPr>
        <w:t>Debug.echo.off, 94</w:t>
      </w:r>
    </w:p>
    <w:p w:rsidR="00CA7A41" w:rsidRDefault="00CA7A41">
      <w:pPr>
        <w:pStyle w:val="Index1"/>
        <w:tabs>
          <w:tab w:val="right" w:leader="dot" w:pos="9350"/>
        </w:tabs>
        <w:rPr>
          <w:noProof/>
        </w:rPr>
      </w:pPr>
      <w:r>
        <w:rPr>
          <w:noProof/>
        </w:rPr>
        <w:t>Debug.echo.on, 93</w:t>
      </w:r>
    </w:p>
    <w:p w:rsidR="00CA7A41" w:rsidRDefault="00CA7A41">
      <w:pPr>
        <w:pStyle w:val="Index1"/>
        <w:tabs>
          <w:tab w:val="right" w:leader="dot" w:pos="9350"/>
        </w:tabs>
        <w:rPr>
          <w:noProof/>
        </w:rPr>
      </w:pPr>
      <w:r>
        <w:rPr>
          <w:noProof/>
        </w:rPr>
        <w:t>Debug.off, 93</w:t>
      </w:r>
    </w:p>
    <w:p w:rsidR="00CA7A41" w:rsidRDefault="00CA7A41">
      <w:pPr>
        <w:pStyle w:val="Index1"/>
        <w:tabs>
          <w:tab w:val="right" w:leader="dot" w:pos="9350"/>
        </w:tabs>
        <w:rPr>
          <w:noProof/>
        </w:rPr>
      </w:pPr>
      <w:r>
        <w:rPr>
          <w:noProof/>
        </w:rPr>
        <w:t>Debug.on, 93</w:t>
      </w:r>
    </w:p>
    <w:p w:rsidR="00CA7A41" w:rsidRDefault="00CA7A41">
      <w:pPr>
        <w:pStyle w:val="Index1"/>
        <w:tabs>
          <w:tab w:val="right" w:leader="dot" w:pos="9350"/>
        </w:tabs>
        <w:rPr>
          <w:noProof/>
        </w:rPr>
      </w:pPr>
      <w:r>
        <w:rPr>
          <w:noProof/>
        </w:rPr>
        <w:t>Debug.print, 94</w:t>
      </w:r>
    </w:p>
    <w:p w:rsidR="00CA7A41" w:rsidRDefault="00CA7A41">
      <w:pPr>
        <w:pStyle w:val="Index1"/>
        <w:tabs>
          <w:tab w:val="right" w:leader="dot" w:pos="9350"/>
        </w:tabs>
        <w:rPr>
          <w:noProof/>
        </w:rPr>
      </w:pPr>
      <w:r>
        <w:rPr>
          <w:noProof/>
        </w:rPr>
        <w:t>Debug.show, 96</w:t>
      </w:r>
    </w:p>
    <w:p w:rsidR="00CA7A41" w:rsidRDefault="00CA7A41">
      <w:pPr>
        <w:pStyle w:val="Index1"/>
        <w:tabs>
          <w:tab w:val="right" w:leader="dot" w:pos="9350"/>
        </w:tabs>
        <w:rPr>
          <w:noProof/>
        </w:rPr>
      </w:pPr>
      <w:r>
        <w:rPr>
          <w:noProof/>
        </w:rPr>
        <w:t>Debug.show.array Array[], 95</w:t>
      </w:r>
    </w:p>
    <w:p w:rsidR="00CA7A41" w:rsidRDefault="00CA7A41">
      <w:pPr>
        <w:pStyle w:val="Index1"/>
        <w:tabs>
          <w:tab w:val="right" w:leader="dot" w:pos="9350"/>
        </w:tabs>
        <w:rPr>
          <w:noProof/>
        </w:rPr>
      </w:pPr>
      <w:r>
        <w:rPr>
          <w:noProof/>
        </w:rPr>
        <w:t>Debug.show.bundle &lt;bundlePtr_nexp&gt;, 95</w:t>
      </w:r>
    </w:p>
    <w:p w:rsidR="00CA7A41" w:rsidRDefault="00CA7A41">
      <w:pPr>
        <w:pStyle w:val="Index1"/>
        <w:tabs>
          <w:tab w:val="right" w:leader="dot" w:pos="9350"/>
        </w:tabs>
        <w:rPr>
          <w:noProof/>
        </w:rPr>
      </w:pPr>
      <w:r>
        <w:rPr>
          <w:noProof/>
        </w:rPr>
        <w:t>Debug.show.list &lt;listPtr_nexp&gt;, 95</w:t>
      </w:r>
    </w:p>
    <w:p w:rsidR="00CA7A41" w:rsidRDefault="00CA7A41">
      <w:pPr>
        <w:pStyle w:val="Index1"/>
        <w:tabs>
          <w:tab w:val="right" w:leader="dot" w:pos="9350"/>
        </w:tabs>
        <w:rPr>
          <w:noProof/>
        </w:rPr>
      </w:pPr>
      <w:r>
        <w:rPr>
          <w:noProof/>
        </w:rPr>
        <w:t>Debug.show.program, 95</w:t>
      </w:r>
    </w:p>
    <w:p w:rsidR="00CA7A41" w:rsidRDefault="00CA7A41">
      <w:pPr>
        <w:pStyle w:val="Index1"/>
        <w:tabs>
          <w:tab w:val="right" w:leader="dot" w:pos="9350"/>
        </w:tabs>
        <w:rPr>
          <w:noProof/>
        </w:rPr>
      </w:pPr>
      <w:r>
        <w:rPr>
          <w:noProof/>
        </w:rPr>
        <w:t>Debug.show.scalars, 94</w:t>
      </w:r>
    </w:p>
    <w:p w:rsidR="00CA7A41" w:rsidRDefault="00CA7A41">
      <w:pPr>
        <w:pStyle w:val="Index1"/>
        <w:tabs>
          <w:tab w:val="right" w:leader="dot" w:pos="9350"/>
        </w:tabs>
        <w:rPr>
          <w:noProof/>
        </w:rPr>
      </w:pPr>
      <w:r>
        <w:rPr>
          <w:noProof/>
        </w:rPr>
        <w:t>Debug.show.stack &lt;stackPtr_nexp&gt;, 95</w:t>
      </w:r>
    </w:p>
    <w:p w:rsidR="00CA7A41" w:rsidRDefault="00CA7A41">
      <w:pPr>
        <w:pStyle w:val="Index1"/>
        <w:tabs>
          <w:tab w:val="right" w:leader="dot" w:pos="9350"/>
        </w:tabs>
        <w:rPr>
          <w:noProof/>
        </w:rPr>
      </w:pPr>
      <w:r>
        <w:rPr>
          <w:noProof/>
        </w:rPr>
        <w:t>Debug.show.watch, 95</w:t>
      </w:r>
    </w:p>
    <w:p w:rsidR="00CA7A41" w:rsidRDefault="00CA7A41">
      <w:pPr>
        <w:pStyle w:val="Index1"/>
        <w:tabs>
          <w:tab w:val="right" w:leader="dot" w:pos="9350"/>
        </w:tabs>
        <w:rPr>
          <w:noProof/>
        </w:rPr>
      </w:pPr>
      <w:r>
        <w:rPr>
          <w:noProof/>
        </w:rPr>
        <w:t>Debug.watch var, ..., 95</w:t>
      </w:r>
    </w:p>
    <w:p w:rsidR="00CA7A41" w:rsidRDefault="00CA7A41">
      <w:pPr>
        <w:pStyle w:val="Index1"/>
        <w:tabs>
          <w:tab w:val="right" w:leader="dot" w:pos="9350"/>
        </w:tabs>
        <w:rPr>
          <w:noProof/>
        </w:rPr>
      </w:pPr>
      <w:r>
        <w:rPr>
          <w:noProof/>
        </w:rPr>
        <w:t>DECODE$(&lt;charset_sexp&gt;, &lt;buffer_sexp&gt;), 69</w:t>
      </w:r>
    </w:p>
    <w:p w:rsidR="00CA7A41" w:rsidRDefault="00CA7A41">
      <w:pPr>
        <w:pStyle w:val="Index1"/>
        <w:tabs>
          <w:tab w:val="right" w:leader="dot" w:pos="9350"/>
        </w:tabs>
        <w:rPr>
          <w:noProof/>
        </w:rPr>
      </w:pPr>
      <w:r>
        <w:rPr>
          <w:noProof/>
        </w:rPr>
        <w:t>DECODE$(&lt;type_sexp&gt;, {&lt;qualifier_sexp&gt;}, &lt;source_sexp&gt;), 68</w:t>
      </w:r>
    </w:p>
    <w:p w:rsidR="00CA7A41" w:rsidRDefault="00CA7A41">
      <w:pPr>
        <w:pStyle w:val="Index1"/>
        <w:tabs>
          <w:tab w:val="right" w:leader="dot" w:pos="9350"/>
        </w:tabs>
        <w:rPr>
          <w:noProof/>
        </w:rPr>
      </w:pPr>
      <w:r>
        <w:rPr>
          <w:noProof/>
        </w:rPr>
        <w:t>Decrypt &lt;pw_sexp&gt;, &lt;encrypted_svar&gt;, &lt;decrypted_svar&gt;, 136</w:t>
      </w:r>
    </w:p>
    <w:p w:rsidR="00CA7A41" w:rsidRDefault="00CA7A41">
      <w:pPr>
        <w:pStyle w:val="Index1"/>
        <w:tabs>
          <w:tab w:val="right" w:leader="dot" w:pos="9350"/>
        </w:tabs>
        <w:rPr>
          <w:noProof/>
        </w:rPr>
      </w:pPr>
      <w:r>
        <w:rPr>
          <w:noProof/>
        </w:rPr>
        <w:t>Device &lt;nexp&gt;|&lt;nvar&gt;, 143</w:t>
      </w:r>
    </w:p>
    <w:p w:rsidR="00CA7A41" w:rsidRDefault="00CA7A41">
      <w:pPr>
        <w:pStyle w:val="Index1"/>
        <w:tabs>
          <w:tab w:val="right" w:leader="dot" w:pos="9350"/>
        </w:tabs>
        <w:rPr>
          <w:noProof/>
        </w:rPr>
      </w:pPr>
      <w:r>
        <w:rPr>
          <w:noProof/>
        </w:rPr>
        <w:t>Device &lt;svar&gt;, 142</w:t>
      </w:r>
    </w:p>
    <w:p w:rsidR="00CA7A41" w:rsidRDefault="00CA7A41">
      <w:pPr>
        <w:pStyle w:val="Index1"/>
        <w:tabs>
          <w:tab w:val="right" w:leader="dot" w:pos="9350"/>
        </w:tabs>
        <w:rPr>
          <w:noProof/>
        </w:rPr>
      </w:pPr>
      <w:r>
        <w:rPr>
          <w:noProof/>
        </w:rPr>
        <w:t>Device.Language &lt;svar&gt;, 143</w:t>
      </w:r>
    </w:p>
    <w:p w:rsidR="00CA7A41" w:rsidRDefault="00CA7A41">
      <w:pPr>
        <w:pStyle w:val="Index1"/>
        <w:tabs>
          <w:tab w:val="right" w:leader="dot" w:pos="9350"/>
        </w:tabs>
        <w:rPr>
          <w:noProof/>
        </w:rPr>
      </w:pPr>
      <w:r>
        <w:rPr>
          <w:noProof/>
        </w:rPr>
        <w:t>Device.Locale &lt;svar&gt;, 143</w:t>
      </w:r>
    </w:p>
    <w:p w:rsidR="00CA7A41" w:rsidRDefault="00CA7A41">
      <w:pPr>
        <w:pStyle w:val="Index1"/>
        <w:tabs>
          <w:tab w:val="right" w:leader="dot" w:pos="9350"/>
        </w:tabs>
        <w:rPr>
          <w:noProof/>
        </w:rPr>
      </w:pPr>
      <w:r>
        <w:rPr>
          <w:noProof/>
        </w:rPr>
        <w:t>Dialog.message {&lt;title_sexp&gt;}, {&lt;message_sexp&gt;}, &lt;sel_nvar&gt; {, &lt;button1_sexp&gt;{, &lt;button2_sexp&gt;{, &lt;button3_sexp&gt;}}}, 99</w:t>
      </w:r>
    </w:p>
    <w:p w:rsidR="00CA7A41" w:rsidRDefault="00CA7A41">
      <w:pPr>
        <w:pStyle w:val="Index1"/>
        <w:tabs>
          <w:tab w:val="right" w:leader="dot" w:pos="9350"/>
        </w:tabs>
        <w:rPr>
          <w:noProof/>
        </w:rPr>
      </w:pPr>
      <w:r>
        <w:rPr>
          <w:noProof/>
        </w:rPr>
        <w:t>Dialog.select &lt;sel_nvar&gt;, &lt; Array$[]&gt;|&lt;list_nexp&gt;, {,&lt;title_sexp&gt;}, 100</w:t>
      </w:r>
    </w:p>
    <w:p w:rsidR="00CA7A41" w:rsidRDefault="00CA7A41">
      <w:pPr>
        <w:pStyle w:val="Index1"/>
        <w:tabs>
          <w:tab w:val="right" w:leader="dot" w:pos="9350"/>
        </w:tabs>
        <w:rPr>
          <w:noProof/>
        </w:rPr>
      </w:pPr>
      <w:r>
        <w:rPr>
          <w:noProof/>
        </w:rPr>
        <w:lastRenderedPageBreak/>
        <w:t>Dim Array [n, n, ...], Array$[n, n, ...] ..., 41</w:t>
      </w:r>
    </w:p>
    <w:p w:rsidR="00CA7A41" w:rsidRDefault="00CA7A41">
      <w:pPr>
        <w:pStyle w:val="Index1"/>
        <w:tabs>
          <w:tab w:val="right" w:leader="dot" w:pos="9350"/>
        </w:tabs>
        <w:rPr>
          <w:noProof/>
        </w:rPr>
      </w:pPr>
      <w:r>
        <w:rPr>
          <w:noProof/>
        </w:rPr>
        <w:t>Do / Until &lt;lexp&gt;, 82</w:t>
      </w:r>
    </w:p>
    <w:p w:rsidR="00CA7A41" w:rsidRDefault="00CA7A41">
      <w:pPr>
        <w:pStyle w:val="Index1"/>
        <w:tabs>
          <w:tab w:val="right" w:leader="dot" w:pos="9350"/>
        </w:tabs>
        <w:rPr>
          <w:noProof/>
        </w:rPr>
      </w:pPr>
      <w:r>
        <w:rPr>
          <w:noProof/>
        </w:rPr>
        <w:t>Echo.off, 94</w:t>
      </w:r>
    </w:p>
    <w:p w:rsidR="00CA7A41" w:rsidRDefault="00CA7A41">
      <w:pPr>
        <w:pStyle w:val="Index1"/>
        <w:tabs>
          <w:tab w:val="right" w:leader="dot" w:pos="9350"/>
        </w:tabs>
        <w:rPr>
          <w:noProof/>
        </w:rPr>
      </w:pPr>
      <w:r>
        <w:rPr>
          <w:noProof/>
        </w:rPr>
        <w:t>Echo.on, 94</w:t>
      </w:r>
    </w:p>
    <w:p w:rsidR="00CA7A41" w:rsidRDefault="00CA7A41">
      <w:pPr>
        <w:pStyle w:val="Index1"/>
        <w:tabs>
          <w:tab w:val="right" w:leader="dot" w:pos="9350"/>
        </w:tabs>
        <w:rPr>
          <w:noProof/>
        </w:rPr>
      </w:pPr>
      <w:r>
        <w:rPr>
          <w:noProof/>
        </w:rPr>
        <w:t>Email.send &lt;recipient_sexp&gt;, &lt;subject_sexp&gt;, &lt;body_sexp&gt;, 131</w:t>
      </w:r>
    </w:p>
    <w:p w:rsidR="00CA7A41" w:rsidRDefault="00CA7A41">
      <w:pPr>
        <w:pStyle w:val="Index1"/>
        <w:tabs>
          <w:tab w:val="right" w:leader="dot" w:pos="9350"/>
        </w:tabs>
        <w:rPr>
          <w:noProof/>
        </w:rPr>
      </w:pPr>
      <w:r>
        <w:rPr>
          <w:noProof/>
        </w:rPr>
        <w:t>ENCODE$(&lt;charset_sexp&gt;, &lt;source_sexp&gt;), 69</w:t>
      </w:r>
    </w:p>
    <w:p w:rsidR="00CA7A41" w:rsidRDefault="00CA7A41">
      <w:pPr>
        <w:pStyle w:val="Index1"/>
        <w:tabs>
          <w:tab w:val="right" w:leader="dot" w:pos="9350"/>
        </w:tabs>
        <w:rPr>
          <w:noProof/>
        </w:rPr>
      </w:pPr>
      <w:r>
        <w:rPr>
          <w:noProof/>
        </w:rPr>
        <w:t>ENCODE$(&lt;type_sexp&gt;, {&lt;qualifier_sexp&gt;}, &lt;source_sexp&gt;), 67</w:t>
      </w:r>
    </w:p>
    <w:p w:rsidR="00CA7A41" w:rsidRDefault="00CA7A41">
      <w:pPr>
        <w:pStyle w:val="Index1"/>
        <w:tabs>
          <w:tab w:val="right" w:leader="dot" w:pos="9350"/>
        </w:tabs>
        <w:rPr>
          <w:noProof/>
        </w:rPr>
      </w:pPr>
      <w:r>
        <w:rPr>
          <w:noProof/>
        </w:rPr>
        <w:t>Encrypt {&lt;pw_sexp&gt;}, &lt;source_sexp&gt;, &lt;encrypted_svar&gt;, 135</w:t>
      </w:r>
    </w:p>
    <w:p w:rsidR="00CA7A41" w:rsidRDefault="00CA7A41">
      <w:pPr>
        <w:pStyle w:val="Index1"/>
        <w:tabs>
          <w:tab w:val="right" w:leader="dot" w:pos="9350"/>
        </w:tabs>
        <w:rPr>
          <w:noProof/>
        </w:rPr>
      </w:pPr>
      <w:r>
        <w:rPr>
          <w:noProof/>
        </w:rPr>
        <w:t>End{ &lt;msg_sexp&gt;}, 92</w:t>
      </w:r>
    </w:p>
    <w:p w:rsidR="00CA7A41" w:rsidRDefault="00CA7A41">
      <w:pPr>
        <w:pStyle w:val="Index1"/>
        <w:tabs>
          <w:tab w:val="right" w:leader="dot" w:pos="9350"/>
        </w:tabs>
        <w:rPr>
          <w:noProof/>
        </w:rPr>
      </w:pPr>
      <w:r>
        <w:rPr>
          <w:noProof/>
        </w:rPr>
        <w:t>ENDS_WITH(&lt;sub_sexp&gt;, &lt;base_sexp&gt;), 63</w:t>
      </w:r>
    </w:p>
    <w:p w:rsidR="00CA7A41" w:rsidRDefault="00CA7A41">
      <w:pPr>
        <w:pStyle w:val="Index1"/>
        <w:tabs>
          <w:tab w:val="right" w:leader="dot" w:pos="9350"/>
        </w:tabs>
        <w:rPr>
          <w:noProof/>
        </w:rPr>
      </w:pPr>
      <w:r>
        <w:rPr>
          <w:noProof/>
        </w:rPr>
        <w:t>Exit, 92</w:t>
      </w:r>
    </w:p>
    <w:p w:rsidR="00CA7A41" w:rsidRDefault="00CA7A41">
      <w:pPr>
        <w:pStyle w:val="Index1"/>
        <w:tabs>
          <w:tab w:val="right" w:leader="dot" w:pos="9350"/>
        </w:tabs>
        <w:rPr>
          <w:noProof/>
        </w:rPr>
      </w:pPr>
      <w:r>
        <w:rPr>
          <w:noProof/>
        </w:rPr>
        <w:t>EXP(&lt;nexp&gt;), 60</w:t>
      </w:r>
    </w:p>
    <w:p w:rsidR="00CA7A41" w:rsidRDefault="00CA7A41">
      <w:pPr>
        <w:pStyle w:val="Index1"/>
        <w:tabs>
          <w:tab w:val="right" w:leader="dot" w:pos="9350"/>
        </w:tabs>
        <w:rPr>
          <w:noProof/>
        </w:rPr>
      </w:pPr>
      <w:r>
        <w:rPr>
          <w:noProof/>
        </w:rPr>
        <w:t>F_N.break, 81</w:t>
      </w:r>
    </w:p>
    <w:p w:rsidR="00CA7A41" w:rsidRDefault="00CA7A41">
      <w:pPr>
        <w:pStyle w:val="Index1"/>
        <w:tabs>
          <w:tab w:val="right" w:leader="dot" w:pos="9350"/>
        </w:tabs>
        <w:rPr>
          <w:noProof/>
        </w:rPr>
      </w:pPr>
      <w:r>
        <w:rPr>
          <w:noProof/>
        </w:rPr>
        <w:t>F_N.continue, 81</w:t>
      </w:r>
    </w:p>
    <w:p w:rsidR="00CA7A41" w:rsidRDefault="00CA7A41">
      <w:pPr>
        <w:pStyle w:val="Index1"/>
        <w:tabs>
          <w:tab w:val="right" w:leader="dot" w:pos="9350"/>
        </w:tabs>
        <w:rPr>
          <w:noProof/>
        </w:rPr>
      </w:pPr>
      <w:r>
        <w:rPr>
          <w:noProof/>
        </w:rPr>
        <w:t>File.delete &lt;lvar&gt;, &lt;path_sexp&gt;, 107</w:t>
      </w:r>
    </w:p>
    <w:p w:rsidR="00CA7A41" w:rsidRDefault="00CA7A41">
      <w:pPr>
        <w:pStyle w:val="Index1"/>
        <w:tabs>
          <w:tab w:val="right" w:leader="dot" w:pos="9350"/>
        </w:tabs>
        <w:rPr>
          <w:noProof/>
        </w:rPr>
      </w:pPr>
      <w:r>
        <w:rPr>
          <w:noProof/>
        </w:rPr>
        <w:t>File.dir &lt;path_sexp&gt;, Array$[] {, &lt;dirmark_sexp&gt;}, 108</w:t>
      </w:r>
    </w:p>
    <w:p w:rsidR="00CA7A41" w:rsidRDefault="00CA7A41">
      <w:pPr>
        <w:pStyle w:val="Index1"/>
        <w:tabs>
          <w:tab w:val="right" w:leader="dot" w:pos="9350"/>
        </w:tabs>
        <w:rPr>
          <w:noProof/>
        </w:rPr>
      </w:pPr>
      <w:r>
        <w:rPr>
          <w:noProof/>
        </w:rPr>
        <w:t>File.exists &lt;lvar&gt;, &lt;path_sexp&gt;, 108</w:t>
      </w:r>
    </w:p>
    <w:p w:rsidR="00CA7A41" w:rsidRDefault="00CA7A41">
      <w:pPr>
        <w:pStyle w:val="Index1"/>
        <w:tabs>
          <w:tab w:val="right" w:leader="dot" w:pos="9350"/>
        </w:tabs>
        <w:rPr>
          <w:noProof/>
        </w:rPr>
      </w:pPr>
      <w:r>
        <w:rPr>
          <w:noProof/>
        </w:rPr>
        <w:t>File.mkdir &lt;path_sexp&gt;, 108</w:t>
      </w:r>
    </w:p>
    <w:p w:rsidR="00CA7A41" w:rsidRDefault="00CA7A41">
      <w:pPr>
        <w:pStyle w:val="Index1"/>
        <w:tabs>
          <w:tab w:val="right" w:leader="dot" w:pos="9350"/>
        </w:tabs>
        <w:rPr>
          <w:noProof/>
        </w:rPr>
      </w:pPr>
      <w:r>
        <w:rPr>
          <w:noProof/>
        </w:rPr>
        <w:t>File.rename &lt;old_path_sexp&gt;, &lt;new_path_sexp&gt;, 108</w:t>
      </w:r>
    </w:p>
    <w:p w:rsidR="00CA7A41" w:rsidRDefault="00CA7A41">
      <w:pPr>
        <w:pStyle w:val="Index1"/>
        <w:tabs>
          <w:tab w:val="right" w:leader="dot" w:pos="9350"/>
        </w:tabs>
        <w:rPr>
          <w:noProof/>
        </w:rPr>
      </w:pPr>
      <w:r>
        <w:rPr>
          <w:noProof/>
        </w:rPr>
        <w:t>File.root &lt;svar&gt;, 109</w:t>
      </w:r>
    </w:p>
    <w:p w:rsidR="00CA7A41" w:rsidRDefault="00CA7A41">
      <w:pPr>
        <w:pStyle w:val="Index1"/>
        <w:tabs>
          <w:tab w:val="right" w:leader="dot" w:pos="9350"/>
        </w:tabs>
        <w:rPr>
          <w:noProof/>
        </w:rPr>
      </w:pPr>
      <w:r>
        <w:rPr>
          <w:noProof/>
        </w:rPr>
        <w:t>File.size &lt;size_nvar&gt;, &lt;path_sexp&gt;, 109</w:t>
      </w:r>
    </w:p>
    <w:p w:rsidR="00CA7A41" w:rsidRDefault="00CA7A41">
      <w:pPr>
        <w:pStyle w:val="Index1"/>
        <w:tabs>
          <w:tab w:val="right" w:leader="dot" w:pos="9350"/>
        </w:tabs>
        <w:rPr>
          <w:noProof/>
        </w:rPr>
      </w:pPr>
      <w:r>
        <w:rPr>
          <w:noProof/>
        </w:rPr>
        <w:t>File.type &lt;type_svar&gt;, &lt;path_sexp&gt;, 109</w:t>
      </w:r>
    </w:p>
    <w:p w:rsidR="00CA7A41" w:rsidRDefault="00CA7A41">
      <w:pPr>
        <w:pStyle w:val="Index1"/>
        <w:tabs>
          <w:tab w:val="right" w:leader="dot" w:pos="9350"/>
        </w:tabs>
        <w:rPr>
          <w:noProof/>
        </w:rPr>
      </w:pPr>
      <w:r>
        <w:rPr>
          <w:noProof/>
        </w:rPr>
        <w:t>FLOOR(&lt;nexp&gt;), 58</w:t>
      </w:r>
    </w:p>
    <w:p w:rsidR="00CA7A41" w:rsidRDefault="00CA7A41">
      <w:pPr>
        <w:pStyle w:val="Index1"/>
        <w:tabs>
          <w:tab w:val="right" w:leader="dot" w:pos="9350"/>
        </w:tabs>
        <w:rPr>
          <w:noProof/>
        </w:rPr>
      </w:pPr>
      <w:r>
        <w:rPr>
          <w:noProof/>
        </w:rPr>
        <w:t>Fn.def name|name$( {nvar}|{svar}|Array[]|Array$[], ... {nvar}|{svar}|Array[]|Array$[]), 77</w:t>
      </w:r>
    </w:p>
    <w:p w:rsidR="00CA7A41" w:rsidRDefault="00CA7A41">
      <w:pPr>
        <w:pStyle w:val="Index1"/>
        <w:tabs>
          <w:tab w:val="right" w:leader="dot" w:pos="9350"/>
        </w:tabs>
        <w:rPr>
          <w:noProof/>
        </w:rPr>
      </w:pPr>
      <w:r>
        <w:rPr>
          <w:noProof/>
        </w:rPr>
        <w:t>Fn.end, 79</w:t>
      </w:r>
    </w:p>
    <w:p w:rsidR="00CA7A41" w:rsidRDefault="00CA7A41">
      <w:pPr>
        <w:pStyle w:val="Index1"/>
        <w:tabs>
          <w:tab w:val="right" w:leader="dot" w:pos="9350"/>
        </w:tabs>
        <w:rPr>
          <w:noProof/>
        </w:rPr>
      </w:pPr>
      <w:r>
        <w:rPr>
          <w:noProof/>
        </w:rPr>
        <w:t>Fn.rtn &lt;sexp&gt;|&lt;nexp&gt;, 78</w:t>
      </w:r>
    </w:p>
    <w:p w:rsidR="00CA7A41" w:rsidRDefault="00CA7A41">
      <w:pPr>
        <w:pStyle w:val="Index1"/>
        <w:tabs>
          <w:tab w:val="right" w:leader="dot" w:pos="9350"/>
        </w:tabs>
        <w:rPr>
          <w:noProof/>
        </w:rPr>
      </w:pPr>
      <w:r>
        <w:rPr>
          <w:noProof/>
        </w:rPr>
        <w:t>Font.clear, 96</w:t>
      </w:r>
    </w:p>
    <w:p w:rsidR="00CA7A41" w:rsidRDefault="00CA7A41">
      <w:pPr>
        <w:pStyle w:val="Index1"/>
        <w:tabs>
          <w:tab w:val="right" w:leader="dot" w:pos="9350"/>
        </w:tabs>
        <w:rPr>
          <w:noProof/>
        </w:rPr>
      </w:pPr>
      <w:r>
        <w:rPr>
          <w:noProof/>
        </w:rPr>
        <w:t>Font.delete {&lt;font_ptr_nexp&gt;}, 96</w:t>
      </w:r>
    </w:p>
    <w:p w:rsidR="00CA7A41" w:rsidRDefault="00CA7A41">
      <w:pPr>
        <w:pStyle w:val="Index1"/>
        <w:tabs>
          <w:tab w:val="right" w:leader="dot" w:pos="9350"/>
        </w:tabs>
        <w:rPr>
          <w:noProof/>
        </w:rPr>
      </w:pPr>
      <w:r>
        <w:rPr>
          <w:noProof/>
        </w:rPr>
        <w:t>Font.load &lt;font_ptr_nvar&gt;, &lt;filename_sexp&gt;, 96</w:t>
      </w:r>
    </w:p>
    <w:p w:rsidR="00CA7A41" w:rsidRDefault="00CA7A41">
      <w:pPr>
        <w:pStyle w:val="Index1"/>
        <w:tabs>
          <w:tab w:val="right" w:leader="dot" w:pos="9350"/>
        </w:tabs>
        <w:rPr>
          <w:noProof/>
        </w:rPr>
      </w:pPr>
      <w:r>
        <w:rPr>
          <w:noProof/>
        </w:rPr>
        <w:t>For &lt;nvar&gt; = &lt;nexp&gt; To &lt;nexp&gt; {Step &lt;nexp&gt;} / Next, 80</w:t>
      </w:r>
    </w:p>
    <w:p w:rsidR="00CA7A41" w:rsidRDefault="00CA7A41">
      <w:pPr>
        <w:pStyle w:val="Index1"/>
        <w:tabs>
          <w:tab w:val="right" w:leader="dot" w:pos="9350"/>
        </w:tabs>
        <w:rPr>
          <w:noProof/>
        </w:rPr>
      </w:pPr>
      <w:r w:rsidRPr="002979E5">
        <w:rPr>
          <w:rFonts w:eastAsia="Times New Roman"/>
          <w:noProof/>
        </w:rPr>
        <w:t>FORMAT$(</w:t>
      </w:r>
      <w:r>
        <w:rPr>
          <w:noProof/>
        </w:rPr>
        <w:t>&lt;pattern_sexp&gt;</w:t>
      </w:r>
      <w:r w:rsidRPr="002979E5">
        <w:rPr>
          <w:rFonts w:eastAsia="Times New Roman"/>
          <w:noProof/>
        </w:rPr>
        <w:t xml:space="preserve">, </w:t>
      </w:r>
      <w:r>
        <w:rPr>
          <w:noProof/>
        </w:rPr>
        <w:t>&lt;nexp&gt;</w:t>
      </w:r>
      <w:r w:rsidRPr="002979E5">
        <w:rPr>
          <w:rFonts w:eastAsia="Times New Roman"/>
          <w:noProof/>
        </w:rPr>
        <w:t>)</w:t>
      </w:r>
      <w:r>
        <w:rPr>
          <w:noProof/>
        </w:rPr>
        <w:t>, 75</w:t>
      </w:r>
    </w:p>
    <w:p w:rsidR="00CA7A41" w:rsidRDefault="00CA7A41">
      <w:pPr>
        <w:pStyle w:val="Index1"/>
        <w:tabs>
          <w:tab w:val="right" w:leader="dot" w:pos="9350"/>
        </w:tabs>
        <w:rPr>
          <w:noProof/>
        </w:rPr>
      </w:pPr>
      <w:r>
        <w:rPr>
          <w:noProof/>
        </w:rPr>
        <w:t>FORMAT_USING$(&lt;locale_sexp&gt;, &lt;format_sexp&gt; { , &lt;exp&gt;}...), 75</w:t>
      </w:r>
    </w:p>
    <w:p w:rsidR="00CA7A41" w:rsidRDefault="00CA7A41">
      <w:pPr>
        <w:pStyle w:val="Index1"/>
        <w:tabs>
          <w:tab w:val="right" w:leader="dot" w:pos="9350"/>
        </w:tabs>
        <w:rPr>
          <w:noProof/>
        </w:rPr>
      </w:pPr>
      <w:r>
        <w:rPr>
          <w:noProof/>
        </w:rPr>
        <w:t>FRAC(&lt;nexp&gt;), 58</w:t>
      </w:r>
    </w:p>
    <w:p w:rsidR="00CA7A41" w:rsidRDefault="00CA7A41">
      <w:pPr>
        <w:pStyle w:val="Index1"/>
        <w:tabs>
          <w:tab w:val="right" w:leader="dot" w:pos="9350"/>
        </w:tabs>
        <w:rPr>
          <w:noProof/>
        </w:rPr>
      </w:pPr>
      <w:r>
        <w:rPr>
          <w:noProof/>
        </w:rPr>
        <w:t>Ftp.cd &lt;new_directory_sexp&gt;, 127</w:t>
      </w:r>
    </w:p>
    <w:p w:rsidR="00CA7A41" w:rsidRDefault="00CA7A41">
      <w:pPr>
        <w:pStyle w:val="Index1"/>
        <w:tabs>
          <w:tab w:val="right" w:leader="dot" w:pos="9350"/>
        </w:tabs>
        <w:rPr>
          <w:noProof/>
        </w:rPr>
      </w:pPr>
      <w:r>
        <w:rPr>
          <w:noProof/>
        </w:rPr>
        <w:t>Ftp.close, 126</w:t>
      </w:r>
    </w:p>
    <w:p w:rsidR="00CA7A41" w:rsidRDefault="00CA7A41">
      <w:pPr>
        <w:pStyle w:val="Index1"/>
        <w:tabs>
          <w:tab w:val="right" w:leader="dot" w:pos="9350"/>
        </w:tabs>
        <w:rPr>
          <w:noProof/>
        </w:rPr>
      </w:pPr>
      <w:r>
        <w:rPr>
          <w:noProof/>
        </w:rPr>
        <w:t>Ftp.delete &lt;filename_sexp&gt;, 127</w:t>
      </w:r>
    </w:p>
    <w:p w:rsidR="00CA7A41" w:rsidRDefault="00CA7A41">
      <w:pPr>
        <w:pStyle w:val="Index1"/>
        <w:tabs>
          <w:tab w:val="right" w:leader="dot" w:pos="9350"/>
        </w:tabs>
        <w:rPr>
          <w:noProof/>
        </w:rPr>
      </w:pPr>
      <w:r>
        <w:rPr>
          <w:noProof/>
        </w:rPr>
        <w:t>Ftp.dir &lt;list_nvar&gt;, 127</w:t>
      </w:r>
    </w:p>
    <w:p w:rsidR="00CA7A41" w:rsidRDefault="00CA7A41">
      <w:pPr>
        <w:pStyle w:val="Index1"/>
        <w:tabs>
          <w:tab w:val="right" w:leader="dot" w:pos="9350"/>
        </w:tabs>
        <w:rPr>
          <w:noProof/>
        </w:rPr>
      </w:pPr>
      <w:r>
        <w:rPr>
          <w:noProof/>
        </w:rPr>
        <w:t>Ftp.get &lt;source_sexp&gt;, &lt;destination_sexp&gt;, 127</w:t>
      </w:r>
    </w:p>
    <w:p w:rsidR="00CA7A41" w:rsidRDefault="00CA7A41">
      <w:pPr>
        <w:pStyle w:val="Index1"/>
        <w:tabs>
          <w:tab w:val="right" w:leader="dot" w:pos="9350"/>
        </w:tabs>
        <w:rPr>
          <w:noProof/>
        </w:rPr>
      </w:pPr>
      <w:r>
        <w:rPr>
          <w:noProof/>
        </w:rPr>
        <w:t>Ftp.mkdir &lt;directory_sexp&gt;, 128</w:t>
      </w:r>
    </w:p>
    <w:p w:rsidR="00CA7A41" w:rsidRDefault="00CA7A41">
      <w:pPr>
        <w:pStyle w:val="Index1"/>
        <w:tabs>
          <w:tab w:val="right" w:leader="dot" w:pos="9350"/>
        </w:tabs>
        <w:rPr>
          <w:noProof/>
        </w:rPr>
      </w:pPr>
      <w:r>
        <w:rPr>
          <w:noProof/>
        </w:rPr>
        <w:t>Ftp.open &lt;url_sexp&gt;, &lt;port_nexp&gt;, &lt;user_sexp&gt;, &lt;pw_sexp&gt;, 126</w:t>
      </w:r>
    </w:p>
    <w:p w:rsidR="00CA7A41" w:rsidRDefault="00CA7A41">
      <w:pPr>
        <w:pStyle w:val="Index1"/>
        <w:tabs>
          <w:tab w:val="right" w:leader="dot" w:pos="9350"/>
        </w:tabs>
        <w:rPr>
          <w:noProof/>
        </w:rPr>
      </w:pPr>
      <w:r>
        <w:rPr>
          <w:noProof/>
        </w:rPr>
        <w:t>Ftp.put &lt;source_sexp&gt;, &lt;destination_sexp&gt;, 126</w:t>
      </w:r>
    </w:p>
    <w:p w:rsidR="00CA7A41" w:rsidRDefault="00CA7A41">
      <w:pPr>
        <w:pStyle w:val="Index1"/>
        <w:tabs>
          <w:tab w:val="right" w:leader="dot" w:pos="9350"/>
        </w:tabs>
        <w:rPr>
          <w:noProof/>
        </w:rPr>
      </w:pPr>
      <w:r>
        <w:rPr>
          <w:noProof/>
        </w:rPr>
        <w:t>Ftp.rename &lt;old_filename_sexp&gt;, &lt;new_filename_sexp&gt;, 127</w:t>
      </w:r>
    </w:p>
    <w:p w:rsidR="00CA7A41" w:rsidRDefault="00CA7A41">
      <w:pPr>
        <w:pStyle w:val="Index1"/>
        <w:tabs>
          <w:tab w:val="right" w:leader="dot" w:pos="9350"/>
        </w:tabs>
        <w:rPr>
          <w:noProof/>
        </w:rPr>
      </w:pPr>
      <w:r>
        <w:rPr>
          <w:noProof/>
        </w:rPr>
        <w:t>Ftp.rmdir &lt;directory_sexp&gt;, 127</w:t>
      </w:r>
    </w:p>
    <w:p w:rsidR="00CA7A41" w:rsidRDefault="00CA7A41">
      <w:pPr>
        <w:pStyle w:val="Index1"/>
        <w:tabs>
          <w:tab w:val="right" w:leader="dot" w:pos="9350"/>
        </w:tabs>
        <w:rPr>
          <w:noProof/>
        </w:rPr>
      </w:pPr>
      <w:r>
        <w:rPr>
          <w:noProof/>
        </w:rPr>
        <w:t>GETERROR$(), 64</w:t>
      </w:r>
    </w:p>
    <w:p w:rsidR="00CA7A41" w:rsidRDefault="00CA7A41">
      <w:pPr>
        <w:pStyle w:val="Index1"/>
        <w:tabs>
          <w:tab w:val="right" w:leader="dot" w:pos="9350"/>
        </w:tabs>
        <w:rPr>
          <w:noProof/>
        </w:rPr>
      </w:pPr>
      <w:r>
        <w:rPr>
          <w:noProof/>
        </w:rPr>
        <w:t>GoSub &lt;index_nexp&gt;, &lt;label&gt;... / Return, 84</w:t>
      </w:r>
    </w:p>
    <w:p w:rsidR="00CA7A41" w:rsidRDefault="00CA7A41">
      <w:pPr>
        <w:pStyle w:val="Index1"/>
        <w:tabs>
          <w:tab w:val="right" w:leader="dot" w:pos="9350"/>
        </w:tabs>
        <w:rPr>
          <w:noProof/>
        </w:rPr>
      </w:pPr>
      <w:r>
        <w:rPr>
          <w:noProof/>
        </w:rPr>
        <w:t>GoSub &lt;label&gt; / Return, 84</w:t>
      </w:r>
    </w:p>
    <w:p w:rsidR="00CA7A41" w:rsidRDefault="00CA7A41">
      <w:pPr>
        <w:pStyle w:val="Index1"/>
        <w:tabs>
          <w:tab w:val="right" w:leader="dot" w:pos="9350"/>
        </w:tabs>
        <w:rPr>
          <w:noProof/>
        </w:rPr>
      </w:pPr>
      <w:r>
        <w:rPr>
          <w:noProof/>
        </w:rPr>
        <w:t>GoTo &lt;index_nexp&gt;, &lt;label&gt;..., 84</w:t>
      </w:r>
    </w:p>
    <w:p w:rsidR="00CA7A41" w:rsidRDefault="00CA7A41">
      <w:pPr>
        <w:pStyle w:val="Index1"/>
        <w:tabs>
          <w:tab w:val="right" w:leader="dot" w:pos="9350"/>
        </w:tabs>
        <w:rPr>
          <w:noProof/>
        </w:rPr>
      </w:pPr>
      <w:r>
        <w:rPr>
          <w:noProof/>
        </w:rPr>
        <w:t>GoTo &lt;label&gt;, 84</w:t>
      </w:r>
    </w:p>
    <w:p w:rsidR="00CA7A41" w:rsidRDefault="00CA7A41">
      <w:pPr>
        <w:pStyle w:val="Index1"/>
        <w:tabs>
          <w:tab w:val="right" w:leader="dot" w:pos="9350"/>
        </w:tabs>
        <w:rPr>
          <w:noProof/>
        </w:rPr>
      </w:pPr>
      <w:r>
        <w:rPr>
          <w:noProof/>
        </w:rPr>
        <w:lastRenderedPageBreak/>
        <w:t>Gps.accuracy &lt;nvar&gt;, 196</w:t>
      </w:r>
    </w:p>
    <w:p w:rsidR="00CA7A41" w:rsidRDefault="00CA7A41">
      <w:pPr>
        <w:pStyle w:val="Index1"/>
        <w:tabs>
          <w:tab w:val="right" w:leader="dot" w:pos="9350"/>
        </w:tabs>
        <w:rPr>
          <w:noProof/>
        </w:rPr>
      </w:pPr>
      <w:r>
        <w:rPr>
          <w:noProof/>
        </w:rPr>
        <w:t>Gps.altitude &lt;nvar&gt;, 196</w:t>
      </w:r>
    </w:p>
    <w:p w:rsidR="00CA7A41" w:rsidRDefault="00CA7A41">
      <w:pPr>
        <w:pStyle w:val="Index1"/>
        <w:tabs>
          <w:tab w:val="right" w:leader="dot" w:pos="9350"/>
        </w:tabs>
        <w:rPr>
          <w:noProof/>
        </w:rPr>
      </w:pPr>
      <w:r>
        <w:rPr>
          <w:noProof/>
        </w:rPr>
        <w:t>Gps.bearing &lt;nvar&gt;, 196</w:t>
      </w:r>
    </w:p>
    <w:p w:rsidR="00CA7A41" w:rsidRDefault="00CA7A41">
      <w:pPr>
        <w:pStyle w:val="Index1"/>
        <w:tabs>
          <w:tab w:val="right" w:leader="dot" w:pos="9350"/>
        </w:tabs>
        <w:rPr>
          <w:noProof/>
        </w:rPr>
      </w:pPr>
      <w:r>
        <w:rPr>
          <w:noProof/>
        </w:rPr>
        <w:t>Gps.close, 192</w:t>
      </w:r>
    </w:p>
    <w:p w:rsidR="00CA7A41" w:rsidRDefault="00CA7A41">
      <w:pPr>
        <w:pStyle w:val="Index1"/>
        <w:tabs>
          <w:tab w:val="right" w:leader="dot" w:pos="9350"/>
        </w:tabs>
        <w:rPr>
          <w:noProof/>
        </w:rPr>
      </w:pPr>
      <w:r>
        <w:rPr>
          <w:noProof/>
        </w:rPr>
        <w:t>Gps.latitude &lt;nvar&gt;, 196</w:t>
      </w:r>
    </w:p>
    <w:p w:rsidR="00CA7A41" w:rsidRDefault="00CA7A41">
      <w:pPr>
        <w:pStyle w:val="Index1"/>
        <w:tabs>
          <w:tab w:val="right" w:leader="dot" w:pos="9350"/>
        </w:tabs>
        <w:rPr>
          <w:noProof/>
        </w:rPr>
      </w:pPr>
      <w:r>
        <w:rPr>
          <w:noProof/>
        </w:rPr>
        <w:t>Gps.location {{&lt;time_nvar&gt;}, {&lt;prov_svar&gt;}, {&lt;count_nvar}, {&lt;acc_nvar&gt;}, {&lt;lat_nvar&gt;}, {&lt;long_nvar&gt;}, {&lt;alt_nvar&gt;}, {&lt;bear_nvar&gt;}, {&lt;speed_nvar&gt;}}, 195</w:t>
      </w:r>
    </w:p>
    <w:p w:rsidR="00CA7A41" w:rsidRDefault="00CA7A41">
      <w:pPr>
        <w:pStyle w:val="Index1"/>
        <w:tabs>
          <w:tab w:val="right" w:leader="dot" w:pos="9350"/>
        </w:tabs>
        <w:rPr>
          <w:noProof/>
        </w:rPr>
      </w:pPr>
      <w:r>
        <w:rPr>
          <w:noProof/>
        </w:rPr>
        <w:t>Gps.longitude &lt;nvar&gt;, 196</w:t>
      </w:r>
    </w:p>
    <w:p w:rsidR="00CA7A41" w:rsidRDefault="00CA7A41">
      <w:pPr>
        <w:pStyle w:val="Index1"/>
        <w:tabs>
          <w:tab w:val="right" w:leader="dot" w:pos="9350"/>
        </w:tabs>
        <w:rPr>
          <w:noProof/>
        </w:rPr>
      </w:pPr>
      <w:r>
        <w:rPr>
          <w:noProof/>
        </w:rPr>
        <w:t>Gps.open {{&lt;status_nvar&gt;},{&lt;time_nexp&gt;},{&lt;distance_nexp&gt;}}, 192</w:t>
      </w:r>
    </w:p>
    <w:p w:rsidR="00CA7A41" w:rsidRDefault="00CA7A41">
      <w:pPr>
        <w:pStyle w:val="Index1"/>
        <w:tabs>
          <w:tab w:val="right" w:leader="dot" w:pos="9350"/>
        </w:tabs>
        <w:rPr>
          <w:noProof/>
        </w:rPr>
      </w:pPr>
      <w:r>
        <w:rPr>
          <w:noProof/>
        </w:rPr>
        <w:t>Gps.provider &lt;svar&gt;, 195</w:t>
      </w:r>
    </w:p>
    <w:p w:rsidR="00CA7A41" w:rsidRDefault="00CA7A41">
      <w:pPr>
        <w:pStyle w:val="Index1"/>
        <w:tabs>
          <w:tab w:val="right" w:leader="dot" w:pos="9350"/>
        </w:tabs>
        <w:rPr>
          <w:noProof/>
        </w:rPr>
      </w:pPr>
      <w:r>
        <w:rPr>
          <w:noProof/>
        </w:rPr>
        <w:t>Gps.satellites {{&lt;count_nvar&gt;}, {&lt;sat_list_nexp&gt;}}, 196</w:t>
      </w:r>
    </w:p>
    <w:p w:rsidR="00CA7A41" w:rsidRDefault="00CA7A41">
      <w:pPr>
        <w:pStyle w:val="Index1"/>
        <w:tabs>
          <w:tab w:val="right" w:leader="dot" w:pos="9350"/>
        </w:tabs>
        <w:rPr>
          <w:noProof/>
        </w:rPr>
      </w:pPr>
      <w:r>
        <w:rPr>
          <w:noProof/>
        </w:rPr>
        <w:t>Gps.speed &lt;nvar&gt;, 196</w:t>
      </w:r>
    </w:p>
    <w:p w:rsidR="00CA7A41" w:rsidRDefault="00CA7A41">
      <w:pPr>
        <w:pStyle w:val="Index1"/>
        <w:tabs>
          <w:tab w:val="right" w:leader="dot" w:pos="9350"/>
        </w:tabs>
        <w:rPr>
          <w:noProof/>
        </w:rPr>
      </w:pPr>
      <w:r>
        <w:rPr>
          <w:noProof/>
        </w:rPr>
        <w:t>Gps.status {{&lt;status_var&gt;}, {&lt;infix_nvar&gt;},{inview_nvar}, {&lt;sat_list_nexp&gt;}}, 192</w:t>
      </w:r>
    </w:p>
    <w:p w:rsidR="00CA7A41" w:rsidRDefault="00CA7A41">
      <w:pPr>
        <w:pStyle w:val="Index1"/>
        <w:tabs>
          <w:tab w:val="right" w:leader="dot" w:pos="9350"/>
        </w:tabs>
        <w:rPr>
          <w:noProof/>
        </w:rPr>
      </w:pPr>
      <w:r>
        <w:rPr>
          <w:noProof/>
        </w:rPr>
        <w:t>Gps.time &lt;nvar&gt;, 195</w:t>
      </w:r>
    </w:p>
    <w:p w:rsidR="00CA7A41" w:rsidRDefault="00CA7A41">
      <w:pPr>
        <w:pStyle w:val="Index1"/>
        <w:tabs>
          <w:tab w:val="right" w:leader="dot" w:pos="9350"/>
        </w:tabs>
        <w:rPr>
          <w:noProof/>
        </w:rPr>
      </w:pPr>
      <w:r>
        <w:rPr>
          <w:noProof/>
        </w:rPr>
        <w:t>Gr.arc &lt;obj_nvar&gt;, left, top, right, bottom, start_angle, sweep_angle, fill_mode, 165</w:t>
      </w:r>
    </w:p>
    <w:p w:rsidR="00CA7A41" w:rsidRDefault="00CA7A41">
      <w:pPr>
        <w:pStyle w:val="Index1"/>
        <w:tabs>
          <w:tab w:val="right" w:leader="dot" w:pos="9350"/>
        </w:tabs>
        <w:rPr>
          <w:noProof/>
        </w:rPr>
      </w:pPr>
      <w:r>
        <w:rPr>
          <w:noProof/>
        </w:rPr>
        <w:t>Gr.bitmap.create &lt;bitmap_ptr_nvar&gt;, width, height, 176</w:t>
      </w:r>
    </w:p>
    <w:p w:rsidR="00CA7A41" w:rsidRDefault="00CA7A41">
      <w:pPr>
        <w:pStyle w:val="Index1"/>
        <w:tabs>
          <w:tab w:val="right" w:leader="dot" w:pos="9350"/>
        </w:tabs>
        <w:rPr>
          <w:noProof/>
        </w:rPr>
      </w:pPr>
      <w:r>
        <w:rPr>
          <w:noProof/>
        </w:rPr>
        <w:t>Gr.bitmap.crop &lt;new_bitmap_ptr_nvar&gt;, &lt;source_bitmap_ptr_nexp&gt;, &lt;x_nexp&gt;, &lt;y_nexp&gt;, &lt;width_nexp&gt;, &lt;height_nexp&gt;, 177</w:t>
      </w:r>
    </w:p>
    <w:p w:rsidR="00CA7A41" w:rsidRDefault="00CA7A41">
      <w:pPr>
        <w:pStyle w:val="Index1"/>
        <w:tabs>
          <w:tab w:val="right" w:leader="dot" w:pos="9350"/>
        </w:tabs>
        <w:rPr>
          <w:noProof/>
        </w:rPr>
      </w:pPr>
      <w:r>
        <w:rPr>
          <w:noProof/>
        </w:rPr>
        <w:t>Gr.bitmap.delete &lt;bitmap_ptr_nexp&gt;, 177</w:t>
      </w:r>
    </w:p>
    <w:p w:rsidR="00CA7A41" w:rsidRDefault="00CA7A41">
      <w:pPr>
        <w:pStyle w:val="Index1"/>
        <w:tabs>
          <w:tab w:val="right" w:leader="dot" w:pos="9350"/>
        </w:tabs>
        <w:rPr>
          <w:noProof/>
        </w:rPr>
      </w:pPr>
      <w:r>
        <w:rPr>
          <w:noProof/>
        </w:rPr>
        <w:t>Gr.bitmap.draw &lt;object_ptr_nvar&gt;, &lt;bitmap_ptr_nexp&gt;, x , y, 177</w:t>
      </w:r>
    </w:p>
    <w:p w:rsidR="00CA7A41" w:rsidRDefault="00CA7A41">
      <w:pPr>
        <w:pStyle w:val="Index1"/>
        <w:tabs>
          <w:tab w:val="right" w:leader="dot" w:pos="9350"/>
        </w:tabs>
        <w:rPr>
          <w:noProof/>
        </w:rPr>
      </w:pPr>
      <w:r>
        <w:rPr>
          <w:noProof/>
        </w:rPr>
        <w:t>Gr.bitmap.drawinto.end, 178</w:t>
      </w:r>
    </w:p>
    <w:p w:rsidR="00CA7A41" w:rsidRDefault="00CA7A41">
      <w:pPr>
        <w:pStyle w:val="Index1"/>
        <w:tabs>
          <w:tab w:val="right" w:leader="dot" w:pos="9350"/>
        </w:tabs>
        <w:rPr>
          <w:noProof/>
        </w:rPr>
      </w:pPr>
      <w:r>
        <w:rPr>
          <w:noProof/>
        </w:rPr>
        <w:t>Gr.bitmap.drawinto.start &lt;bitmap_ptr_nexp&gt;, 178</w:t>
      </w:r>
    </w:p>
    <w:p w:rsidR="00CA7A41" w:rsidRDefault="00CA7A41">
      <w:pPr>
        <w:pStyle w:val="Index1"/>
        <w:tabs>
          <w:tab w:val="right" w:leader="dot" w:pos="9350"/>
        </w:tabs>
        <w:rPr>
          <w:noProof/>
        </w:rPr>
      </w:pPr>
      <w:r>
        <w:rPr>
          <w:noProof/>
        </w:rPr>
        <w:t>Gr.bitmap.fill &lt;bitmap_ptr_nexp&gt;, &lt;x_nexp&gt;, &lt;y_nexp&gt;, 178</w:t>
      </w:r>
    </w:p>
    <w:p w:rsidR="00CA7A41" w:rsidRDefault="00CA7A41">
      <w:pPr>
        <w:pStyle w:val="Index1"/>
        <w:tabs>
          <w:tab w:val="right" w:leader="dot" w:pos="9350"/>
        </w:tabs>
        <w:rPr>
          <w:noProof/>
        </w:rPr>
      </w:pPr>
      <w:r>
        <w:rPr>
          <w:noProof/>
        </w:rPr>
        <w:t>Gr.bitmap.load &lt;bitmap_ptr_nvar&gt;, &lt;file_name_sexp&gt;, 176</w:t>
      </w:r>
    </w:p>
    <w:p w:rsidR="00CA7A41" w:rsidRDefault="00CA7A41">
      <w:pPr>
        <w:pStyle w:val="Index1"/>
        <w:tabs>
          <w:tab w:val="right" w:leader="dot" w:pos="9350"/>
        </w:tabs>
        <w:rPr>
          <w:noProof/>
        </w:rPr>
      </w:pPr>
      <w:r>
        <w:rPr>
          <w:noProof/>
        </w:rPr>
        <w:t>Gr.bitmap.save &lt;bitmap_ptr_nvar&gt;, &lt;filename_sexp&gt;{, &lt;quality_nexp&gt;}, 177</w:t>
      </w:r>
    </w:p>
    <w:p w:rsidR="00CA7A41" w:rsidRDefault="00CA7A41">
      <w:pPr>
        <w:pStyle w:val="Index1"/>
        <w:tabs>
          <w:tab w:val="right" w:leader="dot" w:pos="9350"/>
        </w:tabs>
        <w:rPr>
          <w:noProof/>
        </w:rPr>
      </w:pPr>
      <w:r>
        <w:rPr>
          <w:noProof/>
        </w:rPr>
        <w:t>Gr.bitmap.scale &lt;new_bitmap_ptr_nvar&gt;, &lt;bitmap_ptr_nexp&gt;, width, height {, &lt;smoothing_lexp&gt; }, 176</w:t>
      </w:r>
    </w:p>
    <w:p w:rsidR="00CA7A41" w:rsidRDefault="00CA7A41">
      <w:pPr>
        <w:pStyle w:val="Index1"/>
        <w:tabs>
          <w:tab w:val="right" w:leader="dot" w:pos="9350"/>
        </w:tabs>
        <w:rPr>
          <w:noProof/>
        </w:rPr>
      </w:pPr>
      <w:r>
        <w:rPr>
          <w:noProof/>
        </w:rPr>
        <w:t>Gr.bitmap.size &lt;bitmap_ptr_nexp&gt;, width, height, 176</w:t>
      </w:r>
    </w:p>
    <w:p w:rsidR="00CA7A41" w:rsidRDefault="00CA7A41">
      <w:pPr>
        <w:pStyle w:val="Index1"/>
        <w:tabs>
          <w:tab w:val="right" w:leader="dot" w:pos="9350"/>
        </w:tabs>
        <w:rPr>
          <w:noProof/>
        </w:rPr>
      </w:pPr>
      <w:r>
        <w:rPr>
          <w:noProof/>
        </w:rPr>
        <w:t>Gr.bounded.touch touched, left, top, right, bottom, 169</w:t>
      </w:r>
    </w:p>
    <w:p w:rsidR="00CA7A41" w:rsidRDefault="00CA7A41">
      <w:pPr>
        <w:pStyle w:val="Index1"/>
        <w:tabs>
          <w:tab w:val="right" w:leader="dot" w:pos="9350"/>
        </w:tabs>
        <w:rPr>
          <w:noProof/>
        </w:rPr>
      </w:pPr>
      <w:r>
        <w:rPr>
          <w:noProof/>
        </w:rPr>
        <w:t>Gr.bounded.touch2 touched, left, top, right, bottom, 169</w:t>
      </w:r>
    </w:p>
    <w:p w:rsidR="00CA7A41" w:rsidRDefault="00CA7A41">
      <w:pPr>
        <w:pStyle w:val="Index1"/>
        <w:tabs>
          <w:tab w:val="right" w:leader="dot" w:pos="9350"/>
        </w:tabs>
        <w:rPr>
          <w:noProof/>
        </w:rPr>
      </w:pPr>
      <w:r>
        <w:rPr>
          <w:noProof/>
        </w:rPr>
        <w:t>Gr.brightness &lt;nexp&gt;, 163</w:t>
      </w:r>
    </w:p>
    <w:p w:rsidR="00CA7A41" w:rsidRDefault="00CA7A41">
      <w:pPr>
        <w:pStyle w:val="Index1"/>
        <w:tabs>
          <w:tab w:val="right" w:leader="dot" w:pos="9350"/>
        </w:tabs>
        <w:rPr>
          <w:noProof/>
        </w:rPr>
      </w:pPr>
      <w:r>
        <w:rPr>
          <w:noProof/>
        </w:rPr>
        <w:t>Gr.camera.autoshoot &lt;bm_ptr_nvar&gt;{, &lt;flash_ mode_nexp&gt; {, focus_mode_nexp} }, 181</w:t>
      </w:r>
    </w:p>
    <w:p w:rsidR="00CA7A41" w:rsidRDefault="00CA7A41">
      <w:pPr>
        <w:pStyle w:val="Index1"/>
        <w:tabs>
          <w:tab w:val="right" w:leader="dot" w:pos="9350"/>
        </w:tabs>
        <w:rPr>
          <w:noProof/>
        </w:rPr>
      </w:pPr>
      <w:r>
        <w:rPr>
          <w:noProof/>
        </w:rPr>
        <w:t>Gr.camera.manualShoot &lt;bm_ptr_nvar&gt;{, &lt;flash_ mode_nexp&gt; {, focus_mode_nexp} }, 182</w:t>
      </w:r>
    </w:p>
    <w:p w:rsidR="00CA7A41" w:rsidRDefault="00CA7A41">
      <w:pPr>
        <w:pStyle w:val="Index1"/>
        <w:tabs>
          <w:tab w:val="right" w:leader="dot" w:pos="9350"/>
        </w:tabs>
        <w:rPr>
          <w:noProof/>
        </w:rPr>
      </w:pPr>
      <w:r>
        <w:rPr>
          <w:noProof/>
        </w:rPr>
        <w:t>Gr.camera.select 1|2, 180</w:t>
      </w:r>
    </w:p>
    <w:p w:rsidR="00CA7A41" w:rsidRDefault="00CA7A41">
      <w:pPr>
        <w:pStyle w:val="Index1"/>
        <w:tabs>
          <w:tab w:val="right" w:leader="dot" w:pos="9350"/>
        </w:tabs>
        <w:rPr>
          <w:noProof/>
        </w:rPr>
      </w:pPr>
      <w:r>
        <w:rPr>
          <w:noProof/>
        </w:rPr>
        <w:t>Gr.camera.shoot &lt;bm_ptr_nvar&gt;, 181</w:t>
      </w:r>
    </w:p>
    <w:p w:rsidR="00CA7A41" w:rsidRDefault="00CA7A41">
      <w:pPr>
        <w:pStyle w:val="Index1"/>
        <w:tabs>
          <w:tab w:val="right" w:leader="dot" w:pos="9350"/>
        </w:tabs>
        <w:rPr>
          <w:noProof/>
        </w:rPr>
      </w:pPr>
      <w:r>
        <w:rPr>
          <w:noProof/>
        </w:rPr>
        <w:t>Gr.circle &lt;obj_nvar&gt;, x, y, radius, 165</w:t>
      </w:r>
    </w:p>
    <w:p w:rsidR="00CA7A41" w:rsidRDefault="00CA7A41">
      <w:pPr>
        <w:pStyle w:val="Index1"/>
        <w:tabs>
          <w:tab w:val="right" w:leader="dot" w:pos="9350"/>
        </w:tabs>
        <w:rPr>
          <w:noProof/>
        </w:rPr>
      </w:pPr>
      <w:r>
        <w:rPr>
          <w:noProof/>
        </w:rPr>
        <w:t>Gr.clip &lt;object__ptr_nexp&gt;, &lt;left_nexp&gt;,&lt;top_nexp&gt;, &lt;right_nexp&gt;, &lt;bottom_nexp&gt;{, &lt;RO_nexp&gt;}, 185</w:t>
      </w:r>
    </w:p>
    <w:p w:rsidR="00CA7A41" w:rsidRDefault="00CA7A41">
      <w:pPr>
        <w:pStyle w:val="Index1"/>
        <w:tabs>
          <w:tab w:val="right" w:leader="dot" w:pos="9350"/>
        </w:tabs>
        <w:rPr>
          <w:noProof/>
        </w:rPr>
      </w:pPr>
      <w:r>
        <w:rPr>
          <w:noProof/>
        </w:rPr>
        <w:t>Gr.close, 163</w:t>
      </w:r>
    </w:p>
    <w:p w:rsidR="00CA7A41" w:rsidRDefault="00CA7A41">
      <w:pPr>
        <w:pStyle w:val="Index1"/>
        <w:tabs>
          <w:tab w:val="right" w:leader="dot" w:pos="9350"/>
        </w:tabs>
        <w:rPr>
          <w:noProof/>
        </w:rPr>
      </w:pPr>
      <w:r>
        <w:rPr>
          <w:noProof/>
        </w:rPr>
        <w:t>Gr.cls, 163</w:t>
      </w:r>
    </w:p>
    <w:p w:rsidR="00CA7A41" w:rsidRDefault="00CA7A41">
      <w:pPr>
        <w:pStyle w:val="Index1"/>
        <w:tabs>
          <w:tab w:val="right" w:leader="dot" w:pos="9350"/>
        </w:tabs>
        <w:rPr>
          <w:noProof/>
        </w:rPr>
      </w:pPr>
      <w:r>
        <w:rPr>
          <w:noProof/>
        </w:rPr>
        <w:t>Gr.color {{alpha}{, red}{, green}{, blue}{, style}{, paint}}, 159</w:t>
      </w:r>
    </w:p>
    <w:p w:rsidR="00CA7A41" w:rsidRDefault="00CA7A41">
      <w:pPr>
        <w:pStyle w:val="Index1"/>
        <w:tabs>
          <w:tab w:val="right" w:leader="dot" w:pos="9350"/>
        </w:tabs>
        <w:rPr>
          <w:noProof/>
        </w:rPr>
      </w:pPr>
      <w:r>
        <w:rPr>
          <w:noProof/>
        </w:rPr>
        <w:t>Gr.front flag, 163</w:t>
      </w:r>
    </w:p>
    <w:p w:rsidR="00CA7A41" w:rsidRDefault="00CA7A41">
      <w:pPr>
        <w:pStyle w:val="Index1"/>
        <w:tabs>
          <w:tab w:val="right" w:leader="dot" w:pos="9350"/>
        </w:tabs>
        <w:rPr>
          <w:noProof/>
        </w:rPr>
      </w:pPr>
      <w:r>
        <w:rPr>
          <w:noProof/>
        </w:rPr>
        <w:t>Gr.get.bmpixel &lt;bitmap_ptr_nvar&gt;, x, y, alpha, red, green, blue, 178</w:t>
      </w:r>
    </w:p>
    <w:p w:rsidR="00CA7A41" w:rsidRDefault="00CA7A41">
      <w:pPr>
        <w:pStyle w:val="Index1"/>
        <w:tabs>
          <w:tab w:val="right" w:leader="dot" w:pos="9350"/>
        </w:tabs>
        <w:rPr>
          <w:noProof/>
        </w:rPr>
      </w:pPr>
      <w:r>
        <w:rPr>
          <w:noProof/>
        </w:rPr>
        <w:t>Gr.get.params &lt;object_ptr_nexp&gt;, &lt;param_array$[]&gt;, 183</w:t>
      </w:r>
    </w:p>
    <w:p w:rsidR="00CA7A41" w:rsidRDefault="00CA7A41">
      <w:pPr>
        <w:pStyle w:val="Index1"/>
        <w:tabs>
          <w:tab w:val="right" w:leader="dot" w:pos="9350"/>
        </w:tabs>
        <w:rPr>
          <w:noProof/>
        </w:rPr>
      </w:pPr>
      <w:r>
        <w:rPr>
          <w:noProof/>
        </w:rPr>
        <w:t>Gr.get.pixel x, y, alpha, red, green, blue, 182</w:t>
      </w:r>
    </w:p>
    <w:p w:rsidR="00CA7A41" w:rsidRDefault="00CA7A41">
      <w:pPr>
        <w:pStyle w:val="Index1"/>
        <w:tabs>
          <w:tab w:val="right" w:leader="dot" w:pos="9350"/>
        </w:tabs>
        <w:rPr>
          <w:noProof/>
        </w:rPr>
      </w:pPr>
      <w:r>
        <w:rPr>
          <w:noProof/>
        </w:rPr>
        <w:t>Gr.get.position &lt;object_ptr_nexp&gt;, x, y, 183</w:t>
      </w:r>
    </w:p>
    <w:p w:rsidR="00CA7A41" w:rsidRDefault="00CA7A41">
      <w:pPr>
        <w:pStyle w:val="Index1"/>
        <w:tabs>
          <w:tab w:val="right" w:leader="dot" w:pos="9350"/>
        </w:tabs>
        <w:rPr>
          <w:noProof/>
        </w:rPr>
      </w:pPr>
      <w:r>
        <w:rPr>
          <w:noProof/>
        </w:rPr>
        <w:t>Gr.get.textbounds &lt;exp&gt;, left, top, right, bottom, 174</w:t>
      </w:r>
    </w:p>
    <w:p w:rsidR="00CA7A41" w:rsidRDefault="00CA7A41">
      <w:pPr>
        <w:pStyle w:val="Index1"/>
        <w:tabs>
          <w:tab w:val="right" w:leader="dot" w:pos="9350"/>
        </w:tabs>
        <w:rPr>
          <w:noProof/>
        </w:rPr>
      </w:pPr>
      <w:r>
        <w:rPr>
          <w:noProof/>
        </w:rPr>
        <w:t>Gr.get.type &lt;object_ptr_nexp&gt;, &lt;type_svar&gt;, 182</w:t>
      </w:r>
    </w:p>
    <w:p w:rsidR="00CA7A41" w:rsidRDefault="00CA7A41">
      <w:pPr>
        <w:pStyle w:val="Index1"/>
        <w:tabs>
          <w:tab w:val="right" w:leader="dot" w:pos="9350"/>
        </w:tabs>
        <w:rPr>
          <w:noProof/>
        </w:rPr>
      </w:pPr>
      <w:r>
        <w:rPr>
          <w:noProof/>
        </w:rPr>
        <w:t>Gr.get.value &lt;object_ptr_nexp&gt; {, &lt;tag_sexp&gt;, &lt;value_nvar | value_svar&gt;}..., 183</w:t>
      </w:r>
    </w:p>
    <w:p w:rsidR="00CA7A41" w:rsidRDefault="00CA7A41">
      <w:pPr>
        <w:pStyle w:val="Index1"/>
        <w:tabs>
          <w:tab w:val="right" w:leader="dot" w:pos="9350"/>
        </w:tabs>
        <w:rPr>
          <w:noProof/>
        </w:rPr>
      </w:pPr>
      <w:r>
        <w:rPr>
          <w:noProof/>
        </w:rPr>
        <w:t>Gr.getDL &lt;dl_array[]&gt; {, &lt;keep_all_objects_lexp&gt; }, 186</w:t>
      </w:r>
    </w:p>
    <w:p w:rsidR="00CA7A41" w:rsidRDefault="00CA7A41">
      <w:pPr>
        <w:pStyle w:val="Index1"/>
        <w:tabs>
          <w:tab w:val="right" w:leader="dot" w:pos="9350"/>
        </w:tabs>
        <w:rPr>
          <w:noProof/>
        </w:rPr>
      </w:pPr>
      <w:r>
        <w:rPr>
          <w:noProof/>
        </w:rPr>
        <w:lastRenderedPageBreak/>
        <w:t>Gr.group &lt;object_number_nvar&gt;{, &lt;obj_nexp&gt;}..., 167</w:t>
      </w:r>
    </w:p>
    <w:p w:rsidR="00CA7A41" w:rsidRDefault="00CA7A41">
      <w:pPr>
        <w:pStyle w:val="Index1"/>
        <w:tabs>
          <w:tab w:val="right" w:leader="dot" w:pos="9350"/>
        </w:tabs>
        <w:rPr>
          <w:noProof/>
        </w:rPr>
      </w:pPr>
      <w:r>
        <w:rPr>
          <w:noProof/>
        </w:rPr>
        <w:t>Gr.group.getDL &lt;object_number_nvar&gt;, 168</w:t>
      </w:r>
    </w:p>
    <w:p w:rsidR="00CA7A41" w:rsidRDefault="00CA7A41">
      <w:pPr>
        <w:pStyle w:val="Index1"/>
        <w:tabs>
          <w:tab w:val="right" w:leader="dot" w:pos="9350"/>
        </w:tabs>
        <w:rPr>
          <w:noProof/>
        </w:rPr>
      </w:pPr>
      <w:r>
        <w:rPr>
          <w:noProof/>
        </w:rPr>
        <w:t>Gr.group.list &lt;object_number_nvar&gt;, &lt;list_ptr_nexp&gt;, 167</w:t>
      </w:r>
    </w:p>
    <w:p w:rsidR="00CA7A41" w:rsidRDefault="00CA7A41">
      <w:pPr>
        <w:pStyle w:val="Index1"/>
        <w:tabs>
          <w:tab w:val="right" w:leader="dot" w:pos="9350"/>
        </w:tabs>
        <w:rPr>
          <w:noProof/>
        </w:rPr>
      </w:pPr>
      <w:r>
        <w:rPr>
          <w:noProof/>
        </w:rPr>
        <w:t>Gr.group.newDL &lt;object_number_nvar&gt;, 168</w:t>
      </w:r>
    </w:p>
    <w:p w:rsidR="00CA7A41" w:rsidRDefault="00CA7A41">
      <w:pPr>
        <w:pStyle w:val="Index1"/>
        <w:tabs>
          <w:tab w:val="right" w:leader="dot" w:pos="9350"/>
        </w:tabs>
        <w:rPr>
          <w:noProof/>
        </w:rPr>
      </w:pPr>
      <w:r>
        <w:rPr>
          <w:noProof/>
        </w:rPr>
        <w:t>Gr.hide &lt;object_number_nexp&gt;, 168</w:t>
      </w:r>
    </w:p>
    <w:p w:rsidR="00CA7A41" w:rsidRDefault="00CA7A41">
      <w:pPr>
        <w:pStyle w:val="Index1"/>
        <w:tabs>
          <w:tab w:val="right" w:leader="dot" w:pos="9350"/>
        </w:tabs>
        <w:rPr>
          <w:noProof/>
        </w:rPr>
      </w:pPr>
      <w:r>
        <w:rPr>
          <w:noProof/>
        </w:rPr>
        <w:t>Gr.line &lt;obj_nvar&gt;, x1, y1, x2, y2, 164</w:t>
      </w:r>
    </w:p>
    <w:p w:rsidR="00CA7A41" w:rsidRDefault="00CA7A41">
      <w:pPr>
        <w:pStyle w:val="Index1"/>
        <w:tabs>
          <w:tab w:val="right" w:leader="dot" w:pos="9350"/>
        </w:tabs>
        <w:rPr>
          <w:noProof/>
        </w:rPr>
      </w:pPr>
      <w:r>
        <w:rPr>
          <w:noProof/>
        </w:rPr>
        <w:t>Gr.modify &lt;object_ptr_nexp&gt; {, &lt;tag_sexp&gt;, &lt;value_nexp | value_sexp&gt;}..., 183</w:t>
      </w:r>
    </w:p>
    <w:p w:rsidR="00CA7A41" w:rsidRDefault="00CA7A41">
      <w:pPr>
        <w:pStyle w:val="Index1"/>
        <w:tabs>
          <w:tab w:val="right" w:leader="dot" w:pos="9350"/>
        </w:tabs>
        <w:rPr>
          <w:noProof/>
        </w:rPr>
      </w:pPr>
      <w:r>
        <w:rPr>
          <w:noProof/>
        </w:rPr>
        <w:t>Gr.move &lt;object_ptr_nexp&gt;{{, dx}{, dy}}, 183</w:t>
      </w:r>
    </w:p>
    <w:p w:rsidR="00CA7A41" w:rsidRDefault="00CA7A41">
      <w:pPr>
        <w:pStyle w:val="Index1"/>
        <w:tabs>
          <w:tab w:val="right" w:leader="dot" w:pos="9350"/>
        </w:tabs>
        <w:rPr>
          <w:noProof/>
        </w:rPr>
      </w:pPr>
      <w:r>
        <w:rPr>
          <w:noProof/>
        </w:rPr>
        <w:t>Gr.newDL &lt;dl_array[{&lt;start&gt;,&lt;length&gt;}]&gt;, 186</w:t>
      </w:r>
    </w:p>
    <w:p w:rsidR="00CA7A41" w:rsidRDefault="00CA7A41">
      <w:pPr>
        <w:pStyle w:val="Index1"/>
        <w:tabs>
          <w:tab w:val="right" w:leader="dot" w:pos="9350"/>
        </w:tabs>
        <w:rPr>
          <w:noProof/>
        </w:rPr>
      </w:pPr>
      <w:r>
        <w:rPr>
          <w:noProof/>
        </w:rPr>
        <w:t>Gr.onGrTouch.resume, 170</w:t>
      </w:r>
    </w:p>
    <w:p w:rsidR="00CA7A41" w:rsidRDefault="00CA7A41">
      <w:pPr>
        <w:pStyle w:val="Index1"/>
        <w:tabs>
          <w:tab w:val="right" w:leader="dot" w:pos="9350"/>
        </w:tabs>
        <w:rPr>
          <w:noProof/>
        </w:rPr>
      </w:pPr>
      <w:r>
        <w:rPr>
          <w:noProof/>
        </w:rPr>
        <w:t>Gr.open {{alpha}{, red}{, green}{, blue}{, &lt;ShowStatusBar_lexp&gt;}{, &lt;Orientation_nexp&gt;}}, 159</w:t>
      </w:r>
    </w:p>
    <w:p w:rsidR="00CA7A41" w:rsidRDefault="00CA7A41">
      <w:pPr>
        <w:pStyle w:val="Index1"/>
        <w:tabs>
          <w:tab w:val="right" w:leader="dot" w:pos="9350"/>
        </w:tabs>
        <w:rPr>
          <w:noProof/>
        </w:rPr>
      </w:pPr>
      <w:r>
        <w:rPr>
          <w:noProof/>
        </w:rPr>
        <w:t>Gr.orientation &lt;nexp&gt;, 161</w:t>
      </w:r>
    </w:p>
    <w:p w:rsidR="00CA7A41" w:rsidRDefault="00CA7A41">
      <w:pPr>
        <w:pStyle w:val="Index1"/>
        <w:tabs>
          <w:tab w:val="right" w:leader="dot" w:pos="9350"/>
        </w:tabs>
        <w:rPr>
          <w:noProof/>
        </w:rPr>
      </w:pPr>
      <w:r>
        <w:rPr>
          <w:noProof/>
        </w:rPr>
        <w:t>Gr.oval &lt;obj_nvar&gt;, left, top, right, bottom, 164</w:t>
      </w:r>
    </w:p>
    <w:p w:rsidR="00CA7A41" w:rsidRDefault="00CA7A41">
      <w:pPr>
        <w:pStyle w:val="Index1"/>
        <w:tabs>
          <w:tab w:val="right" w:leader="dot" w:pos="9350"/>
        </w:tabs>
        <w:rPr>
          <w:noProof/>
        </w:rPr>
      </w:pPr>
      <w:r>
        <w:rPr>
          <w:noProof/>
        </w:rPr>
        <w:t>Gr.paint.copy {{&lt;src_nexp&gt;}{, &lt;dst_nexp&gt;}}, 178</w:t>
      </w:r>
    </w:p>
    <w:p w:rsidR="00CA7A41" w:rsidRDefault="00CA7A41">
      <w:pPr>
        <w:pStyle w:val="Index1"/>
        <w:tabs>
          <w:tab w:val="right" w:leader="dot" w:pos="9350"/>
        </w:tabs>
        <w:rPr>
          <w:noProof/>
        </w:rPr>
      </w:pPr>
      <w:r>
        <w:rPr>
          <w:noProof/>
        </w:rPr>
        <w:t>Gr.paint.get &lt;object_ptr_nvar&gt;, 179</w:t>
      </w:r>
    </w:p>
    <w:p w:rsidR="00CA7A41" w:rsidRDefault="00CA7A41">
      <w:pPr>
        <w:pStyle w:val="Index1"/>
        <w:tabs>
          <w:tab w:val="right" w:leader="dot" w:pos="9350"/>
        </w:tabs>
        <w:rPr>
          <w:noProof/>
        </w:rPr>
      </w:pPr>
      <w:r>
        <w:rPr>
          <w:noProof/>
        </w:rPr>
        <w:t>Gr.paint.reset {&lt;nexp&gt;}, 179</w:t>
      </w:r>
    </w:p>
    <w:p w:rsidR="00CA7A41" w:rsidRDefault="00CA7A41">
      <w:pPr>
        <w:pStyle w:val="Index1"/>
        <w:tabs>
          <w:tab w:val="right" w:leader="dot" w:pos="9350"/>
        </w:tabs>
        <w:rPr>
          <w:noProof/>
        </w:rPr>
      </w:pPr>
      <w:r>
        <w:rPr>
          <w:noProof/>
        </w:rPr>
        <w:t>Gr.point &lt;obj_nvar&gt;, x, y, 164</w:t>
      </w:r>
    </w:p>
    <w:p w:rsidR="00CA7A41" w:rsidRDefault="00CA7A41">
      <w:pPr>
        <w:pStyle w:val="Index1"/>
        <w:tabs>
          <w:tab w:val="right" w:leader="dot" w:pos="9350"/>
        </w:tabs>
        <w:rPr>
          <w:noProof/>
        </w:rPr>
      </w:pPr>
      <w:r>
        <w:rPr>
          <w:noProof/>
        </w:rPr>
        <w:t>Gr.poly &lt;obj_nvar&gt;, list_pointer {,x,y}, 166</w:t>
      </w:r>
    </w:p>
    <w:p w:rsidR="00CA7A41" w:rsidRDefault="00CA7A41">
      <w:pPr>
        <w:pStyle w:val="Index1"/>
        <w:tabs>
          <w:tab w:val="right" w:leader="dot" w:pos="9350"/>
        </w:tabs>
        <w:rPr>
          <w:noProof/>
        </w:rPr>
      </w:pPr>
      <w:r>
        <w:rPr>
          <w:noProof/>
        </w:rPr>
        <w:t>Gr.rect &lt;obj_nvar&gt;, left, top, right, bottom, 164</w:t>
      </w:r>
    </w:p>
    <w:p w:rsidR="00CA7A41" w:rsidRDefault="00CA7A41">
      <w:pPr>
        <w:pStyle w:val="Index1"/>
        <w:tabs>
          <w:tab w:val="right" w:leader="dot" w:pos="9350"/>
        </w:tabs>
        <w:rPr>
          <w:noProof/>
        </w:rPr>
      </w:pPr>
      <w:r>
        <w:rPr>
          <w:noProof/>
        </w:rPr>
        <w:t>Gr.render, 162</w:t>
      </w:r>
    </w:p>
    <w:p w:rsidR="00CA7A41" w:rsidRDefault="00CA7A41">
      <w:pPr>
        <w:pStyle w:val="Index1"/>
        <w:tabs>
          <w:tab w:val="right" w:leader="dot" w:pos="9350"/>
        </w:tabs>
        <w:rPr>
          <w:noProof/>
        </w:rPr>
      </w:pPr>
      <w:r>
        <w:rPr>
          <w:noProof/>
        </w:rPr>
        <w:t>Gr.rotate.end {&lt;obj_nvar&gt;}, 180</w:t>
      </w:r>
    </w:p>
    <w:p w:rsidR="00CA7A41" w:rsidRDefault="00CA7A41">
      <w:pPr>
        <w:pStyle w:val="Index1"/>
        <w:tabs>
          <w:tab w:val="right" w:leader="dot" w:pos="9350"/>
        </w:tabs>
        <w:rPr>
          <w:noProof/>
        </w:rPr>
      </w:pPr>
      <w:r>
        <w:rPr>
          <w:noProof/>
        </w:rPr>
        <w:t>Gr.rotate.start angle, x, y{,&lt;obj_nvar&gt;}, 179</w:t>
      </w:r>
    </w:p>
    <w:p w:rsidR="00CA7A41" w:rsidRDefault="00CA7A41">
      <w:pPr>
        <w:pStyle w:val="Index1"/>
        <w:tabs>
          <w:tab w:val="right" w:leader="dot" w:pos="9350"/>
        </w:tabs>
        <w:rPr>
          <w:noProof/>
        </w:rPr>
      </w:pPr>
      <w:r>
        <w:rPr>
          <w:noProof/>
        </w:rPr>
        <w:t>Gr.save &lt;filename_sexp&gt; {,&lt;quality_nexp&gt;}, 182</w:t>
      </w:r>
    </w:p>
    <w:p w:rsidR="00CA7A41" w:rsidRDefault="00CA7A41">
      <w:pPr>
        <w:pStyle w:val="Index1"/>
        <w:tabs>
          <w:tab w:val="right" w:leader="dot" w:pos="9350"/>
        </w:tabs>
        <w:rPr>
          <w:noProof/>
        </w:rPr>
      </w:pPr>
      <w:r>
        <w:rPr>
          <w:noProof/>
        </w:rPr>
        <w:t>Gr.scale x_factor, y_factor, 162</w:t>
      </w:r>
    </w:p>
    <w:p w:rsidR="00CA7A41" w:rsidRDefault="00CA7A41">
      <w:pPr>
        <w:pStyle w:val="Index1"/>
        <w:tabs>
          <w:tab w:val="right" w:leader="dot" w:pos="9350"/>
        </w:tabs>
        <w:rPr>
          <w:noProof/>
        </w:rPr>
      </w:pPr>
      <w:r>
        <w:rPr>
          <w:noProof/>
        </w:rPr>
        <w:t>Gr.screen width, height{, density }, 162</w:t>
      </w:r>
    </w:p>
    <w:p w:rsidR="00CA7A41" w:rsidRDefault="00CA7A41">
      <w:pPr>
        <w:pStyle w:val="Index1"/>
        <w:tabs>
          <w:tab w:val="right" w:leader="dot" w:pos="9350"/>
        </w:tabs>
        <w:rPr>
          <w:noProof/>
        </w:rPr>
      </w:pPr>
      <w:r>
        <w:rPr>
          <w:noProof/>
        </w:rPr>
        <w:t>Gr.screen.to_bitmap &lt;bm_ptr_nvar&gt;, 182</w:t>
      </w:r>
    </w:p>
    <w:p w:rsidR="00CA7A41" w:rsidRDefault="00CA7A41">
      <w:pPr>
        <w:pStyle w:val="Index1"/>
        <w:tabs>
          <w:tab w:val="right" w:leader="dot" w:pos="9350"/>
        </w:tabs>
        <w:rPr>
          <w:noProof/>
        </w:rPr>
      </w:pPr>
      <w:r>
        <w:rPr>
          <w:noProof/>
        </w:rPr>
        <w:t>Gr.set.antialias {{&lt;lexp&gt;}{,&lt;paint_nexp&gt;}}, 161</w:t>
      </w:r>
    </w:p>
    <w:p w:rsidR="00CA7A41" w:rsidRDefault="00CA7A41">
      <w:pPr>
        <w:pStyle w:val="Index1"/>
        <w:tabs>
          <w:tab w:val="right" w:leader="dot" w:pos="9350"/>
        </w:tabs>
        <w:rPr>
          <w:noProof/>
        </w:rPr>
      </w:pPr>
      <w:r>
        <w:rPr>
          <w:noProof/>
        </w:rPr>
        <w:t>Gr.set.pixels &lt;obj_nvar&gt;, pixels[{&lt;start&gt;,&lt;length&gt;}] {,x,y}, 165</w:t>
      </w:r>
    </w:p>
    <w:p w:rsidR="00CA7A41" w:rsidRDefault="00CA7A41">
      <w:pPr>
        <w:pStyle w:val="Index1"/>
        <w:tabs>
          <w:tab w:val="right" w:leader="dot" w:pos="9350"/>
        </w:tabs>
        <w:rPr>
          <w:noProof/>
        </w:rPr>
      </w:pPr>
      <w:r>
        <w:rPr>
          <w:noProof/>
        </w:rPr>
        <w:t>Gr.set.stroke {{&lt;nexp&gt;}{,&lt;paint_nexp&gt;}}, 161</w:t>
      </w:r>
    </w:p>
    <w:p w:rsidR="00CA7A41" w:rsidRDefault="00CA7A41">
      <w:pPr>
        <w:pStyle w:val="Index1"/>
        <w:tabs>
          <w:tab w:val="right" w:leader="dot" w:pos="9350"/>
        </w:tabs>
        <w:rPr>
          <w:noProof/>
        </w:rPr>
      </w:pPr>
      <w:r>
        <w:rPr>
          <w:noProof/>
        </w:rPr>
        <w:t>Gr.show &lt;object_number_nexp&gt;, 168</w:t>
      </w:r>
    </w:p>
    <w:p w:rsidR="00CA7A41" w:rsidRDefault="00CA7A41">
      <w:pPr>
        <w:pStyle w:val="Index1"/>
        <w:tabs>
          <w:tab w:val="right" w:leader="dot" w:pos="9350"/>
        </w:tabs>
        <w:rPr>
          <w:noProof/>
        </w:rPr>
      </w:pPr>
      <w:r>
        <w:rPr>
          <w:noProof/>
        </w:rPr>
        <w:t>Gr.show.toggle &lt;object_number_nexp&gt;, 168</w:t>
      </w:r>
    </w:p>
    <w:p w:rsidR="00CA7A41" w:rsidRDefault="00CA7A41">
      <w:pPr>
        <w:pStyle w:val="Index1"/>
        <w:tabs>
          <w:tab w:val="right" w:leader="dot" w:pos="9350"/>
        </w:tabs>
        <w:rPr>
          <w:noProof/>
        </w:rPr>
      </w:pPr>
      <w:r>
        <w:rPr>
          <w:noProof/>
        </w:rPr>
        <w:t>Gr.statusbar {&lt;height_nvar&gt;} {, showing_lvar}, 161</w:t>
      </w:r>
    </w:p>
    <w:p w:rsidR="00CA7A41" w:rsidRDefault="00CA7A41">
      <w:pPr>
        <w:pStyle w:val="Index1"/>
        <w:tabs>
          <w:tab w:val="right" w:leader="dot" w:pos="9350"/>
        </w:tabs>
        <w:rPr>
          <w:noProof/>
        </w:rPr>
      </w:pPr>
      <w:r>
        <w:rPr>
          <w:noProof/>
        </w:rPr>
        <w:t>Gr.statusbar.show &lt;nexp&gt;, 162</w:t>
      </w:r>
    </w:p>
    <w:p w:rsidR="00CA7A41" w:rsidRDefault="00CA7A41">
      <w:pPr>
        <w:pStyle w:val="Index1"/>
        <w:tabs>
          <w:tab w:val="right" w:leader="dot" w:pos="9350"/>
        </w:tabs>
        <w:rPr>
          <w:noProof/>
        </w:rPr>
      </w:pPr>
      <w:r>
        <w:rPr>
          <w:noProof/>
        </w:rPr>
        <w:t>Gr.text.align {{&lt;type_nexp&gt;}{,&lt;paint_nexp&gt;}}, 170</w:t>
      </w:r>
    </w:p>
    <w:p w:rsidR="00CA7A41" w:rsidRDefault="00CA7A41">
      <w:pPr>
        <w:pStyle w:val="Index1"/>
        <w:tabs>
          <w:tab w:val="right" w:leader="dot" w:pos="9350"/>
        </w:tabs>
        <w:rPr>
          <w:noProof/>
        </w:rPr>
      </w:pPr>
      <w:r>
        <w:rPr>
          <w:noProof/>
        </w:rPr>
        <w:t>Gr.text.bold {{&lt;lexp&gt;}{,&lt;paint_nexp&gt;}}, 170</w:t>
      </w:r>
    </w:p>
    <w:p w:rsidR="00CA7A41" w:rsidRDefault="00CA7A41">
      <w:pPr>
        <w:pStyle w:val="Index1"/>
        <w:tabs>
          <w:tab w:val="right" w:leader="dot" w:pos="9350"/>
        </w:tabs>
        <w:rPr>
          <w:noProof/>
        </w:rPr>
      </w:pPr>
      <w:r>
        <w:rPr>
          <w:noProof/>
        </w:rPr>
        <w:t>Gr.text.draw &lt;object_number_nvar&gt;, &lt;x_nexp&gt;, &lt;y_nexp&gt;, &lt;text_object_sexp&gt;, 175</w:t>
      </w:r>
    </w:p>
    <w:p w:rsidR="00CA7A41" w:rsidRDefault="00CA7A41">
      <w:pPr>
        <w:pStyle w:val="Index1"/>
        <w:tabs>
          <w:tab w:val="right" w:leader="dot" w:pos="9350"/>
        </w:tabs>
        <w:rPr>
          <w:noProof/>
        </w:rPr>
      </w:pPr>
      <w:r>
        <w:rPr>
          <w:noProof/>
        </w:rPr>
        <w:t>Gr.text.height {&lt;height_nvar&gt;} {, &lt;up_nvar&gt;} {, &lt;down_nvar&gt;}, 173</w:t>
      </w:r>
    </w:p>
    <w:p w:rsidR="00CA7A41" w:rsidRDefault="00CA7A41">
      <w:pPr>
        <w:pStyle w:val="Index1"/>
        <w:tabs>
          <w:tab w:val="right" w:leader="dot" w:pos="9350"/>
        </w:tabs>
        <w:rPr>
          <w:noProof/>
        </w:rPr>
      </w:pPr>
      <w:r>
        <w:rPr>
          <w:noProof/>
        </w:rPr>
        <w:t>Gr.text.setfont {{&lt;font_ptr_nexp&gt;|&lt;font_family_sexp&gt;} {, &lt;style_sexp&gt;} {,&lt;paint_nexp&gt;}}, 171</w:t>
      </w:r>
    </w:p>
    <w:p w:rsidR="00CA7A41" w:rsidRDefault="00CA7A41">
      <w:pPr>
        <w:pStyle w:val="Index1"/>
        <w:tabs>
          <w:tab w:val="right" w:leader="dot" w:pos="9350"/>
        </w:tabs>
        <w:rPr>
          <w:noProof/>
        </w:rPr>
      </w:pPr>
      <w:r>
        <w:rPr>
          <w:noProof/>
        </w:rPr>
        <w:t>Gr.text.size {{&lt;size_nexp&gt;}{,&lt;paint_nexp&gt;}}, 171</w:t>
      </w:r>
    </w:p>
    <w:p w:rsidR="00CA7A41" w:rsidRDefault="00CA7A41">
      <w:pPr>
        <w:pStyle w:val="Index1"/>
        <w:tabs>
          <w:tab w:val="right" w:leader="dot" w:pos="9350"/>
        </w:tabs>
        <w:rPr>
          <w:noProof/>
        </w:rPr>
      </w:pPr>
      <w:r>
        <w:rPr>
          <w:noProof/>
        </w:rPr>
        <w:t>Gr.text.skew {{&lt;skew_nexp&gt;}{,&lt;paint_nexp&gt;}}, 171</w:t>
      </w:r>
    </w:p>
    <w:p w:rsidR="00CA7A41" w:rsidRDefault="00CA7A41">
      <w:pPr>
        <w:pStyle w:val="Index1"/>
        <w:tabs>
          <w:tab w:val="right" w:leader="dot" w:pos="9350"/>
        </w:tabs>
        <w:rPr>
          <w:noProof/>
        </w:rPr>
      </w:pPr>
      <w:r>
        <w:rPr>
          <w:noProof/>
        </w:rPr>
        <w:t>Gr.text.strike {{&lt;lexp&gt;}{,&lt;paint_nexp&gt;}}, 171</w:t>
      </w:r>
    </w:p>
    <w:p w:rsidR="00CA7A41" w:rsidRDefault="00CA7A41">
      <w:pPr>
        <w:pStyle w:val="Index1"/>
        <w:tabs>
          <w:tab w:val="right" w:leader="dot" w:pos="9350"/>
        </w:tabs>
        <w:rPr>
          <w:noProof/>
        </w:rPr>
      </w:pPr>
      <w:r>
        <w:rPr>
          <w:noProof/>
        </w:rPr>
        <w:t>Gr.text.typeface {{&lt;nexp&gt;} {, &lt;style_nexp&gt;} {,&lt;paint_nexp&gt;}}, 172</w:t>
      </w:r>
    </w:p>
    <w:p w:rsidR="00CA7A41" w:rsidRDefault="00CA7A41">
      <w:pPr>
        <w:pStyle w:val="Index1"/>
        <w:tabs>
          <w:tab w:val="right" w:leader="dot" w:pos="9350"/>
        </w:tabs>
        <w:rPr>
          <w:noProof/>
        </w:rPr>
      </w:pPr>
      <w:r>
        <w:rPr>
          <w:noProof/>
        </w:rPr>
        <w:t>Gr.text.underline {{&lt;lexp&gt;}{,&lt;paint_nexp&gt;}}, 171</w:t>
      </w:r>
    </w:p>
    <w:p w:rsidR="00CA7A41" w:rsidRDefault="00CA7A41">
      <w:pPr>
        <w:pStyle w:val="Index1"/>
        <w:tabs>
          <w:tab w:val="right" w:leader="dot" w:pos="9350"/>
        </w:tabs>
        <w:rPr>
          <w:noProof/>
        </w:rPr>
      </w:pPr>
      <w:r>
        <w:rPr>
          <w:noProof/>
        </w:rPr>
        <w:t>Gr.text.width &lt;nvar&gt;, &lt;exp&gt;, 173</w:t>
      </w:r>
    </w:p>
    <w:p w:rsidR="00CA7A41" w:rsidRDefault="00CA7A41">
      <w:pPr>
        <w:pStyle w:val="Index1"/>
        <w:tabs>
          <w:tab w:val="right" w:leader="dot" w:pos="9350"/>
        </w:tabs>
        <w:rPr>
          <w:noProof/>
        </w:rPr>
      </w:pPr>
      <w:r>
        <w:rPr>
          <w:noProof/>
        </w:rPr>
        <w:t>Gr.touch touched, x, y, 169</w:t>
      </w:r>
    </w:p>
    <w:p w:rsidR="00CA7A41" w:rsidRDefault="00CA7A41">
      <w:pPr>
        <w:pStyle w:val="Index1"/>
        <w:tabs>
          <w:tab w:val="right" w:leader="dot" w:pos="9350"/>
        </w:tabs>
        <w:rPr>
          <w:noProof/>
        </w:rPr>
      </w:pPr>
      <w:r>
        <w:rPr>
          <w:noProof/>
        </w:rPr>
        <w:t>Gr.touch2 touched, x, y, 169</w:t>
      </w:r>
    </w:p>
    <w:p w:rsidR="00CA7A41" w:rsidRDefault="00CA7A41">
      <w:pPr>
        <w:pStyle w:val="Index1"/>
        <w:tabs>
          <w:tab w:val="right" w:leader="dot" w:pos="9350"/>
        </w:tabs>
        <w:rPr>
          <w:noProof/>
        </w:rPr>
      </w:pPr>
      <w:r>
        <w:rPr>
          <w:noProof/>
        </w:rPr>
        <w:t>GR_COLLISION( &lt;object_1_nvar&gt;, &lt;object_2_nvar&gt;), 63</w:t>
      </w:r>
    </w:p>
    <w:p w:rsidR="00CA7A41" w:rsidRDefault="00CA7A41">
      <w:pPr>
        <w:pStyle w:val="Index1"/>
        <w:tabs>
          <w:tab w:val="right" w:leader="dot" w:pos="9350"/>
        </w:tabs>
        <w:rPr>
          <w:noProof/>
        </w:rPr>
      </w:pPr>
      <w:r>
        <w:rPr>
          <w:noProof/>
        </w:rPr>
        <w:t>GrabFile &lt;result_svar&gt;, &lt;path_sexp&gt;{, &lt;unicode_flag_lexp&gt;}, 112</w:t>
      </w:r>
    </w:p>
    <w:p w:rsidR="00CA7A41" w:rsidRDefault="00CA7A41">
      <w:pPr>
        <w:pStyle w:val="Index1"/>
        <w:tabs>
          <w:tab w:val="right" w:leader="dot" w:pos="9350"/>
        </w:tabs>
        <w:rPr>
          <w:noProof/>
        </w:rPr>
      </w:pPr>
      <w:r>
        <w:rPr>
          <w:noProof/>
        </w:rPr>
        <w:lastRenderedPageBreak/>
        <w:t>GrabURL &lt;result_svar&gt;, &lt;url_sexp&gt;{, &lt;timeout_nexp&gt;}, 112</w:t>
      </w:r>
    </w:p>
    <w:p w:rsidR="00CA7A41" w:rsidRDefault="00CA7A41">
      <w:pPr>
        <w:pStyle w:val="Index1"/>
        <w:tabs>
          <w:tab w:val="right" w:leader="dot" w:pos="9350"/>
        </w:tabs>
        <w:rPr>
          <w:noProof/>
        </w:rPr>
      </w:pPr>
      <w:r>
        <w:rPr>
          <w:noProof/>
        </w:rPr>
        <w:t>Headset &lt;state_nvar&gt;, &lt;type_svar&gt;, &lt;mic_nvar&gt;, 148</w:t>
      </w:r>
    </w:p>
    <w:p w:rsidR="00CA7A41" w:rsidRDefault="00CA7A41">
      <w:pPr>
        <w:pStyle w:val="Index1"/>
        <w:tabs>
          <w:tab w:val="right" w:leader="dot" w:pos="9350"/>
        </w:tabs>
        <w:rPr>
          <w:noProof/>
        </w:rPr>
      </w:pPr>
      <w:r w:rsidRPr="002979E5">
        <w:rPr>
          <w:rFonts w:eastAsia="Times New Roman"/>
          <w:noProof/>
        </w:rPr>
        <w:t>HEX$(&lt;nexp&gt;)</w:t>
      </w:r>
      <w:r>
        <w:rPr>
          <w:noProof/>
        </w:rPr>
        <w:t>, 70</w:t>
      </w:r>
    </w:p>
    <w:p w:rsidR="00CA7A41" w:rsidRDefault="00CA7A41">
      <w:pPr>
        <w:pStyle w:val="Index1"/>
        <w:tabs>
          <w:tab w:val="right" w:leader="dot" w:pos="9350"/>
        </w:tabs>
        <w:rPr>
          <w:noProof/>
        </w:rPr>
      </w:pPr>
      <w:r>
        <w:rPr>
          <w:noProof/>
        </w:rPr>
        <w:t>HEX(&lt;sexp&gt;), 62</w:t>
      </w:r>
    </w:p>
    <w:p w:rsidR="00CA7A41" w:rsidRDefault="00CA7A41">
      <w:pPr>
        <w:pStyle w:val="Index1"/>
        <w:tabs>
          <w:tab w:val="right" w:leader="dot" w:pos="9350"/>
        </w:tabs>
        <w:rPr>
          <w:noProof/>
        </w:rPr>
      </w:pPr>
      <w:r>
        <w:rPr>
          <w:noProof/>
        </w:rPr>
        <w:t>Home, 146</w:t>
      </w:r>
    </w:p>
    <w:p w:rsidR="00CA7A41" w:rsidRDefault="00CA7A41">
      <w:pPr>
        <w:pStyle w:val="Index1"/>
        <w:tabs>
          <w:tab w:val="right" w:leader="dot" w:pos="9350"/>
        </w:tabs>
        <w:rPr>
          <w:noProof/>
        </w:rPr>
      </w:pPr>
      <w:r>
        <w:rPr>
          <w:noProof/>
        </w:rPr>
        <w:t>Html.clear.cache, 121</w:t>
      </w:r>
    </w:p>
    <w:p w:rsidR="00CA7A41" w:rsidRDefault="00CA7A41">
      <w:pPr>
        <w:pStyle w:val="Index1"/>
        <w:tabs>
          <w:tab w:val="right" w:leader="dot" w:pos="9350"/>
        </w:tabs>
        <w:rPr>
          <w:noProof/>
        </w:rPr>
      </w:pPr>
      <w:r>
        <w:rPr>
          <w:noProof/>
        </w:rPr>
        <w:t>Html.clear.history, 121</w:t>
      </w:r>
    </w:p>
    <w:p w:rsidR="00CA7A41" w:rsidRDefault="00CA7A41">
      <w:pPr>
        <w:pStyle w:val="Index1"/>
        <w:tabs>
          <w:tab w:val="right" w:leader="dot" w:pos="9350"/>
        </w:tabs>
        <w:rPr>
          <w:noProof/>
        </w:rPr>
      </w:pPr>
      <w:r>
        <w:rPr>
          <w:noProof/>
        </w:rPr>
        <w:t>Html.close, 121</w:t>
      </w:r>
    </w:p>
    <w:p w:rsidR="00CA7A41" w:rsidRDefault="00CA7A41">
      <w:pPr>
        <w:pStyle w:val="Index1"/>
        <w:tabs>
          <w:tab w:val="right" w:leader="dot" w:pos="9350"/>
        </w:tabs>
        <w:rPr>
          <w:noProof/>
        </w:rPr>
      </w:pPr>
      <w:r>
        <w:rPr>
          <w:noProof/>
        </w:rPr>
        <w:t>Html.get.datalink &lt;data_svar&gt;, 120</w:t>
      </w:r>
    </w:p>
    <w:p w:rsidR="00CA7A41" w:rsidRDefault="00CA7A41">
      <w:pPr>
        <w:pStyle w:val="Index1"/>
        <w:tabs>
          <w:tab w:val="right" w:leader="dot" w:pos="9350"/>
        </w:tabs>
        <w:rPr>
          <w:noProof/>
        </w:rPr>
      </w:pPr>
      <w:r>
        <w:rPr>
          <w:noProof/>
        </w:rPr>
        <w:t>Html.go.back, 121</w:t>
      </w:r>
    </w:p>
    <w:p w:rsidR="00CA7A41" w:rsidRDefault="00CA7A41">
      <w:pPr>
        <w:pStyle w:val="Index1"/>
        <w:tabs>
          <w:tab w:val="right" w:leader="dot" w:pos="9350"/>
        </w:tabs>
        <w:rPr>
          <w:noProof/>
        </w:rPr>
      </w:pPr>
      <w:r>
        <w:rPr>
          <w:noProof/>
        </w:rPr>
        <w:t>Html.go.forward, 121</w:t>
      </w:r>
    </w:p>
    <w:p w:rsidR="00CA7A41" w:rsidRDefault="00CA7A41">
      <w:pPr>
        <w:pStyle w:val="Index1"/>
        <w:tabs>
          <w:tab w:val="right" w:leader="dot" w:pos="9350"/>
        </w:tabs>
        <w:rPr>
          <w:noProof/>
        </w:rPr>
      </w:pPr>
      <w:r>
        <w:rPr>
          <w:noProof/>
        </w:rPr>
        <w:t>Html.load.string &lt;html_sexp&gt;, 119</w:t>
      </w:r>
    </w:p>
    <w:p w:rsidR="00CA7A41" w:rsidRDefault="00CA7A41">
      <w:pPr>
        <w:pStyle w:val="Index1"/>
        <w:tabs>
          <w:tab w:val="right" w:leader="dot" w:pos="9350"/>
        </w:tabs>
        <w:rPr>
          <w:noProof/>
        </w:rPr>
      </w:pPr>
      <w:r>
        <w:rPr>
          <w:noProof/>
        </w:rPr>
        <w:t>Html.load.url &lt;file_sexp&gt;, 119</w:t>
      </w:r>
    </w:p>
    <w:p w:rsidR="00CA7A41" w:rsidRDefault="00CA7A41">
      <w:pPr>
        <w:pStyle w:val="Index1"/>
        <w:tabs>
          <w:tab w:val="right" w:leader="dot" w:pos="9350"/>
        </w:tabs>
        <w:rPr>
          <w:noProof/>
        </w:rPr>
      </w:pPr>
      <w:r>
        <w:rPr>
          <w:noProof/>
        </w:rPr>
        <w:t>Html.open {&lt;ShowStatusBar_lexp&gt; {, &lt;Orientation_nexp&gt;}}, 118</w:t>
      </w:r>
    </w:p>
    <w:p w:rsidR="00CA7A41" w:rsidRDefault="00CA7A41">
      <w:pPr>
        <w:pStyle w:val="Index1"/>
        <w:tabs>
          <w:tab w:val="right" w:leader="dot" w:pos="9350"/>
        </w:tabs>
        <w:rPr>
          <w:noProof/>
        </w:rPr>
      </w:pPr>
      <w:r>
        <w:rPr>
          <w:noProof/>
        </w:rPr>
        <w:t>Html.orientation &lt;nexp&gt;, 119</w:t>
      </w:r>
    </w:p>
    <w:p w:rsidR="00CA7A41" w:rsidRDefault="00CA7A41">
      <w:pPr>
        <w:pStyle w:val="Index1"/>
        <w:tabs>
          <w:tab w:val="right" w:leader="dot" w:pos="9350"/>
        </w:tabs>
        <w:rPr>
          <w:noProof/>
        </w:rPr>
      </w:pPr>
      <w:r>
        <w:rPr>
          <w:noProof/>
        </w:rPr>
        <w:t>Html.post &lt;url_sexp&gt;, &lt;list_nexp&gt;, 120</w:t>
      </w:r>
    </w:p>
    <w:p w:rsidR="00CA7A41" w:rsidRDefault="00CA7A41">
      <w:pPr>
        <w:pStyle w:val="Index1"/>
        <w:tabs>
          <w:tab w:val="right" w:leader="dot" w:pos="9350"/>
        </w:tabs>
        <w:rPr>
          <w:noProof/>
        </w:rPr>
      </w:pPr>
      <w:r>
        <w:rPr>
          <w:noProof/>
        </w:rPr>
        <w:t>Http.post &lt;url_sexp&gt;, &lt;list_nexp&gt;, &lt;result_svar&gt;, 121</w:t>
      </w:r>
    </w:p>
    <w:p w:rsidR="00CA7A41" w:rsidRDefault="00CA7A41">
      <w:pPr>
        <w:pStyle w:val="Index1"/>
        <w:tabs>
          <w:tab w:val="right" w:leader="dot" w:pos="9350"/>
        </w:tabs>
        <w:rPr>
          <w:noProof/>
        </w:rPr>
      </w:pPr>
      <w:r>
        <w:rPr>
          <w:noProof/>
        </w:rPr>
        <w:t>HYPOT(&lt;nexp_x&gt;, &lt;nexp_y), 60</w:t>
      </w:r>
    </w:p>
    <w:p w:rsidR="00CA7A41" w:rsidRDefault="00CA7A41">
      <w:pPr>
        <w:pStyle w:val="Index1"/>
        <w:tabs>
          <w:tab w:val="right" w:leader="dot" w:pos="9350"/>
        </w:tabs>
        <w:rPr>
          <w:noProof/>
        </w:rPr>
      </w:pPr>
      <w:r>
        <w:rPr>
          <w:noProof/>
        </w:rPr>
        <w:t>If / Then / Else, 80</w:t>
      </w:r>
    </w:p>
    <w:p w:rsidR="00CA7A41" w:rsidRDefault="00CA7A41">
      <w:pPr>
        <w:pStyle w:val="Index1"/>
        <w:tabs>
          <w:tab w:val="right" w:leader="dot" w:pos="9350"/>
        </w:tabs>
        <w:rPr>
          <w:noProof/>
        </w:rPr>
      </w:pPr>
      <w:r>
        <w:rPr>
          <w:noProof/>
        </w:rPr>
        <w:t>If / Then / Else / Elseif / Endif, 79</w:t>
      </w:r>
    </w:p>
    <w:p w:rsidR="00CA7A41" w:rsidRDefault="00CA7A41">
      <w:pPr>
        <w:pStyle w:val="Index1"/>
        <w:tabs>
          <w:tab w:val="right" w:leader="dot" w:pos="9350"/>
        </w:tabs>
        <w:rPr>
          <w:noProof/>
        </w:rPr>
      </w:pPr>
      <w:r>
        <w:rPr>
          <w:noProof/>
        </w:rPr>
        <w:t>Include FilePath, 85</w:t>
      </w:r>
    </w:p>
    <w:p w:rsidR="00CA7A41" w:rsidRDefault="00CA7A41">
      <w:pPr>
        <w:pStyle w:val="Index1"/>
        <w:tabs>
          <w:tab w:val="right" w:leader="dot" w:pos="9350"/>
        </w:tabs>
        <w:rPr>
          <w:noProof/>
        </w:rPr>
      </w:pPr>
      <w:r>
        <w:rPr>
          <w:noProof/>
        </w:rPr>
        <w:t>Inkey$ &lt;svar&gt;, 101</w:t>
      </w:r>
    </w:p>
    <w:p w:rsidR="00CA7A41" w:rsidRDefault="00CA7A41">
      <w:pPr>
        <w:pStyle w:val="Index1"/>
        <w:tabs>
          <w:tab w:val="right" w:leader="dot" w:pos="9350"/>
        </w:tabs>
        <w:rPr>
          <w:noProof/>
        </w:rPr>
      </w:pPr>
      <w:r>
        <w:rPr>
          <w:noProof/>
        </w:rPr>
        <w:t>Input {&lt;prompt_sexp&gt;}, &lt;result_var&gt;{, {&lt;default_exp&gt;}{,&lt;canceled_nvar&gt;}}, 101</w:t>
      </w:r>
    </w:p>
    <w:p w:rsidR="00CA7A41" w:rsidRDefault="00CA7A41">
      <w:pPr>
        <w:pStyle w:val="Index1"/>
        <w:tabs>
          <w:tab w:val="right" w:leader="dot" w:pos="9350"/>
        </w:tabs>
        <w:rPr>
          <w:noProof/>
        </w:rPr>
      </w:pPr>
      <w:r w:rsidRPr="002979E5">
        <w:rPr>
          <w:rFonts w:eastAsia="Times New Roman"/>
          <w:noProof/>
        </w:rPr>
        <w:t>INT$(&lt;nexp&gt;)</w:t>
      </w:r>
      <w:r>
        <w:rPr>
          <w:noProof/>
        </w:rPr>
        <w:t>, 70</w:t>
      </w:r>
    </w:p>
    <w:p w:rsidR="00CA7A41" w:rsidRDefault="00CA7A41">
      <w:pPr>
        <w:pStyle w:val="Index1"/>
        <w:tabs>
          <w:tab w:val="right" w:leader="dot" w:pos="9350"/>
        </w:tabs>
        <w:rPr>
          <w:noProof/>
        </w:rPr>
      </w:pPr>
      <w:r>
        <w:rPr>
          <w:noProof/>
        </w:rPr>
        <w:t>INT(&lt;nexp&gt;), 58</w:t>
      </w:r>
    </w:p>
    <w:p w:rsidR="00CA7A41" w:rsidRDefault="00CA7A41">
      <w:pPr>
        <w:pStyle w:val="Index1"/>
        <w:tabs>
          <w:tab w:val="right" w:leader="dot" w:pos="9350"/>
        </w:tabs>
        <w:rPr>
          <w:noProof/>
        </w:rPr>
      </w:pPr>
      <w:r w:rsidRPr="002979E5">
        <w:rPr>
          <w:rFonts w:eastAsia="Times New Roman"/>
          <w:noProof/>
        </w:rPr>
        <w:t>IS_IN(&lt;sub</w:t>
      </w:r>
      <w:r>
        <w:rPr>
          <w:noProof/>
        </w:rPr>
        <w:t>_sexp&gt;</w:t>
      </w:r>
      <w:r w:rsidRPr="002979E5">
        <w:rPr>
          <w:rFonts w:eastAsia="Times New Roman"/>
          <w:noProof/>
        </w:rPr>
        <w:t>, &lt;base</w:t>
      </w:r>
      <w:r>
        <w:rPr>
          <w:noProof/>
        </w:rPr>
        <w:t>_sexp&gt;{, &lt;start_nexp&gt;}, 62</w:t>
      </w:r>
    </w:p>
    <w:p w:rsidR="00CA7A41" w:rsidRDefault="00CA7A41">
      <w:pPr>
        <w:pStyle w:val="Index1"/>
        <w:tabs>
          <w:tab w:val="right" w:leader="dot" w:pos="9350"/>
        </w:tabs>
        <w:rPr>
          <w:noProof/>
        </w:rPr>
      </w:pPr>
      <w:r>
        <w:rPr>
          <w:noProof/>
        </w:rPr>
        <w:t>IS_NUMBER(&lt;sexp&gt;), 61</w:t>
      </w:r>
    </w:p>
    <w:p w:rsidR="00CA7A41" w:rsidRDefault="00CA7A41">
      <w:pPr>
        <w:pStyle w:val="Index1"/>
        <w:tabs>
          <w:tab w:val="right" w:leader="dot" w:pos="9350"/>
        </w:tabs>
        <w:rPr>
          <w:noProof/>
        </w:rPr>
      </w:pPr>
      <w:r>
        <w:rPr>
          <w:noProof/>
        </w:rPr>
        <w:t>Join &lt;source_array$[]&gt;, &lt;result_svar&gt; {, &lt;separator_sexp&gt;{, &lt;wrapper_sexp}}, 137</w:t>
      </w:r>
    </w:p>
    <w:p w:rsidR="00CA7A41" w:rsidRDefault="00CA7A41">
      <w:pPr>
        <w:pStyle w:val="Index1"/>
        <w:tabs>
          <w:tab w:val="right" w:leader="dot" w:pos="9350"/>
        </w:tabs>
        <w:rPr>
          <w:noProof/>
        </w:rPr>
      </w:pPr>
      <w:r>
        <w:rPr>
          <w:noProof/>
        </w:rPr>
        <w:t>Join.all &lt;source_array$[]&gt;, &lt;result_svar&gt; {, &lt;separator_sexp&gt;{, &lt;wrapper_sexp}}, 137</w:t>
      </w:r>
    </w:p>
    <w:p w:rsidR="00CA7A41" w:rsidRDefault="00CA7A41">
      <w:pPr>
        <w:pStyle w:val="Index1"/>
        <w:tabs>
          <w:tab w:val="right" w:leader="dot" w:pos="9350"/>
        </w:tabs>
        <w:rPr>
          <w:noProof/>
        </w:rPr>
      </w:pPr>
      <w:r>
        <w:rPr>
          <w:noProof/>
        </w:rPr>
        <w:t>Kb.hide, 103</w:t>
      </w:r>
    </w:p>
    <w:p w:rsidR="00CA7A41" w:rsidRDefault="00CA7A41">
      <w:pPr>
        <w:pStyle w:val="Index1"/>
        <w:tabs>
          <w:tab w:val="right" w:leader="dot" w:pos="9350"/>
        </w:tabs>
        <w:rPr>
          <w:noProof/>
        </w:rPr>
      </w:pPr>
      <w:r>
        <w:rPr>
          <w:noProof/>
        </w:rPr>
        <w:t>Kb.resume, 104</w:t>
      </w:r>
    </w:p>
    <w:p w:rsidR="00CA7A41" w:rsidRDefault="00CA7A41">
      <w:pPr>
        <w:pStyle w:val="Index1"/>
        <w:tabs>
          <w:tab w:val="right" w:leader="dot" w:pos="9350"/>
        </w:tabs>
        <w:rPr>
          <w:noProof/>
        </w:rPr>
      </w:pPr>
      <w:r>
        <w:rPr>
          <w:noProof/>
        </w:rPr>
        <w:t>Kb.show, 103</w:t>
      </w:r>
    </w:p>
    <w:p w:rsidR="00CA7A41" w:rsidRDefault="00CA7A41">
      <w:pPr>
        <w:pStyle w:val="Index1"/>
        <w:tabs>
          <w:tab w:val="right" w:leader="dot" w:pos="9350"/>
        </w:tabs>
        <w:rPr>
          <w:noProof/>
        </w:rPr>
      </w:pPr>
      <w:r>
        <w:rPr>
          <w:noProof/>
        </w:rPr>
        <w:t>Kb.showing &lt;lvar&gt;, 104</w:t>
      </w:r>
    </w:p>
    <w:p w:rsidR="00CA7A41" w:rsidRDefault="00CA7A41">
      <w:pPr>
        <w:pStyle w:val="Index1"/>
        <w:tabs>
          <w:tab w:val="right" w:leader="dot" w:pos="9350"/>
        </w:tabs>
        <w:rPr>
          <w:noProof/>
        </w:rPr>
      </w:pPr>
      <w:r>
        <w:rPr>
          <w:noProof/>
        </w:rPr>
        <w:t>Kb.toggle, 104</w:t>
      </w:r>
    </w:p>
    <w:p w:rsidR="00CA7A41" w:rsidRDefault="00CA7A41">
      <w:pPr>
        <w:pStyle w:val="Index1"/>
        <w:tabs>
          <w:tab w:val="right" w:leader="dot" w:pos="9350"/>
        </w:tabs>
        <w:rPr>
          <w:noProof/>
        </w:rPr>
      </w:pPr>
      <w:r>
        <w:rPr>
          <w:noProof/>
        </w:rPr>
        <w:t>Key.resume, 92</w:t>
      </w:r>
    </w:p>
    <w:p w:rsidR="00CA7A41" w:rsidRDefault="00CA7A41">
      <w:pPr>
        <w:pStyle w:val="Index1"/>
        <w:tabs>
          <w:tab w:val="right" w:leader="dot" w:pos="9350"/>
        </w:tabs>
        <w:rPr>
          <w:noProof/>
        </w:rPr>
      </w:pPr>
      <w:r w:rsidRPr="002979E5">
        <w:rPr>
          <w:rFonts w:eastAsia="Times New Roman"/>
          <w:noProof/>
        </w:rPr>
        <w:t xml:space="preserve">LEFT$(&lt;sexp&gt;, </w:t>
      </w:r>
      <w:r>
        <w:rPr>
          <w:noProof/>
        </w:rPr>
        <w:t>&lt;count_nexp&gt;</w:t>
      </w:r>
      <w:r w:rsidRPr="002979E5">
        <w:rPr>
          <w:rFonts w:eastAsia="Times New Roman"/>
          <w:noProof/>
        </w:rPr>
        <w:t>)</w:t>
      </w:r>
      <w:r>
        <w:rPr>
          <w:noProof/>
        </w:rPr>
        <w:t>, 65</w:t>
      </w:r>
    </w:p>
    <w:p w:rsidR="00CA7A41" w:rsidRDefault="00CA7A41">
      <w:pPr>
        <w:pStyle w:val="Index1"/>
        <w:tabs>
          <w:tab w:val="right" w:leader="dot" w:pos="9350"/>
        </w:tabs>
        <w:rPr>
          <w:noProof/>
        </w:rPr>
      </w:pPr>
      <w:r>
        <w:rPr>
          <w:noProof/>
        </w:rPr>
        <w:t>LEN(&lt;sexp&gt;), 61</w:t>
      </w:r>
    </w:p>
    <w:p w:rsidR="00CA7A41" w:rsidRDefault="00CA7A41">
      <w:pPr>
        <w:pStyle w:val="Index1"/>
        <w:tabs>
          <w:tab w:val="right" w:leader="dot" w:pos="9350"/>
        </w:tabs>
        <w:rPr>
          <w:noProof/>
        </w:rPr>
      </w:pPr>
      <w:r>
        <w:rPr>
          <w:noProof/>
        </w:rPr>
        <w:t>Let, 56</w:t>
      </w:r>
    </w:p>
    <w:p w:rsidR="00CA7A41" w:rsidRDefault="00CA7A41">
      <w:pPr>
        <w:pStyle w:val="Index1"/>
        <w:tabs>
          <w:tab w:val="right" w:leader="dot" w:pos="9350"/>
        </w:tabs>
        <w:rPr>
          <w:noProof/>
        </w:rPr>
      </w:pPr>
      <w:r>
        <w:rPr>
          <w:noProof/>
        </w:rPr>
        <w:t>List.add &lt;pointer_nexp&gt;{, &lt;exp&gt;}..., 46</w:t>
      </w:r>
    </w:p>
    <w:p w:rsidR="00CA7A41" w:rsidRDefault="00CA7A41">
      <w:pPr>
        <w:pStyle w:val="Index1"/>
        <w:tabs>
          <w:tab w:val="right" w:leader="dot" w:pos="9350"/>
        </w:tabs>
        <w:rPr>
          <w:noProof/>
        </w:rPr>
      </w:pPr>
      <w:r>
        <w:rPr>
          <w:noProof/>
        </w:rPr>
        <w:t>List.add.array numeric_list_pointer, Array[{&lt;start&gt;,&lt;length&gt;}], 47</w:t>
      </w:r>
    </w:p>
    <w:p w:rsidR="00CA7A41" w:rsidRDefault="00CA7A41">
      <w:pPr>
        <w:pStyle w:val="Index1"/>
        <w:tabs>
          <w:tab w:val="right" w:leader="dot" w:pos="9350"/>
        </w:tabs>
        <w:rPr>
          <w:noProof/>
        </w:rPr>
      </w:pPr>
      <w:r>
        <w:rPr>
          <w:noProof/>
        </w:rPr>
        <w:t>List.add.array string_list_pointer, Array$[{&lt;start&gt;,&lt;length&gt;}], 47</w:t>
      </w:r>
    </w:p>
    <w:p w:rsidR="00CA7A41" w:rsidRDefault="00CA7A41">
      <w:pPr>
        <w:pStyle w:val="Index1"/>
        <w:tabs>
          <w:tab w:val="right" w:leader="dot" w:pos="9350"/>
        </w:tabs>
        <w:rPr>
          <w:noProof/>
        </w:rPr>
      </w:pPr>
      <w:r>
        <w:rPr>
          <w:noProof/>
        </w:rPr>
        <w:t>List.add.list &lt;destination_list_pointer_nexp&gt;, &lt;source_list_pointer_nexp&gt;, 47</w:t>
      </w:r>
    </w:p>
    <w:p w:rsidR="00CA7A41" w:rsidRDefault="00CA7A41">
      <w:pPr>
        <w:pStyle w:val="Index1"/>
        <w:tabs>
          <w:tab w:val="right" w:leader="dot" w:pos="9350"/>
        </w:tabs>
        <w:rPr>
          <w:noProof/>
        </w:rPr>
      </w:pPr>
      <w:r>
        <w:rPr>
          <w:noProof/>
        </w:rPr>
        <w:t>List.clear &lt;pointer_nexp&gt;, 48</w:t>
      </w:r>
    </w:p>
    <w:p w:rsidR="00CA7A41" w:rsidRDefault="00CA7A41">
      <w:pPr>
        <w:pStyle w:val="Index1"/>
        <w:tabs>
          <w:tab w:val="right" w:leader="dot" w:pos="9350"/>
        </w:tabs>
        <w:rPr>
          <w:noProof/>
        </w:rPr>
      </w:pPr>
      <w:r>
        <w:rPr>
          <w:noProof/>
        </w:rPr>
        <w:t>List.create N|S, &lt;pointer_nvar&gt;, 46</w:t>
      </w:r>
    </w:p>
    <w:p w:rsidR="00CA7A41" w:rsidRDefault="00CA7A41">
      <w:pPr>
        <w:pStyle w:val="Index1"/>
        <w:tabs>
          <w:tab w:val="right" w:leader="dot" w:pos="9350"/>
        </w:tabs>
        <w:rPr>
          <w:noProof/>
        </w:rPr>
      </w:pPr>
      <w:r>
        <w:rPr>
          <w:noProof/>
        </w:rPr>
        <w:t>List.get &lt;pointer_nexp&gt;, &lt;index_nexp&gt;, &lt;var&gt;, 47</w:t>
      </w:r>
    </w:p>
    <w:p w:rsidR="00CA7A41" w:rsidRDefault="00CA7A41">
      <w:pPr>
        <w:pStyle w:val="Index1"/>
        <w:tabs>
          <w:tab w:val="right" w:leader="dot" w:pos="9350"/>
        </w:tabs>
        <w:rPr>
          <w:noProof/>
        </w:rPr>
      </w:pPr>
      <w:r>
        <w:rPr>
          <w:noProof/>
        </w:rPr>
        <w:t>List.insert &lt;pointer_nexp&gt;, &lt;index_nexp&gt;, &lt;sexp&gt;|&lt;nexp&gt;, 47</w:t>
      </w:r>
    </w:p>
    <w:p w:rsidR="00CA7A41" w:rsidRDefault="00CA7A41">
      <w:pPr>
        <w:pStyle w:val="Index1"/>
        <w:tabs>
          <w:tab w:val="right" w:leader="dot" w:pos="9350"/>
        </w:tabs>
        <w:rPr>
          <w:noProof/>
        </w:rPr>
      </w:pPr>
      <w:r>
        <w:rPr>
          <w:noProof/>
        </w:rPr>
        <w:t>List.remove &lt;pointer_nexp&gt;,&lt;index_nexp&gt;, 47</w:t>
      </w:r>
    </w:p>
    <w:p w:rsidR="00CA7A41" w:rsidRDefault="00CA7A41">
      <w:pPr>
        <w:pStyle w:val="Index1"/>
        <w:tabs>
          <w:tab w:val="right" w:leader="dot" w:pos="9350"/>
        </w:tabs>
        <w:rPr>
          <w:noProof/>
        </w:rPr>
      </w:pPr>
      <w:r>
        <w:rPr>
          <w:noProof/>
        </w:rPr>
        <w:t>List.replace &lt;pointer_nexp&gt;, &lt;index_nexp&gt;, &lt;sexp&gt;|&lt;nexp&gt;, 47</w:t>
      </w:r>
    </w:p>
    <w:p w:rsidR="00CA7A41" w:rsidRDefault="00CA7A41">
      <w:pPr>
        <w:pStyle w:val="Index1"/>
        <w:tabs>
          <w:tab w:val="right" w:leader="dot" w:pos="9350"/>
        </w:tabs>
        <w:rPr>
          <w:noProof/>
        </w:rPr>
      </w:pPr>
      <w:r>
        <w:rPr>
          <w:noProof/>
        </w:rPr>
        <w:lastRenderedPageBreak/>
        <w:t>List.search &lt;pointer_nexp&gt;, value|value$, &lt;result_nvar&gt;{,&lt;start_nexp&gt;}, 48</w:t>
      </w:r>
    </w:p>
    <w:p w:rsidR="00CA7A41" w:rsidRDefault="00CA7A41">
      <w:pPr>
        <w:pStyle w:val="Index1"/>
        <w:tabs>
          <w:tab w:val="right" w:leader="dot" w:pos="9350"/>
        </w:tabs>
        <w:rPr>
          <w:noProof/>
        </w:rPr>
      </w:pPr>
      <w:r>
        <w:rPr>
          <w:noProof/>
        </w:rPr>
        <w:t>List.size &lt;pointer_nexp&gt;, &lt;nvar&gt;, 48</w:t>
      </w:r>
    </w:p>
    <w:p w:rsidR="00CA7A41" w:rsidRDefault="00CA7A41">
      <w:pPr>
        <w:pStyle w:val="Index1"/>
        <w:tabs>
          <w:tab w:val="right" w:leader="dot" w:pos="9350"/>
        </w:tabs>
        <w:rPr>
          <w:noProof/>
        </w:rPr>
      </w:pPr>
      <w:r>
        <w:rPr>
          <w:noProof/>
        </w:rPr>
        <w:t>List.toArray &lt;pointer_nexp&gt;, Array$[] | Array[], 48</w:t>
      </w:r>
    </w:p>
    <w:p w:rsidR="00CA7A41" w:rsidRDefault="00CA7A41">
      <w:pPr>
        <w:pStyle w:val="Index1"/>
        <w:tabs>
          <w:tab w:val="right" w:leader="dot" w:pos="9350"/>
        </w:tabs>
        <w:rPr>
          <w:noProof/>
        </w:rPr>
      </w:pPr>
      <w:r>
        <w:rPr>
          <w:noProof/>
        </w:rPr>
        <w:t>List.type &lt;pointer_nexp&gt;, &lt;svar&gt;, 47</w:t>
      </w:r>
    </w:p>
    <w:p w:rsidR="00CA7A41" w:rsidRDefault="00CA7A41">
      <w:pPr>
        <w:pStyle w:val="Index1"/>
        <w:tabs>
          <w:tab w:val="right" w:leader="dot" w:pos="9350"/>
        </w:tabs>
        <w:rPr>
          <w:noProof/>
        </w:rPr>
      </w:pPr>
      <w:r>
        <w:rPr>
          <w:noProof/>
        </w:rPr>
        <w:t>LOG(&lt;nexp&gt;), 60</w:t>
      </w:r>
    </w:p>
    <w:p w:rsidR="00CA7A41" w:rsidRDefault="00CA7A41">
      <w:pPr>
        <w:pStyle w:val="Index1"/>
        <w:tabs>
          <w:tab w:val="right" w:leader="dot" w:pos="9350"/>
        </w:tabs>
        <w:rPr>
          <w:noProof/>
        </w:rPr>
      </w:pPr>
      <w:r>
        <w:rPr>
          <w:noProof/>
        </w:rPr>
        <w:t>LOG10(&lt;nexp&gt;), 60</w:t>
      </w:r>
    </w:p>
    <w:p w:rsidR="00CA7A41" w:rsidRDefault="00CA7A41">
      <w:pPr>
        <w:pStyle w:val="Index1"/>
        <w:tabs>
          <w:tab w:val="right" w:leader="dot" w:pos="9350"/>
        </w:tabs>
        <w:rPr>
          <w:noProof/>
        </w:rPr>
      </w:pPr>
      <w:r w:rsidRPr="002979E5">
        <w:rPr>
          <w:rFonts w:eastAsia="Times New Roman"/>
          <w:noProof/>
        </w:rPr>
        <w:t>LOWER$(</w:t>
      </w:r>
      <w:r>
        <w:rPr>
          <w:noProof/>
        </w:rPr>
        <w:t>&lt;sexp&gt;</w:t>
      </w:r>
      <w:r w:rsidRPr="002979E5">
        <w:rPr>
          <w:rFonts w:eastAsia="Times New Roman"/>
          <w:noProof/>
        </w:rPr>
        <w:t>)</w:t>
      </w:r>
      <w:r>
        <w:rPr>
          <w:noProof/>
        </w:rPr>
        <w:t>, 70</w:t>
      </w:r>
    </w:p>
    <w:p w:rsidR="00CA7A41" w:rsidRDefault="00CA7A41">
      <w:pPr>
        <w:pStyle w:val="Index1"/>
        <w:tabs>
          <w:tab w:val="right" w:leader="dot" w:pos="9350"/>
        </w:tabs>
        <w:rPr>
          <w:noProof/>
        </w:rPr>
      </w:pPr>
      <w:r>
        <w:rPr>
          <w:noProof/>
        </w:rPr>
        <w:t>LowMemory.resume, 92</w:t>
      </w:r>
    </w:p>
    <w:p w:rsidR="00CA7A41" w:rsidRDefault="00CA7A41">
      <w:pPr>
        <w:pStyle w:val="Index1"/>
        <w:tabs>
          <w:tab w:val="right" w:leader="dot" w:pos="9350"/>
        </w:tabs>
        <w:rPr>
          <w:noProof/>
        </w:rPr>
      </w:pPr>
      <w:r>
        <w:rPr>
          <w:noProof/>
        </w:rPr>
        <w:t>MAX(&lt;nexp&gt;, &lt;nexp&gt;), 58</w:t>
      </w:r>
    </w:p>
    <w:p w:rsidR="00CA7A41" w:rsidRDefault="00CA7A41">
      <w:pPr>
        <w:pStyle w:val="Index1"/>
        <w:tabs>
          <w:tab w:val="right" w:leader="dot" w:pos="9350"/>
        </w:tabs>
        <w:rPr>
          <w:noProof/>
        </w:rPr>
      </w:pPr>
      <w:r>
        <w:rPr>
          <w:noProof/>
        </w:rPr>
        <w:t>MenuKey.resume, 92</w:t>
      </w:r>
    </w:p>
    <w:p w:rsidR="00CA7A41" w:rsidRDefault="00CA7A41">
      <w:pPr>
        <w:pStyle w:val="Index1"/>
        <w:tabs>
          <w:tab w:val="right" w:leader="dot" w:pos="9350"/>
        </w:tabs>
        <w:rPr>
          <w:noProof/>
        </w:rPr>
      </w:pPr>
      <w:r w:rsidRPr="002979E5">
        <w:rPr>
          <w:rFonts w:eastAsia="Times New Roman"/>
          <w:noProof/>
        </w:rPr>
        <w:t xml:space="preserve">MID$(&lt;sexp&gt;, </w:t>
      </w:r>
      <w:r>
        <w:rPr>
          <w:noProof/>
        </w:rPr>
        <w:t>&lt;start_nexp&gt;{, &lt;count_nexp&gt;}</w:t>
      </w:r>
      <w:r w:rsidRPr="002979E5">
        <w:rPr>
          <w:rFonts w:eastAsia="Times New Roman"/>
          <w:noProof/>
        </w:rPr>
        <w:t>)</w:t>
      </w:r>
      <w:r>
        <w:rPr>
          <w:noProof/>
        </w:rPr>
        <w:t>, 65</w:t>
      </w:r>
    </w:p>
    <w:p w:rsidR="00CA7A41" w:rsidRDefault="00CA7A41">
      <w:pPr>
        <w:pStyle w:val="Index1"/>
        <w:tabs>
          <w:tab w:val="right" w:leader="dot" w:pos="9350"/>
        </w:tabs>
        <w:rPr>
          <w:noProof/>
        </w:rPr>
      </w:pPr>
      <w:r>
        <w:rPr>
          <w:noProof/>
        </w:rPr>
        <w:t>MIN(&lt;nexp&gt;, &lt;nexp&gt;), 58</w:t>
      </w:r>
    </w:p>
    <w:p w:rsidR="00CA7A41" w:rsidRDefault="00CA7A41">
      <w:pPr>
        <w:pStyle w:val="Index1"/>
        <w:tabs>
          <w:tab w:val="right" w:leader="dot" w:pos="9350"/>
        </w:tabs>
        <w:rPr>
          <w:noProof/>
        </w:rPr>
      </w:pPr>
      <w:r>
        <w:rPr>
          <w:noProof/>
        </w:rPr>
        <w:t>mkdir &lt;path_sexp&gt;, 108</w:t>
      </w:r>
    </w:p>
    <w:p w:rsidR="00CA7A41" w:rsidRDefault="00CA7A41">
      <w:pPr>
        <w:pStyle w:val="Index1"/>
        <w:tabs>
          <w:tab w:val="right" w:leader="dot" w:pos="9350"/>
        </w:tabs>
        <w:rPr>
          <w:noProof/>
        </w:rPr>
      </w:pPr>
      <w:r>
        <w:rPr>
          <w:noProof/>
        </w:rPr>
        <w:t>MOD(&lt;nexp1&gt;, &lt;nexp2&gt;), 58</w:t>
      </w:r>
    </w:p>
    <w:p w:rsidR="00CA7A41" w:rsidRDefault="00CA7A41">
      <w:pPr>
        <w:pStyle w:val="Index1"/>
        <w:tabs>
          <w:tab w:val="right" w:leader="dot" w:pos="9350"/>
        </w:tabs>
        <w:rPr>
          <w:noProof/>
        </w:rPr>
      </w:pPr>
      <w:r>
        <w:rPr>
          <w:noProof/>
        </w:rPr>
        <w:t>MyPhoneNumber &lt;svar&gt;, 131</w:t>
      </w:r>
    </w:p>
    <w:p w:rsidR="00CA7A41" w:rsidRDefault="00CA7A41">
      <w:pPr>
        <w:pStyle w:val="Index1"/>
        <w:tabs>
          <w:tab w:val="right" w:leader="dot" w:pos="9350"/>
        </w:tabs>
        <w:rPr>
          <w:noProof/>
        </w:rPr>
      </w:pPr>
      <w:r>
        <w:rPr>
          <w:noProof/>
        </w:rPr>
        <w:t>Notify &lt;title_sexp&gt;, &lt;subtitle_sexp&gt;, &lt;alert_sexp&gt;, &lt;wait_lexp&gt;, 148</w:t>
      </w:r>
    </w:p>
    <w:p w:rsidR="00CA7A41" w:rsidRDefault="00CA7A41">
      <w:pPr>
        <w:pStyle w:val="Index1"/>
        <w:tabs>
          <w:tab w:val="right" w:leader="dot" w:pos="9350"/>
        </w:tabs>
        <w:rPr>
          <w:noProof/>
        </w:rPr>
      </w:pPr>
      <w:r>
        <w:rPr>
          <w:noProof/>
        </w:rPr>
        <w:t>OCT$(&lt;nexp&gt;), 70</w:t>
      </w:r>
    </w:p>
    <w:p w:rsidR="00CA7A41" w:rsidRDefault="00CA7A41">
      <w:pPr>
        <w:pStyle w:val="Index1"/>
        <w:tabs>
          <w:tab w:val="right" w:leader="dot" w:pos="9350"/>
        </w:tabs>
        <w:rPr>
          <w:noProof/>
        </w:rPr>
      </w:pPr>
      <w:r>
        <w:rPr>
          <w:noProof/>
        </w:rPr>
        <w:t>OCT(&lt;sexp&gt;), 62</w:t>
      </w:r>
    </w:p>
    <w:p w:rsidR="00CA7A41" w:rsidRDefault="00CA7A41">
      <w:pPr>
        <w:pStyle w:val="Index1"/>
        <w:tabs>
          <w:tab w:val="right" w:leader="dot" w:pos="9350"/>
        </w:tabs>
        <w:rPr>
          <w:noProof/>
        </w:rPr>
      </w:pPr>
      <w:r>
        <w:rPr>
          <w:noProof/>
        </w:rPr>
        <w:t>OnBackground:, 146</w:t>
      </w:r>
    </w:p>
    <w:p w:rsidR="00CA7A41" w:rsidRDefault="00CA7A41">
      <w:pPr>
        <w:pStyle w:val="Index1"/>
        <w:tabs>
          <w:tab w:val="right" w:leader="dot" w:pos="9350"/>
        </w:tabs>
        <w:rPr>
          <w:noProof/>
        </w:rPr>
      </w:pPr>
      <w:r>
        <w:rPr>
          <w:noProof/>
        </w:rPr>
        <w:t>OnBackKey:, 91</w:t>
      </w:r>
    </w:p>
    <w:p w:rsidR="00CA7A41" w:rsidRDefault="00CA7A41">
      <w:pPr>
        <w:pStyle w:val="Index1"/>
        <w:tabs>
          <w:tab w:val="right" w:leader="dot" w:pos="9350"/>
        </w:tabs>
        <w:rPr>
          <w:noProof/>
        </w:rPr>
      </w:pPr>
      <w:r>
        <w:rPr>
          <w:noProof/>
        </w:rPr>
        <w:t>OnBtReadReady:, 130</w:t>
      </w:r>
    </w:p>
    <w:p w:rsidR="00CA7A41" w:rsidRDefault="00CA7A41">
      <w:pPr>
        <w:pStyle w:val="Index1"/>
        <w:tabs>
          <w:tab w:val="right" w:leader="dot" w:pos="9350"/>
        </w:tabs>
        <w:rPr>
          <w:noProof/>
        </w:rPr>
      </w:pPr>
      <w:r>
        <w:rPr>
          <w:noProof/>
        </w:rPr>
        <w:t>OnConsoleTouch:, 91</w:t>
      </w:r>
    </w:p>
    <w:p w:rsidR="00CA7A41" w:rsidRDefault="00CA7A41">
      <w:pPr>
        <w:pStyle w:val="Index1"/>
        <w:tabs>
          <w:tab w:val="right" w:leader="dot" w:pos="9350"/>
        </w:tabs>
        <w:rPr>
          <w:noProof/>
        </w:rPr>
      </w:pPr>
      <w:r>
        <w:rPr>
          <w:noProof/>
        </w:rPr>
        <w:t>OnError:, 90</w:t>
      </w:r>
    </w:p>
    <w:p w:rsidR="00CA7A41" w:rsidRDefault="00CA7A41">
      <w:pPr>
        <w:pStyle w:val="Index1"/>
        <w:tabs>
          <w:tab w:val="right" w:leader="dot" w:pos="9350"/>
        </w:tabs>
        <w:rPr>
          <w:noProof/>
        </w:rPr>
      </w:pPr>
      <w:r>
        <w:rPr>
          <w:noProof/>
        </w:rPr>
        <w:t>OnGrTouch:, 170</w:t>
      </w:r>
    </w:p>
    <w:p w:rsidR="00CA7A41" w:rsidRDefault="00CA7A41">
      <w:pPr>
        <w:pStyle w:val="Index1"/>
        <w:tabs>
          <w:tab w:val="right" w:leader="dot" w:pos="9350"/>
        </w:tabs>
        <w:rPr>
          <w:noProof/>
        </w:rPr>
      </w:pPr>
      <w:r>
        <w:rPr>
          <w:noProof/>
        </w:rPr>
        <w:t>OnKbChange:, 104</w:t>
      </w:r>
    </w:p>
    <w:p w:rsidR="00CA7A41" w:rsidRDefault="00CA7A41">
      <w:pPr>
        <w:pStyle w:val="Index1"/>
        <w:tabs>
          <w:tab w:val="right" w:leader="dot" w:pos="9350"/>
        </w:tabs>
        <w:rPr>
          <w:noProof/>
        </w:rPr>
      </w:pPr>
      <w:r>
        <w:rPr>
          <w:noProof/>
        </w:rPr>
        <w:t>OnKeyPress:, 92</w:t>
      </w:r>
    </w:p>
    <w:p w:rsidR="00CA7A41" w:rsidRDefault="00CA7A41">
      <w:pPr>
        <w:pStyle w:val="Index1"/>
        <w:tabs>
          <w:tab w:val="right" w:leader="dot" w:pos="9350"/>
        </w:tabs>
        <w:rPr>
          <w:noProof/>
        </w:rPr>
      </w:pPr>
      <w:r>
        <w:rPr>
          <w:noProof/>
        </w:rPr>
        <w:t>OnLowMemory:, 92</w:t>
      </w:r>
    </w:p>
    <w:p w:rsidR="00CA7A41" w:rsidRDefault="00CA7A41">
      <w:pPr>
        <w:pStyle w:val="Index1"/>
        <w:tabs>
          <w:tab w:val="right" w:leader="dot" w:pos="9350"/>
        </w:tabs>
        <w:rPr>
          <w:noProof/>
        </w:rPr>
      </w:pPr>
      <w:r>
        <w:rPr>
          <w:noProof/>
        </w:rPr>
        <w:t>OnMenuKey:, 91</w:t>
      </w:r>
    </w:p>
    <w:p w:rsidR="00CA7A41" w:rsidRDefault="00CA7A41">
      <w:pPr>
        <w:pStyle w:val="Index1"/>
        <w:tabs>
          <w:tab w:val="right" w:leader="dot" w:pos="9350"/>
        </w:tabs>
        <w:rPr>
          <w:noProof/>
        </w:rPr>
      </w:pPr>
      <w:r>
        <w:rPr>
          <w:noProof/>
        </w:rPr>
        <w:t>OnTimer:, 135</w:t>
      </w:r>
    </w:p>
    <w:p w:rsidR="00CA7A41" w:rsidRDefault="00CA7A41">
      <w:pPr>
        <w:pStyle w:val="Index1"/>
        <w:tabs>
          <w:tab w:val="right" w:leader="dot" w:pos="9350"/>
        </w:tabs>
        <w:rPr>
          <w:noProof/>
        </w:rPr>
      </w:pPr>
      <w:r>
        <w:rPr>
          <w:noProof/>
        </w:rPr>
        <w:t>Pause &lt;ticks_nexp&gt;, 149</w:t>
      </w:r>
    </w:p>
    <w:p w:rsidR="00CA7A41" w:rsidRDefault="00CA7A41">
      <w:pPr>
        <w:pStyle w:val="Index1"/>
        <w:tabs>
          <w:tab w:val="right" w:leader="dot" w:pos="9350"/>
        </w:tabs>
        <w:rPr>
          <w:noProof/>
        </w:rPr>
      </w:pPr>
      <w:r>
        <w:rPr>
          <w:noProof/>
        </w:rPr>
        <w:t>Phone.call &lt;sexp&gt;, 131</w:t>
      </w:r>
    </w:p>
    <w:p w:rsidR="00CA7A41" w:rsidRDefault="00CA7A41">
      <w:pPr>
        <w:pStyle w:val="Index1"/>
        <w:tabs>
          <w:tab w:val="right" w:leader="dot" w:pos="9350"/>
        </w:tabs>
        <w:rPr>
          <w:noProof/>
        </w:rPr>
      </w:pPr>
      <w:r>
        <w:rPr>
          <w:noProof/>
        </w:rPr>
        <w:t>Phone.dial &lt;sexp&gt;, 132</w:t>
      </w:r>
    </w:p>
    <w:p w:rsidR="00CA7A41" w:rsidRDefault="00CA7A41">
      <w:pPr>
        <w:pStyle w:val="Index1"/>
        <w:tabs>
          <w:tab w:val="right" w:leader="dot" w:pos="9350"/>
        </w:tabs>
        <w:rPr>
          <w:noProof/>
        </w:rPr>
      </w:pPr>
      <w:r>
        <w:rPr>
          <w:noProof/>
        </w:rPr>
        <w:t>Phone.info &lt;nexp&gt;|&lt;nvar&gt;, 143</w:t>
      </w:r>
    </w:p>
    <w:p w:rsidR="00CA7A41" w:rsidRDefault="00CA7A41">
      <w:pPr>
        <w:pStyle w:val="Index1"/>
        <w:tabs>
          <w:tab w:val="right" w:leader="dot" w:pos="9350"/>
        </w:tabs>
        <w:rPr>
          <w:noProof/>
        </w:rPr>
      </w:pPr>
      <w:r>
        <w:rPr>
          <w:noProof/>
        </w:rPr>
        <w:t>Phone.rcv.init, 132</w:t>
      </w:r>
    </w:p>
    <w:p w:rsidR="00CA7A41" w:rsidRDefault="00CA7A41">
      <w:pPr>
        <w:pStyle w:val="Index1"/>
        <w:tabs>
          <w:tab w:val="right" w:leader="dot" w:pos="9350"/>
        </w:tabs>
        <w:rPr>
          <w:noProof/>
        </w:rPr>
      </w:pPr>
      <w:r>
        <w:rPr>
          <w:noProof/>
        </w:rPr>
        <w:t>Phone.rcv.next &lt;state_nvar&gt;, &lt;number_svar&gt;, 132</w:t>
      </w:r>
    </w:p>
    <w:p w:rsidR="00CA7A41" w:rsidRDefault="00CA7A41">
      <w:pPr>
        <w:pStyle w:val="Index1"/>
        <w:tabs>
          <w:tab w:val="right" w:leader="dot" w:pos="9350"/>
        </w:tabs>
        <w:rPr>
          <w:noProof/>
        </w:rPr>
      </w:pPr>
      <w:r>
        <w:rPr>
          <w:noProof/>
        </w:rPr>
        <w:t>PI(), 60</w:t>
      </w:r>
    </w:p>
    <w:p w:rsidR="00CA7A41" w:rsidRDefault="00CA7A41">
      <w:pPr>
        <w:pStyle w:val="Index1"/>
        <w:tabs>
          <w:tab w:val="right" w:leader="dot" w:pos="9350"/>
        </w:tabs>
        <w:rPr>
          <w:noProof/>
        </w:rPr>
      </w:pPr>
      <w:r>
        <w:rPr>
          <w:noProof/>
        </w:rPr>
        <w:t>Popup &lt;message_sexp&gt;{{, &lt;x_nexp&gt;}{, &lt;y_nexp&gt;}{, &lt;duration_lexp&gt;}}, 102</w:t>
      </w:r>
    </w:p>
    <w:p w:rsidR="00CA7A41" w:rsidRDefault="00CA7A41">
      <w:pPr>
        <w:pStyle w:val="Index1"/>
        <w:tabs>
          <w:tab w:val="right" w:leader="dot" w:pos="9350"/>
        </w:tabs>
        <w:rPr>
          <w:noProof/>
        </w:rPr>
      </w:pPr>
      <w:r>
        <w:rPr>
          <w:noProof/>
        </w:rPr>
        <w:t>POW(&lt;nexp1&gt;, &lt;nexp2&gt;), 60</w:t>
      </w:r>
    </w:p>
    <w:p w:rsidR="00CA7A41" w:rsidRDefault="00CA7A41">
      <w:pPr>
        <w:pStyle w:val="Index1"/>
        <w:tabs>
          <w:tab w:val="right" w:leader="dot" w:pos="9350"/>
        </w:tabs>
        <w:rPr>
          <w:noProof/>
        </w:rPr>
      </w:pPr>
      <w:r>
        <w:rPr>
          <w:noProof/>
        </w:rPr>
        <w:t>Print {&lt;exp&gt; {,|;}} ..., 97</w:t>
      </w:r>
    </w:p>
    <w:p w:rsidR="00CA7A41" w:rsidRDefault="00CA7A41">
      <w:pPr>
        <w:pStyle w:val="Index1"/>
        <w:tabs>
          <w:tab w:val="right" w:leader="dot" w:pos="9350"/>
        </w:tabs>
        <w:rPr>
          <w:noProof/>
        </w:rPr>
      </w:pPr>
      <w:r>
        <w:rPr>
          <w:noProof/>
        </w:rPr>
        <w:t>Program.info &lt;nexp&gt;|&lt;nvar&gt;, 86</w:t>
      </w:r>
    </w:p>
    <w:p w:rsidR="00CA7A41" w:rsidRDefault="00CA7A41">
      <w:pPr>
        <w:pStyle w:val="Index1"/>
        <w:tabs>
          <w:tab w:val="right" w:leader="dot" w:pos="9350"/>
        </w:tabs>
        <w:rPr>
          <w:noProof/>
        </w:rPr>
      </w:pPr>
      <w:r>
        <w:rPr>
          <w:noProof/>
        </w:rPr>
        <w:t>RANDOMIZE({&lt;nexp&gt;}), 57</w:t>
      </w:r>
    </w:p>
    <w:p w:rsidR="00CA7A41" w:rsidRDefault="00CA7A41">
      <w:pPr>
        <w:pStyle w:val="Index1"/>
        <w:tabs>
          <w:tab w:val="right" w:leader="dot" w:pos="9350"/>
        </w:tabs>
        <w:rPr>
          <w:noProof/>
        </w:rPr>
      </w:pPr>
      <w:r>
        <w:rPr>
          <w:noProof/>
        </w:rPr>
        <w:t>Read.data &lt;number&gt;|&lt;string&gt; {,&lt;number&gt;|&lt;string&gt;...,&lt;number&gt;|&lt;string&gt;}, 92</w:t>
      </w:r>
    </w:p>
    <w:p w:rsidR="00CA7A41" w:rsidRDefault="00CA7A41">
      <w:pPr>
        <w:pStyle w:val="Index1"/>
        <w:tabs>
          <w:tab w:val="right" w:leader="dot" w:pos="9350"/>
        </w:tabs>
        <w:rPr>
          <w:noProof/>
        </w:rPr>
      </w:pPr>
      <w:r>
        <w:rPr>
          <w:noProof/>
        </w:rPr>
        <w:t>Read.from &lt;nexp&gt;, 93</w:t>
      </w:r>
    </w:p>
    <w:p w:rsidR="00CA7A41" w:rsidRDefault="00CA7A41">
      <w:pPr>
        <w:pStyle w:val="Index1"/>
        <w:tabs>
          <w:tab w:val="right" w:leader="dot" w:pos="9350"/>
        </w:tabs>
        <w:rPr>
          <w:noProof/>
        </w:rPr>
      </w:pPr>
      <w:r>
        <w:rPr>
          <w:noProof/>
        </w:rPr>
        <w:t>Read.next &lt;var&gt;, ..., 93</w:t>
      </w:r>
    </w:p>
    <w:p w:rsidR="00CA7A41" w:rsidRDefault="00CA7A41">
      <w:pPr>
        <w:pStyle w:val="Index1"/>
        <w:tabs>
          <w:tab w:val="right" w:leader="dot" w:pos="9350"/>
        </w:tabs>
        <w:rPr>
          <w:noProof/>
        </w:rPr>
      </w:pPr>
      <w:r>
        <w:rPr>
          <w:noProof/>
        </w:rPr>
        <w:t>Rem, 53</w:t>
      </w:r>
    </w:p>
    <w:p w:rsidR="00CA7A41" w:rsidRDefault="00CA7A41">
      <w:pPr>
        <w:pStyle w:val="Index1"/>
        <w:tabs>
          <w:tab w:val="right" w:leader="dot" w:pos="9350"/>
        </w:tabs>
        <w:rPr>
          <w:noProof/>
        </w:rPr>
      </w:pPr>
      <w:r w:rsidRPr="002979E5">
        <w:rPr>
          <w:rFonts w:eastAsia="Times New Roman"/>
          <w:noProof/>
        </w:rPr>
        <w:t>REPLACE$( &lt;sexp&gt;, &lt;argument_sexp&gt;, &lt;replace_sexp&gt;)</w:t>
      </w:r>
      <w:r>
        <w:rPr>
          <w:noProof/>
        </w:rPr>
        <w:t>, 66</w:t>
      </w:r>
    </w:p>
    <w:p w:rsidR="00CA7A41" w:rsidRDefault="00CA7A41">
      <w:pPr>
        <w:pStyle w:val="Index1"/>
        <w:tabs>
          <w:tab w:val="right" w:leader="dot" w:pos="9350"/>
        </w:tabs>
        <w:rPr>
          <w:noProof/>
        </w:rPr>
      </w:pPr>
      <w:r w:rsidRPr="002979E5">
        <w:rPr>
          <w:rFonts w:eastAsia="Times New Roman"/>
          <w:noProof/>
        </w:rPr>
        <w:t>RIGHT$(</w:t>
      </w:r>
      <w:r>
        <w:rPr>
          <w:noProof/>
        </w:rPr>
        <w:t>&lt;sexp&gt;, &lt;count_nexp&gt;</w:t>
      </w:r>
      <w:r w:rsidRPr="002979E5">
        <w:rPr>
          <w:rFonts w:eastAsia="Times New Roman"/>
          <w:noProof/>
        </w:rPr>
        <w:t>)</w:t>
      </w:r>
      <w:r>
        <w:rPr>
          <w:noProof/>
        </w:rPr>
        <w:t>, 66</w:t>
      </w:r>
    </w:p>
    <w:p w:rsidR="00CA7A41" w:rsidRDefault="00CA7A41">
      <w:pPr>
        <w:pStyle w:val="Index1"/>
        <w:tabs>
          <w:tab w:val="right" w:leader="dot" w:pos="9350"/>
        </w:tabs>
        <w:rPr>
          <w:noProof/>
        </w:rPr>
      </w:pPr>
      <w:r>
        <w:rPr>
          <w:noProof/>
        </w:rPr>
        <w:t>Ringer.get.mode &lt;nvar&gt;, 136</w:t>
      </w:r>
    </w:p>
    <w:p w:rsidR="00CA7A41" w:rsidRDefault="00CA7A41">
      <w:pPr>
        <w:pStyle w:val="Index1"/>
        <w:tabs>
          <w:tab w:val="right" w:leader="dot" w:pos="9350"/>
        </w:tabs>
        <w:rPr>
          <w:noProof/>
        </w:rPr>
      </w:pPr>
      <w:r>
        <w:rPr>
          <w:noProof/>
        </w:rPr>
        <w:lastRenderedPageBreak/>
        <w:t>Ringer.get.volume &lt;vol_nvar&gt; { , &lt;max_nvar&gt;, 137</w:t>
      </w:r>
    </w:p>
    <w:p w:rsidR="00CA7A41" w:rsidRDefault="00CA7A41">
      <w:pPr>
        <w:pStyle w:val="Index1"/>
        <w:tabs>
          <w:tab w:val="right" w:leader="dot" w:pos="9350"/>
        </w:tabs>
        <w:rPr>
          <w:noProof/>
        </w:rPr>
      </w:pPr>
      <w:r>
        <w:rPr>
          <w:noProof/>
        </w:rPr>
        <w:t>Ringer.set.mode &lt;nexp&gt;, 136</w:t>
      </w:r>
    </w:p>
    <w:p w:rsidR="00CA7A41" w:rsidRDefault="00CA7A41">
      <w:pPr>
        <w:pStyle w:val="Index1"/>
        <w:tabs>
          <w:tab w:val="right" w:leader="dot" w:pos="9350"/>
        </w:tabs>
        <w:rPr>
          <w:noProof/>
        </w:rPr>
      </w:pPr>
      <w:r>
        <w:rPr>
          <w:noProof/>
        </w:rPr>
        <w:t>Ringer.set.volume &lt;nexp&gt;, 137</w:t>
      </w:r>
    </w:p>
    <w:p w:rsidR="00CA7A41" w:rsidRDefault="00CA7A41">
      <w:pPr>
        <w:pStyle w:val="Index1"/>
        <w:tabs>
          <w:tab w:val="right" w:leader="dot" w:pos="9350"/>
        </w:tabs>
        <w:rPr>
          <w:noProof/>
        </w:rPr>
      </w:pPr>
      <w:r>
        <w:rPr>
          <w:noProof/>
        </w:rPr>
        <w:t>RND(), 58</w:t>
      </w:r>
    </w:p>
    <w:p w:rsidR="00CA7A41" w:rsidRDefault="00CA7A41">
      <w:pPr>
        <w:pStyle w:val="Index1"/>
        <w:tabs>
          <w:tab w:val="right" w:leader="dot" w:pos="9350"/>
        </w:tabs>
        <w:rPr>
          <w:noProof/>
        </w:rPr>
      </w:pPr>
      <w:r>
        <w:rPr>
          <w:noProof/>
        </w:rPr>
        <w:t>ROUND(&lt;value_nexp&gt;{, &lt;count_nexp&gt;{, &lt;mode_sexp&gt;}}), 58</w:t>
      </w:r>
    </w:p>
    <w:p w:rsidR="00CA7A41" w:rsidRDefault="00CA7A41">
      <w:pPr>
        <w:pStyle w:val="Index1"/>
        <w:tabs>
          <w:tab w:val="right" w:leader="dot" w:pos="9350"/>
        </w:tabs>
        <w:rPr>
          <w:noProof/>
        </w:rPr>
      </w:pPr>
      <w:r>
        <w:rPr>
          <w:noProof/>
        </w:rPr>
        <w:t>Run &lt;filename_sexp&gt;{, &lt;data_sexp&gt;}, 86</w:t>
      </w:r>
    </w:p>
    <w:p w:rsidR="00CA7A41" w:rsidRDefault="00CA7A41">
      <w:pPr>
        <w:pStyle w:val="Index1"/>
        <w:tabs>
          <w:tab w:val="right" w:leader="dot" w:pos="9350"/>
        </w:tabs>
        <w:rPr>
          <w:noProof/>
        </w:rPr>
      </w:pPr>
      <w:r>
        <w:rPr>
          <w:noProof/>
        </w:rPr>
        <w:t>Screen rotation, size[], realsize[], density, 144</w:t>
      </w:r>
    </w:p>
    <w:p w:rsidR="00CA7A41" w:rsidRDefault="00CA7A41">
      <w:pPr>
        <w:pStyle w:val="Index1"/>
        <w:tabs>
          <w:tab w:val="right" w:leader="dot" w:pos="9350"/>
        </w:tabs>
        <w:rPr>
          <w:noProof/>
        </w:rPr>
      </w:pPr>
      <w:r>
        <w:rPr>
          <w:noProof/>
        </w:rPr>
        <w:t>Screen.rotation &lt;nvar&gt;, 145</w:t>
      </w:r>
    </w:p>
    <w:p w:rsidR="00CA7A41" w:rsidRDefault="00CA7A41">
      <w:pPr>
        <w:pStyle w:val="Index1"/>
        <w:tabs>
          <w:tab w:val="right" w:leader="dot" w:pos="9350"/>
        </w:tabs>
        <w:rPr>
          <w:noProof/>
        </w:rPr>
      </w:pPr>
      <w:r>
        <w:rPr>
          <w:noProof/>
        </w:rPr>
        <w:t>Screen.size size[], realsize[], density, 145</w:t>
      </w:r>
    </w:p>
    <w:p w:rsidR="00CA7A41" w:rsidRDefault="00CA7A41">
      <w:pPr>
        <w:pStyle w:val="Index1"/>
        <w:tabs>
          <w:tab w:val="right" w:leader="dot" w:pos="9350"/>
        </w:tabs>
        <w:rPr>
          <w:noProof/>
        </w:rPr>
      </w:pPr>
      <w:r>
        <w:rPr>
          <w:noProof/>
        </w:rPr>
        <w:t>Select &lt;sel_nvar&gt;, &lt; Array$[]&gt;|&lt;list_nexp&gt;, {,&lt;title_sexp&gt; {, &lt;message_sexp&gt; } } {,&lt;press_lvar&gt; }, 102</w:t>
      </w:r>
    </w:p>
    <w:p w:rsidR="00CA7A41" w:rsidRDefault="00CA7A41">
      <w:pPr>
        <w:pStyle w:val="Index1"/>
        <w:tabs>
          <w:tab w:val="right" w:leader="dot" w:pos="9350"/>
        </w:tabs>
        <w:rPr>
          <w:noProof/>
        </w:rPr>
      </w:pPr>
      <w:r>
        <w:rPr>
          <w:noProof/>
        </w:rPr>
        <w:t>Sensors.close, 198</w:t>
      </w:r>
    </w:p>
    <w:p w:rsidR="00CA7A41" w:rsidRDefault="00CA7A41">
      <w:pPr>
        <w:pStyle w:val="Index1"/>
        <w:tabs>
          <w:tab w:val="right" w:leader="dot" w:pos="9350"/>
        </w:tabs>
        <w:rPr>
          <w:noProof/>
        </w:rPr>
      </w:pPr>
      <w:r>
        <w:rPr>
          <w:noProof/>
        </w:rPr>
        <w:t>Sensors.list &lt;sensor_array$[]&gt;, 197</w:t>
      </w:r>
    </w:p>
    <w:p w:rsidR="00CA7A41" w:rsidRDefault="00CA7A41">
      <w:pPr>
        <w:pStyle w:val="Index1"/>
        <w:tabs>
          <w:tab w:val="right" w:leader="dot" w:pos="9350"/>
        </w:tabs>
        <w:rPr>
          <w:noProof/>
        </w:rPr>
      </w:pPr>
      <w:r>
        <w:rPr>
          <w:noProof/>
        </w:rPr>
        <w:t>Sensors.open &lt;type_nexp&gt;{:&lt;delay_nexp&gt;}{, &lt;type_nexp&gt;{:&lt;delay_nexp&gt;}, ...}, 197</w:t>
      </w:r>
    </w:p>
    <w:p w:rsidR="00CA7A41" w:rsidRDefault="00CA7A41">
      <w:pPr>
        <w:pStyle w:val="Index1"/>
        <w:tabs>
          <w:tab w:val="right" w:leader="dot" w:pos="9350"/>
        </w:tabs>
        <w:rPr>
          <w:noProof/>
        </w:rPr>
      </w:pPr>
      <w:r>
        <w:rPr>
          <w:noProof/>
        </w:rPr>
        <w:t>Sensors.read sensor_type, p1, p2, p3, 198</w:t>
      </w:r>
    </w:p>
    <w:p w:rsidR="00CA7A41" w:rsidRDefault="00CA7A41">
      <w:pPr>
        <w:pStyle w:val="Index1"/>
        <w:tabs>
          <w:tab w:val="right" w:leader="dot" w:pos="9350"/>
        </w:tabs>
        <w:rPr>
          <w:noProof/>
        </w:rPr>
      </w:pPr>
      <w:r>
        <w:rPr>
          <w:noProof/>
        </w:rPr>
        <w:t>SGN(&lt;nexp&gt;), 57</w:t>
      </w:r>
    </w:p>
    <w:p w:rsidR="00CA7A41" w:rsidRDefault="00CA7A41">
      <w:pPr>
        <w:pStyle w:val="Index1"/>
        <w:tabs>
          <w:tab w:val="right" w:leader="dot" w:pos="9350"/>
        </w:tabs>
        <w:rPr>
          <w:noProof/>
        </w:rPr>
      </w:pPr>
      <w:r>
        <w:rPr>
          <w:noProof/>
        </w:rPr>
        <w:t>SHIFT(&lt;value_nexp&gt;, &lt;bits_nexp&gt;), 62</w:t>
      </w:r>
    </w:p>
    <w:p w:rsidR="00CA7A41" w:rsidRDefault="00CA7A41">
      <w:pPr>
        <w:pStyle w:val="Index1"/>
        <w:tabs>
          <w:tab w:val="right" w:leader="dot" w:pos="9350"/>
        </w:tabs>
        <w:rPr>
          <w:noProof/>
        </w:rPr>
      </w:pPr>
      <w:r>
        <w:rPr>
          <w:noProof/>
        </w:rPr>
        <w:t>SIN(&lt;nexp&gt;), 60</w:t>
      </w:r>
    </w:p>
    <w:p w:rsidR="00CA7A41" w:rsidRDefault="00CA7A41">
      <w:pPr>
        <w:pStyle w:val="Index1"/>
        <w:tabs>
          <w:tab w:val="right" w:leader="dot" w:pos="9350"/>
        </w:tabs>
        <w:rPr>
          <w:noProof/>
        </w:rPr>
      </w:pPr>
      <w:r>
        <w:rPr>
          <w:noProof/>
        </w:rPr>
        <w:t>SINH(&lt;nexp&gt;), 60</w:t>
      </w:r>
    </w:p>
    <w:p w:rsidR="00CA7A41" w:rsidRDefault="00CA7A41">
      <w:pPr>
        <w:pStyle w:val="Index1"/>
        <w:tabs>
          <w:tab w:val="right" w:leader="dot" w:pos="9350"/>
        </w:tabs>
        <w:rPr>
          <w:noProof/>
        </w:rPr>
      </w:pPr>
      <w:r>
        <w:rPr>
          <w:noProof/>
        </w:rPr>
        <w:t>Sms.rcv.init, 132</w:t>
      </w:r>
    </w:p>
    <w:p w:rsidR="00CA7A41" w:rsidRDefault="00CA7A41">
      <w:pPr>
        <w:pStyle w:val="Index1"/>
        <w:tabs>
          <w:tab w:val="right" w:leader="dot" w:pos="9350"/>
        </w:tabs>
        <w:rPr>
          <w:noProof/>
        </w:rPr>
      </w:pPr>
      <w:r>
        <w:rPr>
          <w:noProof/>
        </w:rPr>
        <w:t>Sms.rcv.next &lt;svar&gt;, 133</w:t>
      </w:r>
    </w:p>
    <w:p w:rsidR="00CA7A41" w:rsidRDefault="00CA7A41">
      <w:pPr>
        <w:pStyle w:val="Index1"/>
        <w:tabs>
          <w:tab w:val="right" w:leader="dot" w:pos="9350"/>
        </w:tabs>
        <w:rPr>
          <w:noProof/>
        </w:rPr>
      </w:pPr>
      <w:r>
        <w:rPr>
          <w:noProof/>
        </w:rPr>
        <w:t>Sms.send &lt;number_sexp&gt;, &lt;message_sexp&gt;, 132</w:t>
      </w:r>
    </w:p>
    <w:p w:rsidR="00CA7A41" w:rsidRDefault="00CA7A41">
      <w:pPr>
        <w:pStyle w:val="Index1"/>
        <w:tabs>
          <w:tab w:val="right" w:leader="dot" w:pos="9350"/>
        </w:tabs>
        <w:rPr>
          <w:noProof/>
        </w:rPr>
      </w:pPr>
      <w:r>
        <w:rPr>
          <w:noProof/>
        </w:rPr>
        <w:t>Socket.client.close, 124</w:t>
      </w:r>
    </w:p>
    <w:p w:rsidR="00CA7A41" w:rsidRDefault="00CA7A41">
      <w:pPr>
        <w:pStyle w:val="Index1"/>
        <w:tabs>
          <w:tab w:val="right" w:leader="dot" w:pos="9350"/>
        </w:tabs>
        <w:rPr>
          <w:noProof/>
        </w:rPr>
      </w:pPr>
      <w:r>
        <w:rPr>
          <w:noProof/>
        </w:rPr>
        <w:t>Socket.client.connect &lt;server_sexp&gt;, &lt;port_nexp&gt; { , &lt;wait_lexp&gt; }, 122</w:t>
      </w:r>
    </w:p>
    <w:p w:rsidR="00CA7A41" w:rsidRDefault="00CA7A41">
      <w:pPr>
        <w:pStyle w:val="Index1"/>
        <w:tabs>
          <w:tab w:val="right" w:leader="dot" w:pos="9350"/>
        </w:tabs>
        <w:rPr>
          <w:noProof/>
        </w:rPr>
      </w:pPr>
      <w:r>
        <w:rPr>
          <w:noProof/>
        </w:rPr>
        <w:t>Socket.client.read.file &lt;file_nexp&gt;, 123</w:t>
      </w:r>
    </w:p>
    <w:p w:rsidR="00CA7A41" w:rsidRDefault="00CA7A41">
      <w:pPr>
        <w:pStyle w:val="Index1"/>
        <w:tabs>
          <w:tab w:val="right" w:leader="dot" w:pos="9350"/>
        </w:tabs>
        <w:rPr>
          <w:noProof/>
        </w:rPr>
      </w:pPr>
      <w:r>
        <w:rPr>
          <w:noProof/>
        </w:rPr>
        <w:t>Socket.client.read.line &lt;line_svar&gt;, 123</w:t>
      </w:r>
    </w:p>
    <w:p w:rsidR="00CA7A41" w:rsidRDefault="00CA7A41">
      <w:pPr>
        <w:pStyle w:val="Index1"/>
        <w:tabs>
          <w:tab w:val="right" w:leader="dot" w:pos="9350"/>
        </w:tabs>
        <w:rPr>
          <w:noProof/>
        </w:rPr>
      </w:pPr>
      <w:r>
        <w:rPr>
          <w:noProof/>
        </w:rPr>
        <w:t>Socket.client.read.ready &lt;nvar&gt;, 123</w:t>
      </w:r>
    </w:p>
    <w:p w:rsidR="00CA7A41" w:rsidRDefault="00CA7A41">
      <w:pPr>
        <w:pStyle w:val="Index1"/>
        <w:tabs>
          <w:tab w:val="right" w:leader="dot" w:pos="9350"/>
        </w:tabs>
        <w:rPr>
          <w:noProof/>
        </w:rPr>
      </w:pPr>
      <w:r>
        <w:rPr>
          <w:noProof/>
        </w:rPr>
        <w:t>Socket.client.server.ip &lt;svar&gt;, 123</w:t>
      </w:r>
    </w:p>
    <w:p w:rsidR="00CA7A41" w:rsidRDefault="00CA7A41">
      <w:pPr>
        <w:pStyle w:val="Index1"/>
        <w:tabs>
          <w:tab w:val="right" w:leader="dot" w:pos="9350"/>
        </w:tabs>
        <w:rPr>
          <w:noProof/>
        </w:rPr>
      </w:pPr>
      <w:r>
        <w:rPr>
          <w:noProof/>
        </w:rPr>
        <w:t>Socket.client.status &lt;status_nvar&gt;, 123</w:t>
      </w:r>
    </w:p>
    <w:p w:rsidR="00CA7A41" w:rsidRDefault="00CA7A41">
      <w:pPr>
        <w:pStyle w:val="Index1"/>
        <w:tabs>
          <w:tab w:val="right" w:leader="dot" w:pos="9350"/>
        </w:tabs>
        <w:rPr>
          <w:noProof/>
        </w:rPr>
      </w:pPr>
      <w:r>
        <w:rPr>
          <w:noProof/>
        </w:rPr>
        <w:t>Socket.client.write.bytes &lt;sexp&gt;, 124</w:t>
      </w:r>
    </w:p>
    <w:p w:rsidR="00CA7A41" w:rsidRDefault="00CA7A41">
      <w:pPr>
        <w:pStyle w:val="Index1"/>
        <w:tabs>
          <w:tab w:val="right" w:leader="dot" w:pos="9350"/>
        </w:tabs>
        <w:rPr>
          <w:noProof/>
        </w:rPr>
      </w:pPr>
      <w:r>
        <w:rPr>
          <w:noProof/>
        </w:rPr>
        <w:t>Socket.client.write.file &lt;file_nexp&gt;, 124</w:t>
      </w:r>
    </w:p>
    <w:p w:rsidR="00CA7A41" w:rsidRDefault="00CA7A41">
      <w:pPr>
        <w:pStyle w:val="Index1"/>
        <w:tabs>
          <w:tab w:val="right" w:leader="dot" w:pos="9350"/>
        </w:tabs>
        <w:rPr>
          <w:noProof/>
        </w:rPr>
      </w:pPr>
      <w:r>
        <w:rPr>
          <w:noProof/>
        </w:rPr>
        <w:t>Socket.client.write.line &lt;line_sexp&gt;, 123</w:t>
      </w:r>
    </w:p>
    <w:p w:rsidR="00CA7A41" w:rsidRDefault="00CA7A41">
      <w:pPr>
        <w:pStyle w:val="Index1"/>
        <w:tabs>
          <w:tab w:val="right" w:leader="dot" w:pos="9350"/>
        </w:tabs>
        <w:rPr>
          <w:noProof/>
        </w:rPr>
      </w:pPr>
      <w:r>
        <w:rPr>
          <w:noProof/>
        </w:rPr>
        <w:t>Socket.myIP &lt;array$[]&gt;{, &lt;nvar&gt;}, 124</w:t>
      </w:r>
    </w:p>
    <w:p w:rsidR="00CA7A41" w:rsidRDefault="00CA7A41">
      <w:pPr>
        <w:pStyle w:val="Index1"/>
        <w:tabs>
          <w:tab w:val="right" w:leader="dot" w:pos="9350"/>
        </w:tabs>
        <w:rPr>
          <w:noProof/>
        </w:rPr>
      </w:pPr>
      <w:r>
        <w:rPr>
          <w:noProof/>
        </w:rPr>
        <w:t>Socket.myIP &lt;svar&gt;, 124</w:t>
      </w:r>
    </w:p>
    <w:p w:rsidR="00CA7A41" w:rsidRDefault="00CA7A41">
      <w:pPr>
        <w:pStyle w:val="Index1"/>
        <w:tabs>
          <w:tab w:val="right" w:leader="dot" w:pos="9350"/>
        </w:tabs>
        <w:rPr>
          <w:noProof/>
        </w:rPr>
      </w:pPr>
      <w:r>
        <w:rPr>
          <w:noProof/>
        </w:rPr>
        <w:t>Socket.server.client.ip &lt;nvar&gt;, 126</w:t>
      </w:r>
    </w:p>
    <w:p w:rsidR="00CA7A41" w:rsidRDefault="00CA7A41">
      <w:pPr>
        <w:pStyle w:val="Index1"/>
        <w:tabs>
          <w:tab w:val="right" w:leader="dot" w:pos="9350"/>
        </w:tabs>
        <w:rPr>
          <w:noProof/>
        </w:rPr>
      </w:pPr>
      <w:r>
        <w:rPr>
          <w:noProof/>
        </w:rPr>
        <w:t>Socket.server.close, 126</w:t>
      </w:r>
    </w:p>
    <w:p w:rsidR="00CA7A41" w:rsidRDefault="00CA7A41">
      <w:pPr>
        <w:pStyle w:val="Index1"/>
        <w:tabs>
          <w:tab w:val="right" w:leader="dot" w:pos="9350"/>
        </w:tabs>
        <w:rPr>
          <w:noProof/>
        </w:rPr>
      </w:pPr>
      <w:r>
        <w:rPr>
          <w:noProof/>
        </w:rPr>
        <w:t>Socket.server.connect {&lt;wait_lexp&gt;}, 124</w:t>
      </w:r>
    </w:p>
    <w:p w:rsidR="00CA7A41" w:rsidRDefault="00CA7A41">
      <w:pPr>
        <w:pStyle w:val="Index1"/>
        <w:tabs>
          <w:tab w:val="right" w:leader="dot" w:pos="9350"/>
        </w:tabs>
        <w:rPr>
          <w:noProof/>
        </w:rPr>
      </w:pPr>
      <w:r>
        <w:rPr>
          <w:noProof/>
        </w:rPr>
        <w:t>Socket.server.create &lt;port_nexp&gt;, 124</w:t>
      </w:r>
    </w:p>
    <w:p w:rsidR="00CA7A41" w:rsidRDefault="00CA7A41">
      <w:pPr>
        <w:pStyle w:val="Index1"/>
        <w:tabs>
          <w:tab w:val="right" w:leader="dot" w:pos="9350"/>
        </w:tabs>
        <w:rPr>
          <w:noProof/>
        </w:rPr>
      </w:pPr>
      <w:r>
        <w:rPr>
          <w:noProof/>
        </w:rPr>
        <w:t>Socket.server.disconnect, 126</w:t>
      </w:r>
    </w:p>
    <w:p w:rsidR="00CA7A41" w:rsidRDefault="00CA7A41">
      <w:pPr>
        <w:pStyle w:val="Index1"/>
        <w:tabs>
          <w:tab w:val="right" w:leader="dot" w:pos="9350"/>
        </w:tabs>
        <w:rPr>
          <w:noProof/>
        </w:rPr>
      </w:pPr>
      <w:r>
        <w:rPr>
          <w:noProof/>
        </w:rPr>
        <w:t>Socket.server.read.file &lt;file_nexp&gt;, 126</w:t>
      </w:r>
    </w:p>
    <w:p w:rsidR="00CA7A41" w:rsidRDefault="00CA7A41">
      <w:pPr>
        <w:pStyle w:val="Index1"/>
        <w:tabs>
          <w:tab w:val="right" w:leader="dot" w:pos="9350"/>
        </w:tabs>
        <w:rPr>
          <w:noProof/>
        </w:rPr>
      </w:pPr>
      <w:r>
        <w:rPr>
          <w:noProof/>
        </w:rPr>
        <w:t>Socket.server.read.line &lt;svar&gt;, 125</w:t>
      </w:r>
    </w:p>
    <w:p w:rsidR="00CA7A41" w:rsidRDefault="00CA7A41">
      <w:pPr>
        <w:pStyle w:val="Index1"/>
        <w:tabs>
          <w:tab w:val="right" w:leader="dot" w:pos="9350"/>
        </w:tabs>
        <w:rPr>
          <w:noProof/>
        </w:rPr>
      </w:pPr>
      <w:r>
        <w:rPr>
          <w:noProof/>
        </w:rPr>
        <w:t>Socket.server.read.ready &lt;nvar&gt;, 125</w:t>
      </w:r>
    </w:p>
    <w:p w:rsidR="00CA7A41" w:rsidRDefault="00CA7A41">
      <w:pPr>
        <w:pStyle w:val="Index1"/>
        <w:tabs>
          <w:tab w:val="right" w:leader="dot" w:pos="9350"/>
        </w:tabs>
        <w:rPr>
          <w:noProof/>
        </w:rPr>
      </w:pPr>
      <w:r>
        <w:rPr>
          <w:noProof/>
        </w:rPr>
        <w:t>Socket.server.status &lt;status_nvar&gt;, 125</w:t>
      </w:r>
    </w:p>
    <w:p w:rsidR="00CA7A41" w:rsidRDefault="00CA7A41">
      <w:pPr>
        <w:pStyle w:val="Index1"/>
        <w:tabs>
          <w:tab w:val="right" w:leader="dot" w:pos="9350"/>
        </w:tabs>
        <w:rPr>
          <w:noProof/>
        </w:rPr>
      </w:pPr>
      <w:r>
        <w:rPr>
          <w:noProof/>
        </w:rPr>
        <w:t>Socket.server.write.bytes &lt;sexp&gt;, 125</w:t>
      </w:r>
    </w:p>
    <w:p w:rsidR="00CA7A41" w:rsidRDefault="00CA7A41">
      <w:pPr>
        <w:pStyle w:val="Index1"/>
        <w:tabs>
          <w:tab w:val="right" w:leader="dot" w:pos="9350"/>
        </w:tabs>
        <w:rPr>
          <w:noProof/>
        </w:rPr>
      </w:pPr>
      <w:r>
        <w:rPr>
          <w:noProof/>
        </w:rPr>
        <w:t>Socket.server.write.file &lt;file_nexp&gt;, 126</w:t>
      </w:r>
    </w:p>
    <w:p w:rsidR="00CA7A41" w:rsidRDefault="00CA7A41">
      <w:pPr>
        <w:pStyle w:val="Index1"/>
        <w:tabs>
          <w:tab w:val="right" w:leader="dot" w:pos="9350"/>
        </w:tabs>
        <w:rPr>
          <w:noProof/>
        </w:rPr>
      </w:pPr>
      <w:r>
        <w:rPr>
          <w:noProof/>
        </w:rPr>
        <w:t>Socket.server.write.line &lt;line_sexp&gt;, 125</w:t>
      </w:r>
    </w:p>
    <w:p w:rsidR="00CA7A41" w:rsidRDefault="00CA7A41">
      <w:pPr>
        <w:pStyle w:val="Index1"/>
        <w:tabs>
          <w:tab w:val="right" w:leader="dot" w:pos="9350"/>
        </w:tabs>
        <w:rPr>
          <w:noProof/>
        </w:rPr>
      </w:pPr>
      <w:r>
        <w:rPr>
          <w:noProof/>
        </w:rPr>
        <w:t>Soundpool.load &lt;soundID_nvar&gt;, &lt;file_path_sexp&gt;, 190</w:t>
      </w:r>
    </w:p>
    <w:p w:rsidR="00CA7A41" w:rsidRDefault="00CA7A41">
      <w:pPr>
        <w:pStyle w:val="Index1"/>
        <w:tabs>
          <w:tab w:val="right" w:leader="dot" w:pos="9350"/>
        </w:tabs>
        <w:rPr>
          <w:noProof/>
        </w:rPr>
      </w:pPr>
      <w:r>
        <w:rPr>
          <w:noProof/>
        </w:rPr>
        <w:t>Soundpool.open &lt;MaxStreams_nexp&gt;, 190</w:t>
      </w:r>
    </w:p>
    <w:p w:rsidR="00CA7A41" w:rsidRDefault="00CA7A41">
      <w:pPr>
        <w:pStyle w:val="Index1"/>
        <w:tabs>
          <w:tab w:val="right" w:leader="dot" w:pos="9350"/>
        </w:tabs>
        <w:rPr>
          <w:noProof/>
        </w:rPr>
      </w:pPr>
      <w:r>
        <w:rPr>
          <w:noProof/>
        </w:rPr>
        <w:t>Soundpool.pause &lt;streamID_nexp&gt;, 191</w:t>
      </w:r>
    </w:p>
    <w:p w:rsidR="00CA7A41" w:rsidRDefault="00CA7A41">
      <w:pPr>
        <w:pStyle w:val="Index1"/>
        <w:tabs>
          <w:tab w:val="right" w:leader="dot" w:pos="9350"/>
        </w:tabs>
        <w:rPr>
          <w:noProof/>
        </w:rPr>
      </w:pPr>
      <w:r>
        <w:rPr>
          <w:noProof/>
        </w:rPr>
        <w:lastRenderedPageBreak/>
        <w:t>Soundpool.play &lt;streamID_nvar&gt;, &lt;soundID_nexp&gt;, &lt;rightVolume_nexp&gt;, &lt;leftVolume_nexp&gt;, &lt;priority_nexp&gt;, &lt;loop_nexp&gt;, &lt;rate_nexp&gt;, 190</w:t>
      </w:r>
    </w:p>
    <w:p w:rsidR="00CA7A41" w:rsidRDefault="00CA7A41">
      <w:pPr>
        <w:pStyle w:val="Index1"/>
        <w:tabs>
          <w:tab w:val="right" w:leader="dot" w:pos="9350"/>
        </w:tabs>
        <w:rPr>
          <w:noProof/>
        </w:rPr>
      </w:pPr>
      <w:r>
        <w:rPr>
          <w:noProof/>
        </w:rPr>
        <w:t>Soundpool.release, 191</w:t>
      </w:r>
    </w:p>
    <w:p w:rsidR="00CA7A41" w:rsidRDefault="00CA7A41">
      <w:pPr>
        <w:pStyle w:val="Index1"/>
        <w:tabs>
          <w:tab w:val="right" w:leader="dot" w:pos="9350"/>
        </w:tabs>
        <w:rPr>
          <w:noProof/>
        </w:rPr>
      </w:pPr>
      <w:r>
        <w:rPr>
          <w:noProof/>
        </w:rPr>
        <w:t>Soundpool.resume &lt;streamID_nexp&gt;, 191</w:t>
      </w:r>
    </w:p>
    <w:p w:rsidR="00CA7A41" w:rsidRDefault="00CA7A41">
      <w:pPr>
        <w:pStyle w:val="Index1"/>
        <w:tabs>
          <w:tab w:val="right" w:leader="dot" w:pos="9350"/>
        </w:tabs>
        <w:rPr>
          <w:noProof/>
        </w:rPr>
      </w:pPr>
      <w:r>
        <w:rPr>
          <w:noProof/>
        </w:rPr>
        <w:t>Soundpool.setpriority &lt;streamID_nexp&gt;, &lt;priority_nexp&gt;, 191</w:t>
      </w:r>
    </w:p>
    <w:p w:rsidR="00CA7A41" w:rsidRDefault="00CA7A41">
      <w:pPr>
        <w:pStyle w:val="Index1"/>
        <w:tabs>
          <w:tab w:val="right" w:leader="dot" w:pos="9350"/>
        </w:tabs>
        <w:rPr>
          <w:noProof/>
        </w:rPr>
      </w:pPr>
      <w:r>
        <w:rPr>
          <w:noProof/>
        </w:rPr>
        <w:t>Soundpool.setrate &lt;streamID_nexp&gt;, &lt;rate_nexp&gt;, 191</w:t>
      </w:r>
    </w:p>
    <w:p w:rsidR="00CA7A41" w:rsidRDefault="00CA7A41">
      <w:pPr>
        <w:pStyle w:val="Index1"/>
        <w:tabs>
          <w:tab w:val="right" w:leader="dot" w:pos="9350"/>
        </w:tabs>
        <w:rPr>
          <w:noProof/>
        </w:rPr>
      </w:pPr>
      <w:r>
        <w:rPr>
          <w:noProof/>
        </w:rPr>
        <w:t>Soundpool.setvolume &lt;streamID_nexp&gt;, &lt;leftVolume_nexp&gt;, &lt;rightVolume_nexp&gt;, 191</w:t>
      </w:r>
    </w:p>
    <w:p w:rsidR="00CA7A41" w:rsidRDefault="00CA7A41">
      <w:pPr>
        <w:pStyle w:val="Index1"/>
        <w:tabs>
          <w:tab w:val="right" w:leader="dot" w:pos="9350"/>
        </w:tabs>
        <w:rPr>
          <w:noProof/>
        </w:rPr>
      </w:pPr>
      <w:r>
        <w:rPr>
          <w:noProof/>
        </w:rPr>
        <w:t>Soundpool.stop &lt;streamID_nexp&gt;, 191</w:t>
      </w:r>
    </w:p>
    <w:p w:rsidR="00CA7A41" w:rsidRDefault="00CA7A41">
      <w:pPr>
        <w:pStyle w:val="Index1"/>
        <w:tabs>
          <w:tab w:val="right" w:leader="dot" w:pos="9350"/>
        </w:tabs>
        <w:rPr>
          <w:noProof/>
        </w:rPr>
      </w:pPr>
      <w:r>
        <w:rPr>
          <w:noProof/>
        </w:rPr>
        <w:t>Soundpool.unload &lt;soundID_nexp&gt;, 190</w:t>
      </w:r>
    </w:p>
    <w:p w:rsidR="00CA7A41" w:rsidRDefault="00CA7A41">
      <w:pPr>
        <w:pStyle w:val="Index1"/>
        <w:tabs>
          <w:tab w:val="right" w:leader="dot" w:pos="9350"/>
        </w:tabs>
        <w:rPr>
          <w:noProof/>
        </w:rPr>
      </w:pPr>
      <w:r>
        <w:rPr>
          <w:noProof/>
        </w:rPr>
        <w:t>Split &lt;result_array$[]&gt;, &lt;sexp&gt; {, &lt;test_sexp&gt;}, 138</w:t>
      </w:r>
    </w:p>
    <w:p w:rsidR="00CA7A41" w:rsidRDefault="00CA7A41">
      <w:pPr>
        <w:pStyle w:val="Index1"/>
        <w:tabs>
          <w:tab w:val="right" w:leader="dot" w:pos="9350"/>
        </w:tabs>
        <w:rPr>
          <w:noProof/>
        </w:rPr>
      </w:pPr>
      <w:r>
        <w:rPr>
          <w:noProof/>
        </w:rPr>
        <w:t>Split.all &lt;result_array$[]&gt;, &lt;sexp&gt; {, &lt;test_sexp&gt;}, 138</w:t>
      </w:r>
    </w:p>
    <w:p w:rsidR="00CA7A41" w:rsidRDefault="00CA7A41">
      <w:pPr>
        <w:pStyle w:val="Index1"/>
        <w:tabs>
          <w:tab w:val="right" w:leader="dot" w:pos="9350"/>
        </w:tabs>
        <w:rPr>
          <w:noProof/>
        </w:rPr>
      </w:pPr>
      <w:r>
        <w:rPr>
          <w:noProof/>
        </w:rPr>
        <w:t>Sql.close &lt;DB_pointer_nvar&gt;, 151</w:t>
      </w:r>
    </w:p>
    <w:p w:rsidR="00CA7A41" w:rsidRDefault="00CA7A41">
      <w:pPr>
        <w:pStyle w:val="Index1"/>
        <w:tabs>
          <w:tab w:val="right" w:leader="dot" w:pos="9350"/>
        </w:tabs>
        <w:rPr>
          <w:noProof/>
        </w:rPr>
      </w:pPr>
      <w:r>
        <w:rPr>
          <w:noProof/>
        </w:rPr>
        <w:t>Sql.delete &lt;DB_pointer_nvar&gt;, &lt;table_name_sexp&gt;{,&lt;where_sexp&gt;{,&lt;count_nvar&gt;} }, 154</w:t>
      </w:r>
    </w:p>
    <w:p w:rsidR="00CA7A41" w:rsidRDefault="00CA7A41">
      <w:pPr>
        <w:pStyle w:val="Index1"/>
        <w:tabs>
          <w:tab w:val="right" w:leader="dot" w:pos="9350"/>
        </w:tabs>
        <w:rPr>
          <w:noProof/>
        </w:rPr>
      </w:pPr>
      <w:r>
        <w:rPr>
          <w:noProof/>
        </w:rPr>
        <w:t>Sql.drop_table &lt;DB_pointer_nvar&gt;, &lt;table_name_sexp&gt;, 152</w:t>
      </w:r>
    </w:p>
    <w:p w:rsidR="00CA7A41" w:rsidRDefault="00CA7A41">
      <w:pPr>
        <w:pStyle w:val="Index1"/>
        <w:tabs>
          <w:tab w:val="right" w:leader="dot" w:pos="9350"/>
        </w:tabs>
        <w:rPr>
          <w:noProof/>
        </w:rPr>
      </w:pPr>
      <w:r>
        <w:rPr>
          <w:noProof/>
        </w:rPr>
        <w:t>Sql.exec &lt;DB_pointer_nvar&gt;, &lt;command_sexp&gt;, 154</w:t>
      </w:r>
    </w:p>
    <w:p w:rsidR="00CA7A41" w:rsidRDefault="00CA7A41">
      <w:pPr>
        <w:pStyle w:val="Index1"/>
        <w:tabs>
          <w:tab w:val="right" w:leader="dot" w:pos="9350"/>
        </w:tabs>
        <w:rPr>
          <w:noProof/>
        </w:rPr>
      </w:pPr>
      <w:r>
        <w:rPr>
          <w:noProof/>
        </w:rPr>
        <w:t>Sql.insert &lt;DB_pointer_nvar&gt;, &lt;table_name_sexp&gt;, C1$, V1$, C2$, V2$, ...,CN$, VN$, 152</w:t>
      </w:r>
    </w:p>
    <w:p w:rsidR="00CA7A41" w:rsidRDefault="00CA7A41">
      <w:pPr>
        <w:pStyle w:val="Index1"/>
        <w:tabs>
          <w:tab w:val="right" w:leader="dot" w:pos="9350"/>
        </w:tabs>
        <w:rPr>
          <w:noProof/>
        </w:rPr>
      </w:pPr>
      <w:r>
        <w:rPr>
          <w:noProof/>
        </w:rPr>
        <w:t>Sql.new_table &lt;DB_pointer_nvar&gt;, &lt;table_name_sexp&gt;, C1$, C2$, ...,CN$, 151</w:t>
      </w:r>
    </w:p>
    <w:p w:rsidR="00CA7A41" w:rsidRDefault="00CA7A41">
      <w:pPr>
        <w:pStyle w:val="Index1"/>
        <w:tabs>
          <w:tab w:val="right" w:leader="dot" w:pos="9350"/>
        </w:tabs>
        <w:rPr>
          <w:noProof/>
        </w:rPr>
      </w:pPr>
      <w:r>
        <w:rPr>
          <w:noProof/>
        </w:rPr>
        <w:t>Sql.next doneFlag, cursorVar {{, svar}...{, array$[]{, nColVar}}}, 153</w:t>
      </w:r>
    </w:p>
    <w:p w:rsidR="00CA7A41" w:rsidRDefault="00CA7A41">
      <w:pPr>
        <w:pStyle w:val="Index1"/>
        <w:tabs>
          <w:tab w:val="right" w:leader="dot" w:pos="9350"/>
        </w:tabs>
        <w:rPr>
          <w:noProof/>
        </w:rPr>
      </w:pPr>
      <w:r>
        <w:rPr>
          <w:noProof/>
        </w:rPr>
        <w:t>Sql.open &lt;DB_pointer_nvar&gt;, &lt;DB_name_sexp&gt;, 151</w:t>
      </w:r>
    </w:p>
    <w:p w:rsidR="00CA7A41" w:rsidRDefault="00CA7A41">
      <w:pPr>
        <w:pStyle w:val="Index1"/>
        <w:tabs>
          <w:tab w:val="right" w:leader="dot" w:pos="9350"/>
        </w:tabs>
        <w:rPr>
          <w:noProof/>
        </w:rPr>
      </w:pPr>
      <w:r>
        <w:rPr>
          <w:noProof/>
        </w:rPr>
        <w:t>Sql.query &lt;cursor_nvar&gt;, &lt;DB_pointer_nvar&gt;, &lt;table_name_sexp&gt;, &lt;columns_sexp&gt; {, &lt;where_sexp&gt; {, &lt;order_sexp&gt;} }, 152</w:t>
      </w:r>
    </w:p>
    <w:p w:rsidR="00CA7A41" w:rsidRDefault="00CA7A41">
      <w:pPr>
        <w:pStyle w:val="Index1"/>
        <w:tabs>
          <w:tab w:val="right" w:leader="dot" w:pos="9350"/>
        </w:tabs>
        <w:rPr>
          <w:noProof/>
        </w:rPr>
      </w:pPr>
      <w:r>
        <w:rPr>
          <w:noProof/>
        </w:rPr>
        <w:t>Sql.query.length &lt;length_nvar&gt;, &lt;cursor_nvar&gt;, 153</w:t>
      </w:r>
    </w:p>
    <w:p w:rsidR="00CA7A41" w:rsidRDefault="00CA7A41">
      <w:pPr>
        <w:pStyle w:val="Index1"/>
        <w:tabs>
          <w:tab w:val="right" w:leader="dot" w:pos="9350"/>
        </w:tabs>
        <w:rPr>
          <w:noProof/>
        </w:rPr>
      </w:pPr>
      <w:r>
        <w:rPr>
          <w:noProof/>
        </w:rPr>
        <w:t>Sql.query.position &lt;position_nvar&gt;, &lt;cursor_nvar&gt;, 153</w:t>
      </w:r>
    </w:p>
    <w:p w:rsidR="00CA7A41" w:rsidRDefault="00CA7A41">
      <w:pPr>
        <w:pStyle w:val="Index1"/>
        <w:tabs>
          <w:tab w:val="right" w:leader="dot" w:pos="9350"/>
        </w:tabs>
        <w:rPr>
          <w:noProof/>
        </w:rPr>
      </w:pPr>
      <w:r>
        <w:rPr>
          <w:noProof/>
        </w:rPr>
        <w:t>Sql.raw_query &lt;cursor_nvar&gt;, &lt;DB_pointer_nvar&gt;, &lt;query_sexp&gt;, 154</w:t>
      </w:r>
    </w:p>
    <w:p w:rsidR="00CA7A41" w:rsidRDefault="00CA7A41">
      <w:pPr>
        <w:pStyle w:val="Index1"/>
        <w:tabs>
          <w:tab w:val="right" w:leader="dot" w:pos="9350"/>
        </w:tabs>
        <w:rPr>
          <w:noProof/>
        </w:rPr>
      </w:pPr>
      <w:r>
        <w:rPr>
          <w:noProof/>
        </w:rPr>
        <w:t>Sql.update &lt;DB_ptr_nvar&gt;, &lt;table_name_sexp&gt;, C1$, V1$, C2$, V2$,...,CN$, VN${: &lt;where_sexp&gt;}, 154</w:t>
      </w:r>
    </w:p>
    <w:p w:rsidR="00CA7A41" w:rsidRDefault="00CA7A41">
      <w:pPr>
        <w:pStyle w:val="Index1"/>
        <w:tabs>
          <w:tab w:val="right" w:leader="dot" w:pos="9350"/>
        </w:tabs>
        <w:rPr>
          <w:noProof/>
        </w:rPr>
      </w:pPr>
      <w:r>
        <w:rPr>
          <w:noProof/>
        </w:rPr>
        <w:t>SQR(&lt;nexp&gt;), 59</w:t>
      </w:r>
    </w:p>
    <w:p w:rsidR="00CA7A41" w:rsidRDefault="00CA7A41">
      <w:pPr>
        <w:pStyle w:val="Index1"/>
        <w:tabs>
          <w:tab w:val="right" w:leader="dot" w:pos="9350"/>
        </w:tabs>
        <w:rPr>
          <w:noProof/>
        </w:rPr>
      </w:pPr>
      <w:r>
        <w:rPr>
          <w:noProof/>
        </w:rPr>
        <w:t>Stack.clear &lt;ptr_nexp&gt;, 52</w:t>
      </w:r>
    </w:p>
    <w:p w:rsidR="00CA7A41" w:rsidRDefault="00CA7A41">
      <w:pPr>
        <w:pStyle w:val="Index1"/>
        <w:tabs>
          <w:tab w:val="right" w:leader="dot" w:pos="9350"/>
        </w:tabs>
        <w:rPr>
          <w:noProof/>
        </w:rPr>
      </w:pPr>
      <w:r>
        <w:rPr>
          <w:noProof/>
        </w:rPr>
        <w:t>Stack.create N|S, &lt;ptr_nvar&gt;, 51</w:t>
      </w:r>
    </w:p>
    <w:p w:rsidR="00CA7A41" w:rsidRDefault="00CA7A41">
      <w:pPr>
        <w:pStyle w:val="Index1"/>
        <w:tabs>
          <w:tab w:val="right" w:leader="dot" w:pos="9350"/>
        </w:tabs>
        <w:rPr>
          <w:noProof/>
        </w:rPr>
      </w:pPr>
      <w:r>
        <w:rPr>
          <w:noProof/>
        </w:rPr>
        <w:t>Stack.isEmpty &lt;ptr_nexp&gt;, &lt;nvar&gt;, 52</w:t>
      </w:r>
    </w:p>
    <w:p w:rsidR="00CA7A41" w:rsidRDefault="00CA7A41">
      <w:pPr>
        <w:pStyle w:val="Index1"/>
        <w:tabs>
          <w:tab w:val="right" w:leader="dot" w:pos="9350"/>
        </w:tabs>
        <w:rPr>
          <w:noProof/>
        </w:rPr>
      </w:pPr>
      <w:r>
        <w:rPr>
          <w:noProof/>
        </w:rPr>
        <w:t>Stack.peek &lt;ptr_nexp&gt;, &lt;nvar&gt;|&lt;svar&gt;, 52</w:t>
      </w:r>
    </w:p>
    <w:p w:rsidR="00CA7A41" w:rsidRDefault="00CA7A41">
      <w:pPr>
        <w:pStyle w:val="Index1"/>
        <w:tabs>
          <w:tab w:val="right" w:leader="dot" w:pos="9350"/>
        </w:tabs>
        <w:rPr>
          <w:noProof/>
        </w:rPr>
      </w:pPr>
      <w:r>
        <w:rPr>
          <w:noProof/>
        </w:rPr>
        <w:t>Stack.pop &lt;ptr_nexp&gt;, &lt;nvar&gt;|&lt;svar&gt;, 51</w:t>
      </w:r>
    </w:p>
    <w:p w:rsidR="00CA7A41" w:rsidRDefault="00CA7A41">
      <w:pPr>
        <w:pStyle w:val="Index1"/>
        <w:tabs>
          <w:tab w:val="right" w:leader="dot" w:pos="9350"/>
        </w:tabs>
        <w:rPr>
          <w:noProof/>
        </w:rPr>
      </w:pPr>
      <w:r>
        <w:rPr>
          <w:noProof/>
        </w:rPr>
        <w:t>Stack.push &lt;ptr_nexp&gt;, &lt;nexp&gt;|&lt;sexp&gt;, 51</w:t>
      </w:r>
    </w:p>
    <w:p w:rsidR="00CA7A41" w:rsidRDefault="00CA7A41">
      <w:pPr>
        <w:pStyle w:val="Index1"/>
        <w:tabs>
          <w:tab w:val="right" w:leader="dot" w:pos="9350"/>
        </w:tabs>
        <w:rPr>
          <w:noProof/>
        </w:rPr>
      </w:pPr>
      <w:r>
        <w:rPr>
          <w:noProof/>
        </w:rPr>
        <w:t>Stack.type &lt;ptr_nexp&gt;, &lt;svar&gt;, 52</w:t>
      </w:r>
    </w:p>
    <w:p w:rsidR="00CA7A41" w:rsidRDefault="00CA7A41">
      <w:pPr>
        <w:pStyle w:val="Index1"/>
        <w:tabs>
          <w:tab w:val="right" w:leader="dot" w:pos="9350"/>
        </w:tabs>
        <w:rPr>
          <w:noProof/>
        </w:rPr>
      </w:pPr>
      <w:r>
        <w:rPr>
          <w:noProof/>
        </w:rPr>
        <w:t>STARTS_WITH(&lt;sub_sexp&gt;, &lt;base_sexp&gt;{, &lt;start_nexp&gt;}, 63</w:t>
      </w:r>
    </w:p>
    <w:p w:rsidR="00CA7A41" w:rsidRDefault="00CA7A41">
      <w:pPr>
        <w:pStyle w:val="Index1"/>
        <w:tabs>
          <w:tab w:val="right" w:leader="dot" w:pos="9350"/>
        </w:tabs>
        <w:rPr>
          <w:noProof/>
        </w:rPr>
      </w:pPr>
      <w:r w:rsidRPr="002979E5">
        <w:rPr>
          <w:rFonts w:eastAsia="Times New Roman"/>
          <w:noProof/>
        </w:rPr>
        <w:t>STR$(</w:t>
      </w:r>
      <w:r>
        <w:rPr>
          <w:noProof/>
        </w:rPr>
        <w:t>&lt;nexp&gt;</w:t>
      </w:r>
      <w:r w:rsidRPr="002979E5">
        <w:rPr>
          <w:rFonts w:eastAsia="Times New Roman"/>
          <w:noProof/>
        </w:rPr>
        <w:t>)</w:t>
      </w:r>
      <w:r>
        <w:rPr>
          <w:noProof/>
        </w:rPr>
        <w:t>, 70</w:t>
      </w:r>
    </w:p>
    <w:p w:rsidR="00CA7A41" w:rsidRDefault="00CA7A41">
      <w:pPr>
        <w:pStyle w:val="Index1"/>
        <w:tabs>
          <w:tab w:val="right" w:leader="dot" w:pos="9350"/>
        </w:tabs>
        <w:rPr>
          <w:noProof/>
        </w:rPr>
      </w:pPr>
      <w:r>
        <w:rPr>
          <w:noProof/>
        </w:rPr>
        <w:t>STT.listen, 140</w:t>
      </w:r>
    </w:p>
    <w:p w:rsidR="00CA7A41" w:rsidRDefault="00CA7A41">
      <w:pPr>
        <w:pStyle w:val="Index1"/>
        <w:tabs>
          <w:tab w:val="right" w:leader="dot" w:pos="9350"/>
        </w:tabs>
        <w:rPr>
          <w:noProof/>
        </w:rPr>
      </w:pPr>
      <w:r>
        <w:rPr>
          <w:noProof/>
        </w:rPr>
        <w:t>STT.results &lt;string_list_ptr_nexp&gt;, 140</w:t>
      </w:r>
    </w:p>
    <w:p w:rsidR="00CA7A41" w:rsidRDefault="00CA7A41">
      <w:pPr>
        <w:pStyle w:val="Index1"/>
        <w:tabs>
          <w:tab w:val="right" w:leader="dot" w:pos="9350"/>
        </w:tabs>
        <w:rPr>
          <w:noProof/>
        </w:rPr>
      </w:pPr>
      <w:r>
        <w:rPr>
          <w:noProof/>
        </w:rPr>
        <w:t>Su.close, 200</w:t>
      </w:r>
    </w:p>
    <w:p w:rsidR="00CA7A41" w:rsidRDefault="00CA7A41">
      <w:pPr>
        <w:pStyle w:val="Index1"/>
        <w:tabs>
          <w:tab w:val="right" w:leader="dot" w:pos="9350"/>
        </w:tabs>
        <w:rPr>
          <w:noProof/>
        </w:rPr>
      </w:pPr>
      <w:r>
        <w:rPr>
          <w:noProof/>
        </w:rPr>
        <w:t>Su.open, 199</w:t>
      </w:r>
    </w:p>
    <w:p w:rsidR="00CA7A41" w:rsidRDefault="00CA7A41">
      <w:pPr>
        <w:pStyle w:val="Index1"/>
        <w:tabs>
          <w:tab w:val="right" w:leader="dot" w:pos="9350"/>
        </w:tabs>
        <w:rPr>
          <w:noProof/>
        </w:rPr>
      </w:pPr>
      <w:r>
        <w:rPr>
          <w:noProof/>
        </w:rPr>
        <w:t>Su.read.line &lt;svar&gt;, 199</w:t>
      </w:r>
    </w:p>
    <w:p w:rsidR="00CA7A41" w:rsidRDefault="00CA7A41">
      <w:pPr>
        <w:pStyle w:val="Index1"/>
        <w:tabs>
          <w:tab w:val="right" w:leader="dot" w:pos="9350"/>
        </w:tabs>
        <w:rPr>
          <w:noProof/>
        </w:rPr>
      </w:pPr>
      <w:r>
        <w:rPr>
          <w:noProof/>
        </w:rPr>
        <w:t>Su.read.ready &lt;nvar&gt;, 199</w:t>
      </w:r>
    </w:p>
    <w:p w:rsidR="00CA7A41" w:rsidRDefault="00CA7A41">
      <w:pPr>
        <w:pStyle w:val="Index1"/>
        <w:tabs>
          <w:tab w:val="right" w:leader="dot" w:pos="9350"/>
        </w:tabs>
        <w:rPr>
          <w:noProof/>
        </w:rPr>
      </w:pPr>
      <w:r>
        <w:rPr>
          <w:noProof/>
        </w:rPr>
        <w:t>Su.write &lt;sexp&gt;, 199</w:t>
      </w:r>
    </w:p>
    <w:p w:rsidR="00CA7A41" w:rsidRDefault="00CA7A41">
      <w:pPr>
        <w:pStyle w:val="Index1"/>
        <w:tabs>
          <w:tab w:val="right" w:leader="dot" w:pos="9350"/>
        </w:tabs>
        <w:rPr>
          <w:noProof/>
        </w:rPr>
      </w:pPr>
      <w:r>
        <w:rPr>
          <w:noProof/>
        </w:rPr>
        <w:t>Sw.begin &lt;exp&gt;, 88</w:t>
      </w:r>
    </w:p>
    <w:p w:rsidR="00CA7A41" w:rsidRDefault="00CA7A41">
      <w:pPr>
        <w:pStyle w:val="Index1"/>
        <w:tabs>
          <w:tab w:val="right" w:leader="dot" w:pos="9350"/>
        </w:tabs>
        <w:rPr>
          <w:noProof/>
        </w:rPr>
      </w:pPr>
      <w:r>
        <w:rPr>
          <w:noProof/>
        </w:rPr>
        <w:t>Sw.break, 89</w:t>
      </w:r>
    </w:p>
    <w:p w:rsidR="00CA7A41" w:rsidRDefault="00CA7A41">
      <w:pPr>
        <w:pStyle w:val="Index1"/>
        <w:tabs>
          <w:tab w:val="right" w:leader="dot" w:pos="9350"/>
        </w:tabs>
        <w:rPr>
          <w:noProof/>
        </w:rPr>
      </w:pPr>
      <w:r>
        <w:rPr>
          <w:noProof/>
        </w:rPr>
        <w:t>Sw.case &lt;exp &gt;, ..., 89</w:t>
      </w:r>
    </w:p>
    <w:p w:rsidR="00CA7A41" w:rsidRDefault="00CA7A41">
      <w:pPr>
        <w:pStyle w:val="Index1"/>
        <w:tabs>
          <w:tab w:val="right" w:leader="dot" w:pos="9350"/>
        </w:tabs>
        <w:rPr>
          <w:noProof/>
        </w:rPr>
      </w:pPr>
      <w:r>
        <w:rPr>
          <w:noProof/>
        </w:rPr>
        <w:t>Sw.case &lt;op&gt;&lt;exp &gt;, 89</w:t>
      </w:r>
    </w:p>
    <w:p w:rsidR="00CA7A41" w:rsidRDefault="00CA7A41">
      <w:pPr>
        <w:pStyle w:val="Index1"/>
        <w:tabs>
          <w:tab w:val="right" w:leader="dot" w:pos="9350"/>
        </w:tabs>
        <w:rPr>
          <w:noProof/>
        </w:rPr>
      </w:pPr>
      <w:r>
        <w:rPr>
          <w:noProof/>
        </w:rPr>
        <w:t>Sw.default, 89</w:t>
      </w:r>
    </w:p>
    <w:p w:rsidR="00CA7A41" w:rsidRDefault="00CA7A41">
      <w:pPr>
        <w:pStyle w:val="Index1"/>
        <w:tabs>
          <w:tab w:val="right" w:leader="dot" w:pos="9350"/>
        </w:tabs>
        <w:rPr>
          <w:noProof/>
        </w:rPr>
      </w:pPr>
      <w:r>
        <w:rPr>
          <w:noProof/>
        </w:rPr>
        <w:t>Sw.end, 89</w:t>
      </w:r>
    </w:p>
    <w:p w:rsidR="00CA7A41" w:rsidRDefault="00CA7A41">
      <w:pPr>
        <w:pStyle w:val="Index1"/>
        <w:tabs>
          <w:tab w:val="right" w:leader="dot" w:pos="9350"/>
        </w:tabs>
        <w:rPr>
          <w:noProof/>
        </w:rPr>
      </w:pPr>
      <w:r>
        <w:rPr>
          <w:noProof/>
        </w:rPr>
        <w:lastRenderedPageBreak/>
        <w:t>Swap &lt;nvar_a&gt;|&lt;svar_a&gt;, &lt;nvar_b&gt;|&lt;svar_b&gt;, 149</w:t>
      </w:r>
    </w:p>
    <w:p w:rsidR="00CA7A41" w:rsidRDefault="00CA7A41">
      <w:pPr>
        <w:pStyle w:val="Index1"/>
        <w:tabs>
          <w:tab w:val="right" w:leader="dot" w:pos="9350"/>
        </w:tabs>
        <w:rPr>
          <w:noProof/>
        </w:rPr>
      </w:pPr>
      <w:r>
        <w:rPr>
          <w:noProof/>
        </w:rPr>
        <w:t>System.close, 199</w:t>
      </w:r>
    </w:p>
    <w:p w:rsidR="00CA7A41" w:rsidRDefault="00CA7A41">
      <w:pPr>
        <w:pStyle w:val="Index1"/>
        <w:tabs>
          <w:tab w:val="right" w:leader="dot" w:pos="9350"/>
        </w:tabs>
        <w:rPr>
          <w:noProof/>
        </w:rPr>
      </w:pPr>
      <w:r>
        <w:rPr>
          <w:noProof/>
        </w:rPr>
        <w:t>System.open, 199</w:t>
      </w:r>
    </w:p>
    <w:p w:rsidR="00CA7A41" w:rsidRDefault="00CA7A41">
      <w:pPr>
        <w:pStyle w:val="Index1"/>
        <w:tabs>
          <w:tab w:val="right" w:leader="dot" w:pos="9350"/>
        </w:tabs>
        <w:rPr>
          <w:noProof/>
        </w:rPr>
      </w:pPr>
      <w:r>
        <w:rPr>
          <w:noProof/>
        </w:rPr>
        <w:t>System.read.line &lt;svar&gt;, 199</w:t>
      </w:r>
    </w:p>
    <w:p w:rsidR="00CA7A41" w:rsidRDefault="00CA7A41">
      <w:pPr>
        <w:pStyle w:val="Index1"/>
        <w:tabs>
          <w:tab w:val="right" w:leader="dot" w:pos="9350"/>
        </w:tabs>
        <w:rPr>
          <w:noProof/>
        </w:rPr>
      </w:pPr>
      <w:r>
        <w:rPr>
          <w:noProof/>
        </w:rPr>
        <w:t>System.read.ready &lt;nvar&gt;, 199</w:t>
      </w:r>
    </w:p>
    <w:p w:rsidR="00CA7A41" w:rsidRDefault="00CA7A41">
      <w:pPr>
        <w:pStyle w:val="Index1"/>
        <w:tabs>
          <w:tab w:val="right" w:leader="dot" w:pos="9350"/>
        </w:tabs>
        <w:rPr>
          <w:noProof/>
        </w:rPr>
      </w:pPr>
      <w:r>
        <w:rPr>
          <w:noProof/>
        </w:rPr>
        <w:t>System.write &lt;sexp&gt;, 199</w:t>
      </w:r>
    </w:p>
    <w:p w:rsidR="00CA7A41" w:rsidRDefault="00CA7A41">
      <w:pPr>
        <w:pStyle w:val="Index1"/>
        <w:tabs>
          <w:tab w:val="right" w:leader="dot" w:pos="9350"/>
        </w:tabs>
        <w:rPr>
          <w:noProof/>
        </w:rPr>
      </w:pPr>
      <w:r>
        <w:rPr>
          <w:noProof/>
        </w:rPr>
        <w:t>TAN(&lt;nexp&gt;), 60</w:t>
      </w:r>
    </w:p>
    <w:p w:rsidR="00CA7A41" w:rsidRDefault="00CA7A41">
      <w:pPr>
        <w:pStyle w:val="Index1"/>
        <w:tabs>
          <w:tab w:val="right" w:leader="dot" w:pos="9350"/>
        </w:tabs>
        <w:rPr>
          <w:noProof/>
        </w:rPr>
      </w:pPr>
      <w:r>
        <w:rPr>
          <w:noProof/>
        </w:rPr>
        <w:t>Text.close &lt;file_table_nexp&gt;, 110</w:t>
      </w:r>
    </w:p>
    <w:p w:rsidR="00CA7A41" w:rsidRDefault="00CA7A41">
      <w:pPr>
        <w:pStyle w:val="Index1"/>
        <w:tabs>
          <w:tab w:val="right" w:leader="dot" w:pos="9350"/>
        </w:tabs>
        <w:rPr>
          <w:noProof/>
        </w:rPr>
      </w:pPr>
      <w:r>
        <w:rPr>
          <w:noProof/>
        </w:rPr>
        <w:t>Text.eof &lt;file_table_nexp&gt;, &lt;lvar&gt;, 111</w:t>
      </w:r>
    </w:p>
    <w:p w:rsidR="00CA7A41" w:rsidRDefault="00CA7A41">
      <w:pPr>
        <w:pStyle w:val="Index1"/>
        <w:tabs>
          <w:tab w:val="right" w:leader="dot" w:pos="9350"/>
        </w:tabs>
        <w:rPr>
          <w:noProof/>
        </w:rPr>
      </w:pPr>
      <w:r w:rsidRPr="002979E5">
        <w:rPr>
          <w:rFonts w:eastAsia="Times New Roman"/>
          <w:noProof/>
        </w:rPr>
        <w:t>Text.input &lt;svar&gt;{, { &lt;text_sexp&gt;} , &lt;title_sexp&gt; }</w:t>
      </w:r>
      <w:r>
        <w:rPr>
          <w:noProof/>
        </w:rPr>
        <w:t>, 102</w:t>
      </w:r>
    </w:p>
    <w:p w:rsidR="00CA7A41" w:rsidRDefault="00CA7A41">
      <w:pPr>
        <w:pStyle w:val="Index1"/>
        <w:tabs>
          <w:tab w:val="right" w:leader="dot" w:pos="9350"/>
        </w:tabs>
        <w:rPr>
          <w:noProof/>
        </w:rPr>
      </w:pPr>
      <w:r>
        <w:rPr>
          <w:noProof/>
        </w:rPr>
        <w:t>Text.open {r|w|a}, &lt;file_table_nvar&gt;, &lt;path_sexp&gt;, 109</w:t>
      </w:r>
    </w:p>
    <w:p w:rsidR="00CA7A41" w:rsidRDefault="00CA7A41">
      <w:pPr>
        <w:pStyle w:val="Index1"/>
        <w:tabs>
          <w:tab w:val="right" w:leader="dot" w:pos="9350"/>
        </w:tabs>
        <w:rPr>
          <w:noProof/>
        </w:rPr>
      </w:pPr>
      <w:r>
        <w:rPr>
          <w:noProof/>
        </w:rPr>
        <w:t>Text.position.get &lt;file_table_nexp&gt;, &lt;position_nvar&gt;, 111</w:t>
      </w:r>
    </w:p>
    <w:p w:rsidR="00CA7A41" w:rsidRDefault="00CA7A41">
      <w:pPr>
        <w:pStyle w:val="Index1"/>
        <w:tabs>
          <w:tab w:val="right" w:leader="dot" w:pos="9350"/>
        </w:tabs>
        <w:rPr>
          <w:noProof/>
        </w:rPr>
      </w:pPr>
      <w:r>
        <w:rPr>
          <w:noProof/>
        </w:rPr>
        <w:t>Text.position.mark {{&lt;file_table_nexp&gt;}{, &lt;marklimit_nexp&gt;}}, 112</w:t>
      </w:r>
    </w:p>
    <w:p w:rsidR="00CA7A41" w:rsidRDefault="00CA7A41">
      <w:pPr>
        <w:pStyle w:val="Index1"/>
        <w:tabs>
          <w:tab w:val="right" w:leader="dot" w:pos="9350"/>
        </w:tabs>
        <w:rPr>
          <w:noProof/>
        </w:rPr>
      </w:pPr>
      <w:r>
        <w:rPr>
          <w:noProof/>
        </w:rPr>
        <w:t>Text.position.set &lt;file_table_nexp&gt;, &lt;position_nexp&gt;, 111</w:t>
      </w:r>
    </w:p>
    <w:p w:rsidR="00CA7A41" w:rsidRDefault="00CA7A41">
      <w:pPr>
        <w:pStyle w:val="Index1"/>
        <w:tabs>
          <w:tab w:val="right" w:leader="dot" w:pos="9350"/>
        </w:tabs>
        <w:rPr>
          <w:noProof/>
        </w:rPr>
      </w:pPr>
      <w:r>
        <w:rPr>
          <w:noProof/>
        </w:rPr>
        <w:t>Text.readln &lt;file_table_nexp&gt; {,&lt;svar&gt;}..., 110</w:t>
      </w:r>
    </w:p>
    <w:p w:rsidR="00CA7A41" w:rsidRDefault="00CA7A41">
      <w:pPr>
        <w:pStyle w:val="Index1"/>
        <w:tabs>
          <w:tab w:val="right" w:leader="dot" w:pos="9350"/>
        </w:tabs>
        <w:rPr>
          <w:noProof/>
        </w:rPr>
      </w:pPr>
      <w:r>
        <w:rPr>
          <w:noProof/>
        </w:rPr>
        <w:t>Text.writeln &lt;file_table_nexp&gt;, {&lt;exp&gt; {,|;}} ..., 111</w:t>
      </w:r>
    </w:p>
    <w:p w:rsidR="00CA7A41" w:rsidRDefault="00CA7A41">
      <w:pPr>
        <w:pStyle w:val="Index1"/>
        <w:tabs>
          <w:tab w:val="right" w:leader="dot" w:pos="9350"/>
        </w:tabs>
        <w:rPr>
          <w:noProof/>
        </w:rPr>
      </w:pPr>
      <w:r>
        <w:rPr>
          <w:noProof/>
        </w:rPr>
        <w:t>TGet &lt;result_svar&gt;, &lt;prompt_sexp&gt; {, &lt;title_sexp&gt;}, 103</w:t>
      </w:r>
    </w:p>
    <w:p w:rsidR="00CA7A41" w:rsidRDefault="00CA7A41">
      <w:pPr>
        <w:pStyle w:val="Index1"/>
        <w:tabs>
          <w:tab w:val="right" w:leader="dot" w:pos="9350"/>
        </w:tabs>
        <w:rPr>
          <w:noProof/>
        </w:rPr>
      </w:pPr>
      <w:r>
        <w:rPr>
          <w:noProof/>
        </w:rPr>
        <w:t>Time {&lt;time_nexp&gt;,} Year$, Month$, Day$, Hour$, Minute$, Second$, WeekDay, isDST, 133</w:t>
      </w:r>
    </w:p>
    <w:p w:rsidR="00CA7A41" w:rsidRDefault="00CA7A41">
      <w:pPr>
        <w:pStyle w:val="Index1"/>
        <w:tabs>
          <w:tab w:val="right" w:leader="dot" w:pos="9350"/>
        </w:tabs>
        <w:rPr>
          <w:noProof/>
        </w:rPr>
      </w:pPr>
      <w:r>
        <w:rPr>
          <w:noProof/>
        </w:rPr>
        <w:t>TIME(), 64</w:t>
      </w:r>
    </w:p>
    <w:p w:rsidR="00CA7A41" w:rsidRDefault="00CA7A41">
      <w:pPr>
        <w:pStyle w:val="Index1"/>
        <w:tabs>
          <w:tab w:val="right" w:leader="dot" w:pos="9350"/>
        </w:tabs>
        <w:rPr>
          <w:noProof/>
        </w:rPr>
      </w:pPr>
      <w:r>
        <w:rPr>
          <w:noProof/>
        </w:rPr>
        <w:t>TIME(&lt;year_exp&gt;, &lt;month_exp&gt;, &lt;day_exp&gt;, &lt;hour_exp&gt;, &lt;minute_exp&gt;, &lt;second_exp&gt;), 64</w:t>
      </w:r>
    </w:p>
    <w:p w:rsidR="00CA7A41" w:rsidRDefault="00CA7A41">
      <w:pPr>
        <w:pStyle w:val="Index1"/>
        <w:tabs>
          <w:tab w:val="right" w:leader="dot" w:pos="9350"/>
        </w:tabs>
        <w:rPr>
          <w:noProof/>
        </w:rPr>
      </w:pPr>
      <w:r>
        <w:rPr>
          <w:noProof/>
        </w:rPr>
        <w:t>Timer.clear, 135</w:t>
      </w:r>
    </w:p>
    <w:p w:rsidR="00CA7A41" w:rsidRDefault="00CA7A41">
      <w:pPr>
        <w:pStyle w:val="Index1"/>
        <w:tabs>
          <w:tab w:val="right" w:leader="dot" w:pos="9350"/>
        </w:tabs>
        <w:rPr>
          <w:noProof/>
        </w:rPr>
      </w:pPr>
      <w:r>
        <w:rPr>
          <w:noProof/>
        </w:rPr>
        <w:t>Timer.resume, 135</w:t>
      </w:r>
    </w:p>
    <w:p w:rsidR="00CA7A41" w:rsidRDefault="00CA7A41">
      <w:pPr>
        <w:pStyle w:val="Index1"/>
        <w:tabs>
          <w:tab w:val="right" w:leader="dot" w:pos="9350"/>
        </w:tabs>
        <w:rPr>
          <w:noProof/>
        </w:rPr>
      </w:pPr>
      <w:r>
        <w:rPr>
          <w:noProof/>
        </w:rPr>
        <w:t>Timer.set &lt;interval_nexp&gt;, 135</w:t>
      </w:r>
    </w:p>
    <w:p w:rsidR="00CA7A41" w:rsidRDefault="00CA7A41">
      <w:pPr>
        <w:pStyle w:val="Index1"/>
        <w:tabs>
          <w:tab w:val="right" w:leader="dot" w:pos="9350"/>
        </w:tabs>
        <w:rPr>
          <w:noProof/>
        </w:rPr>
      </w:pPr>
      <w:r>
        <w:rPr>
          <w:noProof/>
        </w:rPr>
        <w:t>TimeZone.get &lt;tz_svar&gt;, 134</w:t>
      </w:r>
    </w:p>
    <w:p w:rsidR="00CA7A41" w:rsidRDefault="00CA7A41">
      <w:pPr>
        <w:pStyle w:val="Index1"/>
        <w:tabs>
          <w:tab w:val="right" w:leader="dot" w:pos="9350"/>
        </w:tabs>
        <w:rPr>
          <w:noProof/>
        </w:rPr>
      </w:pPr>
      <w:r>
        <w:rPr>
          <w:noProof/>
        </w:rPr>
        <w:t>TimeZone.list &lt;tz_list_pointer_nexp&gt;, 134</w:t>
      </w:r>
    </w:p>
    <w:p w:rsidR="00CA7A41" w:rsidRDefault="00CA7A41">
      <w:pPr>
        <w:pStyle w:val="Index1"/>
        <w:tabs>
          <w:tab w:val="right" w:leader="dot" w:pos="9350"/>
        </w:tabs>
        <w:rPr>
          <w:noProof/>
        </w:rPr>
      </w:pPr>
      <w:r>
        <w:rPr>
          <w:noProof/>
        </w:rPr>
        <w:t>TimeZone.set { &lt;tz_sexp&gt; }, 134</w:t>
      </w:r>
    </w:p>
    <w:p w:rsidR="00CA7A41" w:rsidRDefault="00CA7A41">
      <w:pPr>
        <w:pStyle w:val="Index1"/>
        <w:tabs>
          <w:tab w:val="right" w:leader="dot" w:pos="9350"/>
        </w:tabs>
        <w:rPr>
          <w:noProof/>
        </w:rPr>
      </w:pPr>
      <w:r>
        <w:rPr>
          <w:noProof/>
        </w:rPr>
        <w:t>TODEGREES(&lt;nexp&gt;), 61</w:t>
      </w:r>
    </w:p>
    <w:p w:rsidR="00CA7A41" w:rsidRDefault="00CA7A41">
      <w:pPr>
        <w:pStyle w:val="Index1"/>
        <w:tabs>
          <w:tab w:val="right" w:leader="dot" w:pos="9350"/>
        </w:tabs>
        <w:rPr>
          <w:noProof/>
        </w:rPr>
      </w:pPr>
      <w:r>
        <w:rPr>
          <w:noProof/>
        </w:rPr>
        <w:t>Tone &lt;frequency_nexp&gt;, &lt;duration_nexp&gt;{, &lt;duration_chk_lexp}, 149</w:t>
      </w:r>
    </w:p>
    <w:p w:rsidR="00CA7A41" w:rsidRDefault="00CA7A41">
      <w:pPr>
        <w:pStyle w:val="Index1"/>
        <w:tabs>
          <w:tab w:val="right" w:leader="dot" w:pos="9350"/>
        </w:tabs>
        <w:rPr>
          <w:noProof/>
        </w:rPr>
      </w:pPr>
      <w:r>
        <w:rPr>
          <w:noProof/>
        </w:rPr>
        <w:t>TORADIANS(&lt;nexp&gt;), 61</w:t>
      </w:r>
    </w:p>
    <w:p w:rsidR="00CA7A41" w:rsidRDefault="00CA7A41">
      <w:pPr>
        <w:pStyle w:val="Index1"/>
        <w:tabs>
          <w:tab w:val="right" w:leader="dot" w:pos="9350"/>
        </w:tabs>
        <w:rPr>
          <w:noProof/>
        </w:rPr>
      </w:pPr>
      <w:r>
        <w:rPr>
          <w:noProof/>
        </w:rPr>
        <w:t>TRIM$(&lt;sexp&gt;{, &lt;test_sexp&gt;}), 66</w:t>
      </w:r>
    </w:p>
    <w:p w:rsidR="00CA7A41" w:rsidRDefault="00CA7A41">
      <w:pPr>
        <w:pStyle w:val="Index1"/>
        <w:tabs>
          <w:tab w:val="right" w:leader="dot" w:pos="9350"/>
        </w:tabs>
        <w:rPr>
          <w:noProof/>
        </w:rPr>
      </w:pPr>
      <w:r>
        <w:rPr>
          <w:noProof/>
        </w:rPr>
        <w:t>TTS.init, 139</w:t>
      </w:r>
    </w:p>
    <w:p w:rsidR="00CA7A41" w:rsidRDefault="00CA7A41">
      <w:pPr>
        <w:pStyle w:val="Index1"/>
        <w:tabs>
          <w:tab w:val="right" w:leader="dot" w:pos="9350"/>
        </w:tabs>
        <w:rPr>
          <w:noProof/>
        </w:rPr>
      </w:pPr>
      <w:r>
        <w:rPr>
          <w:noProof/>
        </w:rPr>
        <w:t>TTS.speak &lt;sexp&gt; {, &lt;wait_lexp&gt;}, 139</w:t>
      </w:r>
    </w:p>
    <w:p w:rsidR="00CA7A41" w:rsidRDefault="00CA7A41">
      <w:pPr>
        <w:pStyle w:val="Index1"/>
        <w:tabs>
          <w:tab w:val="right" w:leader="dot" w:pos="9350"/>
        </w:tabs>
        <w:rPr>
          <w:noProof/>
        </w:rPr>
      </w:pPr>
      <w:r>
        <w:rPr>
          <w:noProof/>
        </w:rPr>
        <w:t>TTS.speak.toFile &lt;sexp&gt; {, &lt;path_sexp&gt;}, 139</w:t>
      </w:r>
    </w:p>
    <w:p w:rsidR="00CA7A41" w:rsidRDefault="00CA7A41">
      <w:pPr>
        <w:pStyle w:val="Index1"/>
        <w:tabs>
          <w:tab w:val="right" w:leader="dot" w:pos="9350"/>
        </w:tabs>
        <w:rPr>
          <w:noProof/>
        </w:rPr>
      </w:pPr>
      <w:r>
        <w:rPr>
          <w:noProof/>
        </w:rPr>
        <w:t>TTS.stop, 139</w:t>
      </w:r>
    </w:p>
    <w:p w:rsidR="00CA7A41" w:rsidRDefault="00CA7A41">
      <w:pPr>
        <w:pStyle w:val="Index1"/>
        <w:tabs>
          <w:tab w:val="right" w:leader="dot" w:pos="9350"/>
        </w:tabs>
        <w:rPr>
          <w:noProof/>
        </w:rPr>
      </w:pPr>
      <w:r>
        <w:rPr>
          <w:noProof/>
        </w:rPr>
        <w:t>UCODE(&lt;sexp&gt;{, &lt;index_nexp&gt;}), 62</w:t>
      </w:r>
    </w:p>
    <w:p w:rsidR="00CA7A41" w:rsidRDefault="00CA7A41">
      <w:pPr>
        <w:pStyle w:val="Index1"/>
        <w:tabs>
          <w:tab w:val="right" w:leader="dot" w:pos="9350"/>
        </w:tabs>
        <w:rPr>
          <w:noProof/>
        </w:rPr>
      </w:pPr>
      <w:r>
        <w:rPr>
          <w:noProof/>
        </w:rPr>
        <w:t>UnDim Array[], Array$[], ..., 41</w:t>
      </w:r>
    </w:p>
    <w:p w:rsidR="00CA7A41" w:rsidRDefault="00CA7A41">
      <w:pPr>
        <w:pStyle w:val="Index1"/>
        <w:tabs>
          <w:tab w:val="right" w:leader="dot" w:pos="9350"/>
        </w:tabs>
        <w:rPr>
          <w:noProof/>
        </w:rPr>
      </w:pPr>
      <w:r w:rsidRPr="002979E5">
        <w:rPr>
          <w:rFonts w:eastAsia="Times New Roman"/>
          <w:noProof/>
        </w:rPr>
        <w:t>UPPER$(</w:t>
      </w:r>
      <w:r>
        <w:rPr>
          <w:noProof/>
        </w:rPr>
        <w:t>&lt;sexp&gt;</w:t>
      </w:r>
      <w:r w:rsidRPr="002979E5">
        <w:rPr>
          <w:rFonts w:eastAsia="Times New Roman"/>
          <w:noProof/>
        </w:rPr>
        <w:t>)</w:t>
      </w:r>
      <w:r>
        <w:rPr>
          <w:noProof/>
        </w:rPr>
        <w:t>, 70</w:t>
      </w:r>
    </w:p>
    <w:p w:rsidR="00CA7A41" w:rsidRDefault="00CA7A41">
      <w:pPr>
        <w:pStyle w:val="Index1"/>
        <w:tabs>
          <w:tab w:val="right" w:leader="dot" w:pos="9350"/>
        </w:tabs>
        <w:rPr>
          <w:noProof/>
        </w:rPr>
      </w:pPr>
      <w:r>
        <w:rPr>
          <w:noProof/>
        </w:rPr>
        <w:t>USING$({&lt;locale_sexp&gt;} , &lt;format_sexp&gt; { , &lt;exp&gt;}...), 71</w:t>
      </w:r>
    </w:p>
    <w:p w:rsidR="00CA7A41" w:rsidRDefault="00CA7A41">
      <w:pPr>
        <w:pStyle w:val="Index1"/>
        <w:tabs>
          <w:tab w:val="right" w:leader="dot" w:pos="9350"/>
        </w:tabs>
        <w:rPr>
          <w:noProof/>
        </w:rPr>
      </w:pPr>
      <w:r>
        <w:rPr>
          <w:noProof/>
        </w:rPr>
        <w:t>VAL(&lt;sexp&gt;), 61</w:t>
      </w:r>
    </w:p>
    <w:p w:rsidR="00CA7A41" w:rsidRDefault="00CA7A41">
      <w:pPr>
        <w:pStyle w:val="Index1"/>
        <w:tabs>
          <w:tab w:val="right" w:leader="dot" w:pos="9350"/>
        </w:tabs>
        <w:rPr>
          <w:noProof/>
        </w:rPr>
      </w:pPr>
      <w:r w:rsidRPr="002979E5">
        <w:rPr>
          <w:rFonts w:eastAsia="Times New Roman"/>
          <w:noProof/>
        </w:rPr>
        <w:t>VERSION$()</w:t>
      </w:r>
      <w:r>
        <w:rPr>
          <w:noProof/>
        </w:rPr>
        <w:t>, 70</w:t>
      </w:r>
    </w:p>
    <w:p w:rsidR="00CA7A41" w:rsidRDefault="00CA7A41">
      <w:pPr>
        <w:pStyle w:val="Index1"/>
        <w:tabs>
          <w:tab w:val="right" w:leader="dot" w:pos="9350"/>
        </w:tabs>
        <w:rPr>
          <w:noProof/>
        </w:rPr>
      </w:pPr>
      <w:r>
        <w:rPr>
          <w:noProof/>
        </w:rPr>
        <w:t>Vibrate &lt;pattern_array[{&lt;start&gt;,&lt;length&gt;}]&gt;,&lt;nexp&gt;, 150</w:t>
      </w:r>
    </w:p>
    <w:p w:rsidR="00CA7A41" w:rsidRDefault="00CA7A41">
      <w:pPr>
        <w:pStyle w:val="Index1"/>
        <w:tabs>
          <w:tab w:val="right" w:leader="dot" w:pos="9350"/>
        </w:tabs>
        <w:rPr>
          <w:noProof/>
        </w:rPr>
      </w:pPr>
      <w:r>
        <w:rPr>
          <w:noProof/>
        </w:rPr>
        <w:t>VolKeys.off, 150</w:t>
      </w:r>
    </w:p>
    <w:p w:rsidR="00CA7A41" w:rsidRDefault="00CA7A41">
      <w:pPr>
        <w:pStyle w:val="Index1"/>
        <w:tabs>
          <w:tab w:val="right" w:leader="dot" w:pos="9350"/>
        </w:tabs>
        <w:rPr>
          <w:noProof/>
        </w:rPr>
      </w:pPr>
      <w:r>
        <w:rPr>
          <w:noProof/>
        </w:rPr>
        <w:t>VolKeys.on, 150</w:t>
      </w:r>
    </w:p>
    <w:p w:rsidR="00CA7A41" w:rsidRDefault="00CA7A41">
      <w:pPr>
        <w:pStyle w:val="Index1"/>
        <w:tabs>
          <w:tab w:val="right" w:leader="dot" w:pos="9350"/>
        </w:tabs>
        <w:rPr>
          <w:noProof/>
        </w:rPr>
      </w:pPr>
      <w:r>
        <w:rPr>
          <w:noProof/>
        </w:rPr>
        <w:t>W_R.break, 82</w:t>
      </w:r>
    </w:p>
    <w:p w:rsidR="00CA7A41" w:rsidRDefault="00CA7A41">
      <w:pPr>
        <w:pStyle w:val="Index1"/>
        <w:tabs>
          <w:tab w:val="right" w:leader="dot" w:pos="9350"/>
        </w:tabs>
        <w:rPr>
          <w:noProof/>
        </w:rPr>
      </w:pPr>
      <w:r>
        <w:rPr>
          <w:noProof/>
        </w:rPr>
        <w:t>W_R.continue, 82</w:t>
      </w:r>
    </w:p>
    <w:p w:rsidR="00CA7A41" w:rsidRDefault="00CA7A41">
      <w:pPr>
        <w:pStyle w:val="Index1"/>
        <w:tabs>
          <w:tab w:val="right" w:leader="dot" w:pos="9350"/>
        </w:tabs>
        <w:rPr>
          <w:noProof/>
        </w:rPr>
      </w:pPr>
      <w:r>
        <w:rPr>
          <w:noProof/>
        </w:rPr>
        <w:t>WakeLock &lt;code_nexp&gt;{, &lt;flags_nexp&gt;, 146</w:t>
      </w:r>
    </w:p>
    <w:p w:rsidR="00CA7A41" w:rsidRDefault="00CA7A41">
      <w:pPr>
        <w:pStyle w:val="Index1"/>
        <w:tabs>
          <w:tab w:val="right" w:leader="dot" w:pos="9350"/>
        </w:tabs>
        <w:rPr>
          <w:noProof/>
        </w:rPr>
      </w:pPr>
      <w:r>
        <w:rPr>
          <w:noProof/>
        </w:rPr>
        <w:t>While &lt;lexp&gt; / Repeat, 81</w:t>
      </w:r>
    </w:p>
    <w:p w:rsidR="00CA7A41" w:rsidRDefault="00CA7A41">
      <w:pPr>
        <w:pStyle w:val="Index1"/>
        <w:tabs>
          <w:tab w:val="right" w:leader="dot" w:pos="9350"/>
        </w:tabs>
        <w:rPr>
          <w:noProof/>
        </w:rPr>
      </w:pPr>
      <w:r>
        <w:rPr>
          <w:noProof/>
        </w:rPr>
        <w:t>WiFi.info {{&lt;SSID_svar&gt;}{, &lt;BSSID_svar&gt;}{, &lt;MAC_svar&gt;}{, &lt;IP_var&gt;}{, &lt;speed_nvar&gt;}}, 146</w:t>
      </w:r>
    </w:p>
    <w:p w:rsidR="00CA7A41" w:rsidRDefault="00CA7A41">
      <w:pPr>
        <w:pStyle w:val="Index1"/>
        <w:tabs>
          <w:tab w:val="right" w:leader="dot" w:pos="9350"/>
        </w:tabs>
        <w:rPr>
          <w:noProof/>
        </w:rPr>
      </w:pPr>
      <w:r>
        <w:rPr>
          <w:noProof/>
        </w:rPr>
        <w:lastRenderedPageBreak/>
        <w:t>WifiLock &lt;code_nexp&gt;, 147</w:t>
      </w:r>
    </w:p>
    <w:p w:rsidR="00CA7A41" w:rsidRDefault="00CA7A41">
      <w:pPr>
        <w:pStyle w:val="Index1"/>
        <w:tabs>
          <w:tab w:val="right" w:leader="dot" w:pos="9350"/>
        </w:tabs>
        <w:rPr>
          <w:noProof/>
        </w:rPr>
      </w:pPr>
      <w:r w:rsidRPr="002979E5">
        <w:rPr>
          <w:rFonts w:eastAsia="Times New Roman"/>
          <w:noProof/>
        </w:rPr>
        <w:t>WORD$(&lt;source_sexp&gt;, &lt;n_nexp&gt; {, &lt;test_sexp&gt;})</w:t>
      </w:r>
      <w:r>
        <w:rPr>
          <w:noProof/>
        </w:rPr>
        <w:t>, 67</w:t>
      </w:r>
    </w:p>
    <w:p w:rsidR="00CA7A41" w:rsidRDefault="00CA7A41">
      <w:pPr>
        <w:pStyle w:val="Index1"/>
        <w:tabs>
          <w:tab w:val="right" w:leader="dot" w:pos="9350"/>
        </w:tabs>
        <w:rPr>
          <w:noProof/>
        </w:rPr>
      </w:pPr>
      <w:r>
        <w:rPr>
          <w:noProof/>
        </w:rPr>
        <w:t>Zip.close, &lt;file_table_nexp&gt;, 117</w:t>
      </w:r>
    </w:p>
    <w:p w:rsidR="00CA7A41" w:rsidRDefault="00CA7A41">
      <w:pPr>
        <w:pStyle w:val="Index1"/>
        <w:tabs>
          <w:tab w:val="right" w:leader="dot" w:pos="9350"/>
        </w:tabs>
        <w:rPr>
          <w:noProof/>
        </w:rPr>
      </w:pPr>
      <w:r>
        <w:rPr>
          <w:noProof/>
        </w:rPr>
        <w:t>Zip.count &lt;path_sexp&gt;, &lt;nvar}, 117</w:t>
      </w:r>
    </w:p>
    <w:p w:rsidR="00CA7A41" w:rsidRDefault="00CA7A41">
      <w:pPr>
        <w:pStyle w:val="Index1"/>
        <w:tabs>
          <w:tab w:val="right" w:leader="dot" w:pos="9350"/>
        </w:tabs>
        <w:rPr>
          <w:noProof/>
        </w:rPr>
      </w:pPr>
      <w:r>
        <w:rPr>
          <w:noProof/>
        </w:rPr>
        <w:t>Zip.dir &lt;path_sexp&gt;, Array$[] {,&lt;dirmark_sexp&gt;}, 117</w:t>
      </w:r>
    </w:p>
    <w:p w:rsidR="00CA7A41" w:rsidRDefault="00CA7A41">
      <w:pPr>
        <w:pStyle w:val="Index1"/>
        <w:tabs>
          <w:tab w:val="right" w:leader="dot" w:pos="9350"/>
        </w:tabs>
        <w:rPr>
          <w:noProof/>
        </w:rPr>
      </w:pPr>
      <w:r>
        <w:rPr>
          <w:noProof/>
        </w:rPr>
        <w:t>Zip.open {r|w|a}, &lt;file_table_nvar&gt;, &lt;path_sexp&gt;, 117</w:t>
      </w:r>
    </w:p>
    <w:p w:rsidR="00CA7A41" w:rsidRDefault="00CA7A41">
      <w:pPr>
        <w:pStyle w:val="Index1"/>
        <w:tabs>
          <w:tab w:val="right" w:leader="dot" w:pos="9350"/>
        </w:tabs>
        <w:rPr>
          <w:noProof/>
        </w:rPr>
      </w:pPr>
      <w:r>
        <w:rPr>
          <w:noProof/>
        </w:rPr>
        <w:t>Zip.read &lt;file_table_nexp&gt; ,&lt;buffer_svar&gt;, &lt;file_name_sexp&gt;, 117, 118</w:t>
      </w:r>
    </w:p>
    <w:p w:rsidR="00CA7A41" w:rsidRDefault="00CA7A41" w:rsidP="00DC4E76">
      <w:pPr>
        <w:rPr>
          <w:noProof/>
        </w:rPr>
        <w:sectPr w:rsidR="00CA7A41" w:rsidSect="00CA7A41">
          <w:type w:val="continuous"/>
          <w:pgSz w:w="12240" w:h="15840"/>
          <w:pgMar w:top="1440" w:right="1440" w:bottom="1440" w:left="1440" w:header="720" w:footer="432" w:gutter="0"/>
          <w:cols w:space="720"/>
          <w:docGrid w:linePitch="360"/>
        </w:sectPr>
      </w:pPr>
    </w:p>
    <w:p w:rsidR="00DC4E76" w:rsidRDefault="00D646E7" w:rsidP="00DC4E76">
      <w:r>
        <w:fldChar w:fldCharType="end"/>
      </w:r>
      <w:r w:rsidR="00DC4E76">
        <w:br w:type="page"/>
      </w:r>
    </w:p>
    <w:p w:rsidR="00D57CCE" w:rsidRDefault="00A55135" w:rsidP="00DC4E76">
      <w:pPr>
        <w:pStyle w:val="Heading1"/>
      </w:pPr>
      <w:bookmarkStart w:id="772" w:name="_Toc5236340"/>
      <w:r>
        <w:lastRenderedPageBreak/>
        <w:t xml:space="preserve">Appendix B – </w:t>
      </w:r>
      <w:r w:rsidR="004A1077">
        <w:t>Sample</w:t>
      </w:r>
      <w:r>
        <w:t xml:space="preserve"> Programs</w:t>
      </w:r>
      <w:bookmarkEnd w:id="772"/>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773" w:name="_Toc5236341"/>
      <w:r>
        <w:lastRenderedPageBreak/>
        <w:t>Appendix C – Launcher Short</w:t>
      </w:r>
      <w:r w:rsidR="00F4023C">
        <w:t>c</w:t>
      </w:r>
      <w:r>
        <w:t>ut Tutorial</w:t>
      </w:r>
      <w:bookmarkEnd w:id="773"/>
    </w:p>
    <w:p w:rsidR="003A734C" w:rsidRDefault="003A734C" w:rsidP="00EB1F62">
      <w:pPr>
        <w:pStyle w:val="Heading2"/>
      </w:pPr>
      <w:bookmarkStart w:id="774" w:name="_Toc5236342"/>
      <w:r>
        <w:t>Introduction</w:t>
      </w:r>
      <w:bookmarkEnd w:id="774"/>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696B9A">
        <w:t xml:space="preserve"> </w:t>
      </w:r>
      <w:r w:rsidR="00EF3D97">
        <w:t>Google Play Store</w:t>
      </w:r>
      <w:r>
        <w:t xml:space="preserve">. </w:t>
      </w:r>
      <w:r w:rsidR="003F0EED">
        <w:t>See Appendix D.</w:t>
      </w:r>
    </w:p>
    <w:p w:rsidR="003A734C" w:rsidRDefault="00093D70" w:rsidP="00EB1F62">
      <w:pPr>
        <w:pStyle w:val="Heading2"/>
      </w:pPr>
      <w:bookmarkStart w:id="775" w:name="_Toc523634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775"/>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4B551EFA" wp14:editId="1B922774">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51003D52" wp14:editId="113D44C4">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7683BBBD" wp14:editId="36C625C4">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85"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AA39D74" wp14:editId="21DC4F66">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776" w:name="_Toc5236344"/>
      <w:r>
        <w:t>How to Make</w:t>
      </w:r>
      <w:r w:rsidR="00850B97" w:rsidRPr="00850B97">
        <w:t xml:space="preserve"> a Shortcut Application (newer versions of Android—Android 4.0 and later)</w:t>
      </w:r>
      <w:bookmarkEnd w:id="776"/>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777" w:name="_Toc5236345"/>
      <w:r>
        <w:t>What you need to know</w:t>
      </w:r>
      <w:bookmarkEnd w:id="777"/>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778" w:name="_Toc5236346"/>
      <w:r>
        <w:lastRenderedPageBreak/>
        <w:t>Appendix D – Building a Standalone Application</w:t>
      </w:r>
      <w:bookmarkEnd w:id="77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390DC2" w:rsidP="00646A5F">
            <w:pPr>
              <w:ind w:left="720"/>
            </w:pPr>
            <w:hyperlink r:id="rId87"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779" w:name="_Toc5236347"/>
      <w:r>
        <w:t>Introduction</w:t>
      </w:r>
      <w:bookmarkEnd w:id="779"/>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780" w:name="_Toc5236348"/>
      <w:r>
        <w:t>License Information</w:t>
      </w:r>
      <w:bookmarkEnd w:id="780"/>
    </w:p>
    <w:p w:rsidR="008B0429" w:rsidRDefault="008B0429" w:rsidP="00646A5F">
      <w:r>
        <w:t xml:space="preserve">BASIC! is distributed under the terms of the </w:t>
      </w:r>
      <w:hyperlink r:id="rId88"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781" w:name="_Toc5236349"/>
      <w:r>
        <w:t>Before You Start</w:t>
      </w:r>
      <w:bookmarkEnd w:id="781"/>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782" w:name="_Toc5236350"/>
      <w:r>
        <w:t>Setting Up the Development Environment</w:t>
      </w:r>
      <w:bookmarkEnd w:id="782"/>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89"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90"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91" w:history="1">
        <w:r w:rsidRPr="0092306A">
          <w:rPr>
            <w:rStyle w:val="Hyperlink"/>
          </w:rPr>
          <w:t>https://eclipse.org/kepler</w:t>
        </w:r>
      </w:hyperlink>
      <w:r>
        <w:t xml:space="preserve">/ or </w:t>
      </w:r>
      <w:hyperlink r:id="rId92"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93"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94"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783" w:name="_Toc5236351"/>
      <w:r>
        <w:t>Download the BASIC! Source Code from the GitHub Repository</w:t>
      </w:r>
      <w:bookmarkEnd w:id="783"/>
    </w:p>
    <w:p w:rsidR="00692E70" w:rsidRDefault="00692E70" w:rsidP="00156EC7">
      <w:pPr>
        <w:pStyle w:val="ListParagraph"/>
        <w:numPr>
          <w:ilvl w:val="0"/>
          <w:numId w:val="16"/>
        </w:numPr>
      </w:pPr>
      <w:r>
        <w:t xml:space="preserve">Go to: </w:t>
      </w:r>
      <w:hyperlink r:id="rId95"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1BDEB0E2" wp14:editId="493483C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7EAF38AF" wp14:editId="231E8CE9">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784" w:name="_Toc5236352"/>
      <w:r>
        <w:t>Download the BASIC! Source Code from the Legacy Archive</w:t>
      </w:r>
      <w:bookmarkEnd w:id="784"/>
    </w:p>
    <w:p w:rsidR="008B0429" w:rsidRDefault="008B0429" w:rsidP="00156EC7">
      <w:pPr>
        <w:pStyle w:val="ListParagraph"/>
        <w:numPr>
          <w:ilvl w:val="0"/>
          <w:numId w:val="9"/>
        </w:numPr>
      </w:pPr>
      <w:r>
        <w:t xml:space="preserve">Go to: </w:t>
      </w:r>
      <w:hyperlink r:id="rId98" w:history="1">
        <w:r>
          <w:rPr>
            <w:rStyle w:val="Hyperlink"/>
          </w:rPr>
          <w:t>http://laughton.com/basic/vers</w:t>
        </w:r>
        <w:r>
          <w:rPr>
            <w:rStyle w:val="Hyperlink"/>
          </w:rPr>
          <w:t>i</w:t>
        </w:r>
        <w:r>
          <w:rPr>
            <w:rStyle w:val="Hyperlink"/>
          </w:rPr>
          <w:t>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785" w:name="_Toc5236353"/>
      <w:r>
        <w:t>Create a New Project in Eclipse</w:t>
      </w:r>
      <w:bookmarkEnd w:id="785"/>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66107985" wp14:editId="2112C9F8">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786" w:name="_Toc5236354"/>
      <w:r>
        <w:lastRenderedPageBreak/>
        <w:t>Rename the P</w:t>
      </w:r>
      <w:r w:rsidR="008B0429">
        <w:t>ackage</w:t>
      </w:r>
      <w:bookmarkEnd w:id="786"/>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787" w:name="_Toc5236355"/>
      <w:r>
        <w:t>In Eclipse</w:t>
      </w:r>
      <w:bookmarkEnd w:id="787"/>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68DB0316" wp14:editId="35125496">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1B43C00F" wp14:editId="112BB075">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788" w:name="_Toc5236356"/>
      <w:r>
        <w:t>Other IDEs</w:t>
      </w:r>
      <w:bookmarkEnd w:id="788"/>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789" w:name="_Toc5236357"/>
      <w:r>
        <w:t>Renaming complete</w:t>
      </w:r>
      <w:bookmarkEnd w:id="789"/>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790" w:name="_Toc5236358"/>
      <w:r>
        <w:t>Modifications to setup.xml</w:t>
      </w:r>
      <w:bookmarkEnd w:id="790"/>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541D2409" wp14:editId="7CFC5B9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78518B89" wp14:editId="6B62FA15">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791" w:name="_Toc5236359"/>
      <w:r>
        <w:t>Advanced Customization with setup.xml</w:t>
      </w:r>
      <w:bookmarkEnd w:id="791"/>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BASIC!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w:t>
      </w:r>
      <w:r w:rsidR="00696B9A">
        <w:t xml:space="preserve"> </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792" w:name="_Toc5236360"/>
      <w:r>
        <w:lastRenderedPageBreak/>
        <w:t>Files and Resources</w:t>
      </w:r>
      <w:bookmarkEnd w:id="792"/>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DC1FC0" w:rsidRPr="00053646"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look</w:t>
      </w:r>
      <w:r w:rsidR="00DC1FC0">
        <w:t>s</w:t>
      </w:r>
      <w:r w:rsidR="00C56B92">
        <w:t xml:space="preserve"> in </w:t>
      </w:r>
      <w:r w:rsidR="00DC1FC0">
        <w:t xml:space="preserve">your projects’s </w:t>
      </w:r>
      <w:r w:rsidR="00DC1FC0" w:rsidRPr="00DC1FC0">
        <w:rPr>
          <w:b/>
        </w:rPr>
        <w:t>res</w:t>
      </w:r>
      <w:r w:rsidR="00DC1FC0">
        <w:t xml:space="preserve"> folder, and finally in </w:t>
      </w:r>
      <w:r w:rsidR="00C56B92" w:rsidRPr="00DC1FC0">
        <w:rPr>
          <w:b/>
        </w:rPr>
        <w:t>assets</w:t>
      </w:r>
      <w:r w:rsidR="00C56B92">
        <w:t>.</w:t>
      </w:r>
      <w:r w:rsidR="00C10F65">
        <w:t xml:space="preserve"> </w:t>
      </w:r>
      <w:r w:rsidR="00DC1FC0">
        <w:t xml:space="preserve">Resources may be built into the APK in either the </w:t>
      </w:r>
      <w:r w:rsidR="00DC1FC0">
        <w:rPr>
          <w:b/>
        </w:rPr>
        <w:t>res</w:t>
      </w:r>
      <w:r w:rsidR="00DC1FC0">
        <w:t xml:space="preserve"> or </w:t>
      </w:r>
      <w:r w:rsidR="00DC1FC0">
        <w:rPr>
          <w:b/>
        </w:rPr>
        <w:t>assets</w:t>
      </w:r>
      <w:r w:rsidR="00DC1FC0">
        <w:t xml:space="preserve"> folder, but </w:t>
      </w:r>
      <w:r w:rsidR="00DC1FC0">
        <w:rPr>
          <w:b/>
        </w:rPr>
        <w:t>res</w:t>
      </w:r>
      <w:r w:rsidR="00DC1FC0">
        <w:t xml:space="preserve"> is not treated as a file system and has more restrictive naming rules.</w:t>
      </w:r>
      <w:r w:rsidR="00053646">
        <w:t xml:space="preserve"> For example, the name of a resource in </w:t>
      </w:r>
      <w:r w:rsidR="00053646">
        <w:rPr>
          <w:b/>
        </w:rPr>
        <w:t>res</w:t>
      </w:r>
      <w:r w:rsidR="00053646">
        <w:t xml:space="preserve"> must not contain spaces or hyphens.</w:t>
      </w:r>
    </w:p>
    <w:p w:rsidR="00DC1FC0" w:rsidRPr="00210F51" w:rsidRDefault="00DC1FC0" w:rsidP="00DC1FC0">
      <w:r>
        <w:t xml:space="preserve">Both </w:t>
      </w:r>
      <w:r>
        <w:rPr>
          <w:b/>
        </w:rPr>
        <w:t>Byte.open</w:t>
      </w:r>
      <w:r>
        <w:t xml:space="preserve"> and </w:t>
      </w:r>
      <w:r>
        <w:rPr>
          <w:b/>
        </w:rPr>
        <w:t>Text.open</w:t>
      </w:r>
      <w:r>
        <w:t xml:space="preserve"> are able to open resources in your </w:t>
      </w:r>
      <w:r w:rsidR="00053646">
        <w:t>APK</w:t>
      </w:r>
      <w:r>
        <w:t xml:space="preserve">. However, </w:t>
      </w:r>
      <w:r>
        <w:rPr>
          <w:b/>
        </w:rPr>
        <w:t>Zip.open</w:t>
      </w:r>
      <w:r>
        <w:t xml:space="preserve"> cannot open resources; it looks only in the SD card file system. If you want to read a ZIP that is in </w:t>
      </w:r>
      <w:r>
        <w:rPr>
          <w:b/>
        </w:rPr>
        <w:t>assets</w:t>
      </w:r>
      <w:r>
        <w:t xml:space="preserve">, you must first copy it from </w:t>
      </w:r>
      <w:r>
        <w:rPr>
          <w:b/>
        </w:rPr>
        <w:t>assets</w:t>
      </w:r>
      <w:r>
        <w:t xml:space="preserve"> to the SD card. Then you can open the SD card file with </w:t>
      </w:r>
      <w:r>
        <w:rPr>
          <w:b/>
        </w:rPr>
        <w:t>Zip.Open</w:t>
      </w:r>
      <w:r>
        <w:t>.</w:t>
      </w:r>
    </w:p>
    <w:p w:rsidR="00210F51" w:rsidRPr="00053646" w:rsidRDefault="00DE532B" w:rsidP="00EF3D97">
      <w:r w:rsidRPr="00DE532B">
        <w:rPr>
          <w:b/>
        </w:rPr>
        <w:t>F</w:t>
      </w:r>
      <w:r w:rsidR="00210F51">
        <w:rPr>
          <w:b/>
        </w:rPr>
        <w:t>ile</w:t>
      </w:r>
      <w:r w:rsidRPr="00DE532B">
        <w:rPr>
          <w:b/>
        </w:rPr>
        <w:t>.E</w:t>
      </w:r>
      <w:r w:rsidR="00210F51">
        <w:rPr>
          <w:b/>
        </w:rPr>
        <w:t>xists</w:t>
      </w:r>
      <w:r>
        <w:t xml:space="preserve"> </w:t>
      </w:r>
      <w:r w:rsidR="008E798F">
        <w:t xml:space="preserve">looks only for files on the SD card, </w:t>
      </w:r>
      <w:r>
        <w:t xml:space="preserve">but </w:t>
      </w:r>
      <w:r>
        <w:rPr>
          <w:b/>
        </w:rPr>
        <w:t>F</w:t>
      </w:r>
      <w:r w:rsidR="00210F51">
        <w:rPr>
          <w:b/>
        </w:rPr>
        <w:t>ile</w:t>
      </w:r>
      <w:r>
        <w:rPr>
          <w:b/>
        </w:rPr>
        <w:t>.T</w:t>
      </w:r>
      <w:r w:rsidR="00210F51">
        <w:rPr>
          <w:b/>
        </w:rPr>
        <w:t>ype</w:t>
      </w:r>
      <w:r>
        <w:t xml:space="preserve"> </w:t>
      </w:r>
      <w:r w:rsidR="008E798F">
        <w:t xml:space="preserve">works with items in </w:t>
      </w:r>
      <w:r w:rsidR="008E798F">
        <w:rPr>
          <w:b/>
        </w:rPr>
        <w:t>assets</w:t>
      </w:r>
      <w:r w:rsidR="008E798F">
        <w:t xml:space="preserve"> as well</w:t>
      </w:r>
      <w:r>
        <w:t>. You can use them together to determine where an item is.</w:t>
      </w:r>
      <w:r w:rsidR="00053646">
        <w:t xml:space="preserve"> The other </w:t>
      </w:r>
      <w:r w:rsidR="00053646">
        <w:rPr>
          <w:b/>
        </w:rPr>
        <w:t>File.*</w:t>
      </w:r>
      <w:r w:rsidR="00053646">
        <w:t xml:space="preserve"> commands work with either files or resources. </w:t>
      </w:r>
      <w:r w:rsidR="00053646">
        <w:rPr>
          <w:b/>
        </w:rPr>
        <w:t>Font.Load</w:t>
      </w:r>
      <w:r w:rsidR="00053646">
        <w:t xml:space="preserve"> can load a resource if it does not find the font file on the SD card.</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w:t>
      </w:r>
      <w:r w:rsidR="00210F51">
        <w:rPr>
          <w:b/>
        </w:rPr>
        <w:t>udio</w:t>
      </w:r>
      <w:r>
        <w:rPr>
          <w:b/>
        </w:rPr>
        <w:t>.L</w:t>
      </w:r>
      <w:r w:rsidR="00210F51">
        <w:rPr>
          <w:b/>
        </w:rPr>
        <w:t>oad</w:t>
      </w:r>
      <w:r>
        <w:rPr>
          <w:b/>
        </w:rPr>
        <w:t xml:space="preserve">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4F20E672" wp14:editId="3C359621">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793" w:name="_Toc5236361"/>
      <w:r>
        <w:t>Testing the APK</w:t>
      </w:r>
      <w:bookmarkEnd w:id="793"/>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390DC2" w:rsidP="000C7BD1">
      <w:pPr>
        <w:ind w:left="720"/>
      </w:pPr>
      <w:hyperlink r:id="rId105"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794" w:name="_Toc5236362"/>
      <w:r>
        <w:t xml:space="preserve">Installing </w:t>
      </w:r>
      <w:r w:rsidR="00EF3D97">
        <w:t>a</w:t>
      </w:r>
      <w:r>
        <w:t xml:space="preserve"> BASIC! Program </w:t>
      </w:r>
      <w:r w:rsidR="00EF3D97">
        <w:t>i</w:t>
      </w:r>
      <w:r>
        <w:t>nto the Application</w:t>
      </w:r>
      <w:bookmarkEnd w:id="794"/>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6ECD4D59" wp14:editId="551D359C">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6"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14:anchorId="5C9E7943" wp14:editId="469EE624">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14:anchorId="58EFD502" wp14:editId="03CB9714">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8"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795" w:name="_Toc5236363"/>
      <w:r>
        <w:t>Application I</w:t>
      </w:r>
      <w:r w:rsidR="00EF3D97">
        <w:t>con</w:t>
      </w:r>
      <w:r>
        <w:t>s</w:t>
      </w:r>
      <w:bookmarkEnd w:id="795"/>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14:anchorId="346F9C94" wp14:editId="38D6AA17">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796" w:name="_Toc5236364"/>
      <w:r>
        <w:t>Modifications to the AndroidManifest.xml File</w:t>
      </w:r>
      <w:bookmarkEnd w:id="796"/>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1E480368" wp14:editId="4BB7787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797" w:name="_Toc5236365"/>
      <w:r>
        <w:t xml:space="preserve">Setting </w:t>
      </w:r>
      <w:r w:rsidR="00EF3D97">
        <w:t>t</w:t>
      </w:r>
      <w:r>
        <w:t>he Version Number and Version Name</w:t>
      </w:r>
      <w:bookmarkEnd w:id="797"/>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798" w:name="_Toc5236366"/>
      <w:r>
        <w:t>Permissions</w:t>
      </w:r>
      <w:bookmarkEnd w:id="798"/>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52DC4" w:rsidRPr="00C52DC4" w:rsidRDefault="00C52DC4" w:rsidP="00C46CB9">
      <w:r>
        <w:t xml:space="preserve">Note: your application does </w:t>
      </w:r>
      <w:r w:rsidRPr="00C52DC4">
        <w:rPr>
          <w:b/>
        </w:rPr>
        <w:t>not</w:t>
      </w:r>
      <w:r>
        <w:t xml:space="preserve"> need WRITE_EXTERNAL_STORAGE permission if you use only the private storage named in the SysPath key of the </w:t>
      </w:r>
      <w:r>
        <w:rPr>
          <w:b/>
        </w:rPr>
        <w:t>Program.info</w:t>
      </w:r>
      <w:r>
        <w:t xml:space="preserve"> command.</w:t>
      </w:r>
    </w:p>
    <w:p w:rsidR="00C46CB9" w:rsidRDefault="00C46CB9" w:rsidP="00C46CB9">
      <w:r>
        <w:t xml:space="preserve">If you want your application to run when the device boots (see </w:t>
      </w:r>
      <w:r w:rsidR="00927C39">
        <w:t>"</w:t>
      </w:r>
      <w:r>
        <w:t>Launch at device boot</w:t>
      </w:r>
      <w:r w:rsidR="00927C39">
        <w:t>"</w:t>
      </w:r>
      <w:r>
        <w: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799" w:name="_Toc5236367"/>
      <w:r>
        <w:t>Disable</w:t>
      </w:r>
      <w:r w:rsidR="00CD7F4F">
        <w:t xml:space="preserve"> the Shortcut Launcher</w:t>
      </w:r>
      <w:bookmarkEnd w:id="799"/>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14:anchorId="58950BE0" wp14:editId="68F5756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14:anchorId="2BA4DE62" wp14:editId="6EF42EC4">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800" w:name="_Toc5236368"/>
      <w:r>
        <w:t>Launch at device boot</w:t>
      </w:r>
      <w:bookmarkEnd w:id="800"/>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801" w:name="_Toc5236369"/>
      <w:r>
        <w:t>Preferences</w:t>
      </w:r>
      <w:bookmarkEnd w:id="801"/>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14:anchorId="28B2F4E3" wp14:editId="746980A7">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14:anchorId="0E797EDB" wp14:editId="66045885">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14:anchorId="4FC4D2A9" wp14:editId="4CD29042">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802" w:name="_Toc5236370"/>
      <w:r>
        <w:t>Finished</w:t>
      </w:r>
      <w:bookmarkEnd w:id="80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803" w:name="_Toc5236371"/>
      <w:r>
        <w:lastRenderedPageBreak/>
        <w:t xml:space="preserve">Appendix E – </w:t>
      </w:r>
      <w:r w:rsidR="003B2F76">
        <w:t>BASIC! Distribution License</w:t>
      </w:r>
      <w:bookmarkEnd w:id="80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804" w:name="_Toc5236372"/>
      <w:r>
        <w:rPr>
          <w:rFonts w:eastAsia="Times New Roman"/>
        </w:rPr>
        <w:lastRenderedPageBreak/>
        <w:t>Apache Commons</w:t>
      </w:r>
      <w:bookmarkEnd w:id="80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w:t>
      </w:r>
      <w:ins w:id="805" w:author="Sammartano, Marc (BIC USA)" w:date="2019-04-04T02:05:00Z">
        <w:r w:rsidR="00CA7A41">
          <w:t>9</w:t>
        </w:r>
      </w:ins>
      <w:del w:id="806" w:author="Sammartano, Marc (BIC USA)" w:date="2019-04-04T02:05:00Z">
        <w:r w:rsidDel="00CA7A41">
          <w:delText>2</w:delText>
        </w:r>
      </w:del>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47440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40D" w:rsidRDefault="00CF540D" w:rsidP="000A0539">
      <w:pPr>
        <w:spacing w:after="0" w:line="240" w:lineRule="auto"/>
      </w:pPr>
      <w:r>
        <w:separator/>
      </w:r>
    </w:p>
  </w:endnote>
  <w:endnote w:type="continuationSeparator" w:id="0">
    <w:p w:rsidR="00CF540D" w:rsidRDefault="00CF540D"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altName w:val="Courier New"/>
    <w:panose1 w:val="020B0409020202030204"/>
    <w:charset w:val="00"/>
    <w:family w:val="modern"/>
    <w:pitch w:val="fixed"/>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DC2" w:rsidRPr="00D14B43" w:rsidRDefault="00390DC2">
    <w:pPr>
      <w:pStyle w:val="Footer"/>
      <w:rPr>
        <w:sz w:val="16"/>
        <w:szCs w:val="16"/>
      </w:rPr>
    </w:pPr>
    <w:r>
      <w:rPr>
        <w:rFonts w:cstheme="minorHAnsi"/>
        <w:sz w:val="16"/>
        <w:szCs w:val="16"/>
      </w:rPr>
      <w:t>Original Author Paul Laughton, 2011</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DC2" w:rsidRDefault="00390DC2" w:rsidP="008F7ABF">
    <w:pPr>
      <w:pStyle w:val="Footer"/>
      <w:jc w:val="center"/>
    </w:pPr>
    <w:r>
      <w:t>This document has been placed in the Public Domain by its original author, Paul Laughton.</w:t>
    </w:r>
  </w:p>
  <w:p w:rsidR="00390DC2" w:rsidRDefault="00390DC2" w:rsidP="008F7ABF">
    <w:pPr>
      <w:pStyle w:val="Footer"/>
      <w:jc w:val="center"/>
    </w:pPr>
    <w:r w:rsidRPr="006025D4">
      <w:t>It may be revised, reproduced</w:t>
    </w:r>
    <w:r>
      <w:t>, and distributed</w:t>
    </w:r>
    <w:r w:rsidRPr="006025D4">
      <w:t xml:space="preserve"> by anyone for any purpose without restriction.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40D" w:rsidRDefault="00CF540D" w:rsidP="000A0539">
      <w:pPr>
        <w:spacing w:after="0" w:line="240" w:lineRule="auto"/>
      </w:pPr>
      <w:r>
        <w:separator/>
      </w:r>
    </w:p>
  </w:footnote>
  <w:footnote w:type="continuationSeparator" w:id="0">
    <w:p w:rsidR="00CF540D" w:rsidRDefault="00CF540D" w:rsidP="000A0539">
      <w:pPr>
        <w:spacing w:after="0" w:line="240" w:lineRule="auto"/>
      </w:pPr>
      <w:r>
        <w:continuationSeparator/>
      </w:r>
    </w:p>
  </w:footnote>
  <w:footnote w:id="1">
    <w:p w:rsidR="00390DC2" w:rsidRDefault="00390DC2">
      <w:pPr>
        <w:pStyle w:val="FootnoteText"/>
      </w:pPr>
      <w:r>
        <w:rPr>
          <w:rStyle w:val="FootnoteReference"/>
        </w:rPr>
        <w:footnoteRef/>
      </w:r>
      <w:r>
        <w:t xml:space="preserve"> This container is called a "directory" because it is a listing of the items it contains. You can also call it a "folder", and you can say "a folder is a container for files and other folders." Both expressions mean the same thing.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914E8"/>
    <w:multiLevelType w:val="hybridMultilevel"/>
    <w:tmpl w:val="EFF4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C2645C"/>
    <w:multiLevelType w:val="hybridMultilevel"/>
    <w:tmpl w:val="E35A8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A41D0E"/>
    <w:multiLevelType w:val="hybridMultilevel"/>
    <w:tmpl w:val="E0C8F244"/>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33F8E"/>
    <w:multiLevelType w:val="hybridMultilevel"/>
    <w:tmpl w:val="DF2C1746"/>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AF1E47"/>
    <w:multiLevelType w:val="hybridMultilevel"/>
    <w:tmpl w:val="8E6C4456"/>
    <w:lvl w:ilvl="0" w:tplc="DB7EF2E4">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B13020"/>
    <w:multiLevelType w:val="hybridMultilevel"/>
    <w:tmpl w:val="EEB07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4F77BFE"/>
    <w:multiLevelType w:val="hybridMultilevel"/>
    <w:tmpl w:val="C9486CD4"/>
    <w:lvl w:ilvl="0" w:tplc="5DD8B1B4">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3" w15:restartNumberingAfterBreak="0">
    <w:nsid w:val="4E3101FE"/>
    <w:multiLevelType w:val="hybridMultilevel"/>
    <w:tmpl w:val="F5EE5D60"/>
    <w:lvl w:ilvl="0" w:tplc="86B8ADA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9B5B7A"/>
    <w:multiLevelType w:val="hybridMultilevel"/>
    <w:tmpl w:val="41FE0FDC"/>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763396"/>
    <w:multiLevelType w:val="hybridMultilevel"/>
    <w:tmpl w:val="21CE61E0"/>
    <w:lvl w:ilvl="0" w:tplc="47086C2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45"/>
  </w:num>
  <w:num w:numId="3">
    <w:abstractNumId w:val="10"/>
  </w:num>
  <w:num w:numId="4">
    <w:abstractNumId w:val="43"/>
  </w:num>
  <w:num w:numId="5">
    <w:abstractNumId w:val="31"/>
  </w:num>
  <w:num w:numId="6">
    <w:abstractNumId w:val="56"/>
  </w:num>
  <w:num w:numId="7">
    <w:abstractNumId w:val="8"/>
  </w:num>
  <w:num w:numId="8">
    <w:abstractNumId w:val="52"/>
  </w:num>
  <w:num w:numId="9">
    <w:abstractNumId w:val="15"/>
  </w:num>
  <w:num w:numId="10">
    <w:abstractNumId w:val="5"/>
  </w:num>
  <w:num w:numId="11">
    <w:abstractNumId w:val="20"/>
  </w:num>
  <w:num w:numId="12">
    <w:abstractNumId w:val="39"/>
  </w:num>
  <w:num w:numId="13">
    <w:abstractNumId w:val="42"/>
  </w:num>
  <w:num w:numId="14">
    <w:abstractNumId w:val="33"/>
  </w:num>
  <w:num w:numId="15">
    <w:abstractNumId w:val="53"/>
  </w:num>
  <w:num w:numId="16">
    <w:abstractNumId w:val="47"/>
  </w:num>
  <w:num w:numId="17">
    <w:abstractNumId w:val="21"/>
  </w:num>
  <w:num w:numId="18">
    <w:abstractNumId w:val="24"/>
  </w:num>
  <w:num w:numId="19">
    <w:abstractNumId w:val="46"/>
  </w:num>
  <w:num w:numId="20">
    <w:abstractNumId w:val="17"/>
  </w:num>
  <w:num w:numId="21">
    <w:abstractNumId w:val="32"/>
  </w:num>
  <w:num w:numId="22">
    <w:abstractNumId w:val="30"/>
  </w:num>
  <w:num w:numId="23">
    <w:abstractNumId w:val="18"/>
  </w:num>
  <w:num w:numId="24">
    <w:abstractNumId w:val="55"/>
  </w:num>
  <w:num w:numId="25">
    <w:abstractNumId w:val="12"/>
  </w:num>
  <w:num w:numId="26">
    <w:abstractNumId w:val="6"/>
  </w:num>
  <w:num w:numId="27">
    <w:abstractNumId w:val="13"/>
  </w:num>
  <w:num w:numId="28">
    <w:abstractNumId w:val="50"/>
  </w:num>
  <w:num w:numId="29">
    <w:abstractNumId w:val="26"/>
  </w:num>
  <w:num w:numId="30">
    <w:abstractNumId w:val="54"/>
  </w:num>
  <w:num w:numId="31">
    <w:abstractNumId w:val="40"/>
  </w:num>
  <w:num w:numId="32">
    <w:abstractNumId w:val="41"/>
  </w:num>
  <w:num w:numId="33">
    <w:abstractNumId w:val="38"/>
  </w:num>
  <w:num w:numId="34">
    <w:abstractNumId w:val="27"/>
  </w:num>
  <w:num w:numId="35">
    <w:abstractNumId w:val="1"/>
  </w:num>
  <w:num w:numId="36">
    <w:abstractNumId w:val="37"/>
  </w:num>
  <w:num w:numId="37">
    <w:abstractNumId w:val="3"/>
  </w:num>
  <w:num w:numId="38">
    <w:abstractNumId w:val="29"/>
  </w:num>
  <w:num w:numId="39">
    <w:abstractNumId w:val="35"/>
  </w:num>
  <w:num w:numId="40">
    <w:abstractNumId w:val="4"/>
  </w:num>
  <w:num w:numId="41">
    <w:abstractNumId w:val="44"/>
  </w:num>
  <w:num w:numId="42">
    <w:abstractNumId w:val="2"/>
  </w:num>
  <w:num w:numId="43">
    <w:abstractNumId w:val="25"/>
  </w:num>
  <w:num w:numId="44">
    <w:abstractNumId w:val="19"/>
  </w:num>
  <w:num w:numId="45">
    <w:abstractNumId w:val="48"/>
  </w:num>
  <w:num w:numId="46">
    <w:abstractNumId w:val="51"/>
  </w:num>
  <w:num w:numId="47">
    <w:abstractNumId w:val="36"/>
  </w:num>
  <w:num w:numId="48">
    <w:abstractNumId w:val="0"/>
  </w:num>
  <w:num w:numId="49">
    <w:abstractNumId w:val="11"/>
  </w:num>
  <w:num w:numId="50">
    <w:abstractNumId w:val="7"/>
  </w:num>
  <w:num w:numId="51">
    <w:abstractNumId w:val="23"/>
  </w:num>
  <w:num w:numId="52">
    <w:abstractNumId w:val="16"/>
  </w:num>
  <w:num w:numId="53">
    <w:abstractNumId w:val="49"/>
  </w:num>
  <w:num w:numId="54">
    <w:abstractNumId w:val="14"/>
  </w:num>
  <w:num w:numId="55">
    <w:abstractNumId w:val="34"/>
  </w:num>
  <w:num w:numId="56">
    <w:abstractNumId w:val="22"/>
  </w:num>
  <w:num w:numId="57">
    <w:abstractNumId w:val="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3FF"/>
    <w:rsid w:val="000334F2"/>
    <w:rsid w:val="00034E0E"/>
    <w:rsid w:val="00035A87"/>
    <w:rsid w:val="00035B0E"/>
    <w:rsid w:val="00035C08"/>
    <w:rsid w:val="00035D7F"/>
    <w:rsid w:val="00036176"/>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0E3"/>
    <w:rsid w:val="00045CE3"/>
    <w:rsid w:val="00045D1C"/>
    <w:rsid w:val="0004686C"/>
    <w:rsid w:val="00046AB1"/>
    <w:rsid w:val="0004730F"/>
    <w:rsid w:val="000477D1"/>
    <w:rsid w:val="0005099A"/>
    <w:rsid w:val="00050E75"/>
    <w:rsid w:val="00051329"/>
    <w:rsid w:val="000517B0"/>
    <w:rsid w:val="00051B98"/>
    <w:rsid w:val="00052E88"/>
    <w:rsid w:val="00053646"/>
    <w:rsid w:val="00053755"/>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BF"/>
    <w:rsid w:val="000C6FC0"/>
    <w:rsid w:val="000C7647"/>
    <w:rsid w:val="000C7BD1"/>
    <w:rsid w:val="000D0CD6"/>
    <w:rsid w:val="000D0D71"/>
    <w:rsid w:val="000D153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5D86"/>
    <w:rsid w:val="000E6060"/>
    <w:rsid w:val="000E6862"/>
    <w:rsid w:val="000E6C16"/>
    <w:rsid w:val="000E6F20"/>
    <w:rsid w:val="000E708B"/>
    <w:rsid w:val="000F0DAF"/>
    <w:rsid w:val="000F0E61"/>
    <w:rsid w:val="000F219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4BEA"/>
    <w:rsid w:val="0010507D"/>
    <w:rsid w:val="00105A86"/>
    <w:rsid w:val="00105AD9"/>
    <w:rsid w:val="00106183"/>
    <w:rsid w:val="001061C7"/>
    <w:rsid w:val="00106CC9"/>
    <w:rsid w:val="00107663"/>
    <w:rsid w:val="00107C64"/>
    <w:rsid w:val="001104F5"/>
    <w:rsid w:val="001132A5"/>
    <w:rsid w:val="001138DC"/>
    <w:rsid w:val="0011525C"/>
    <w:rsid w:val="00115372"/>
    <w:rsid w:val="00115E84"/>
    <w:rsid w:val="0011754F"/>
    <w:rsid w:val="00117747"/>
    <w:rsid w:val="00120FF8"/>
    <w:rsid w:val="00121950"/>
    <w:rsid w:val="0012196B"/>
    <w:rsid w:val="0012217D"/>
    <w:rsid w:val="00122555"/>
    <w:rsid w:val="00122F28"/>
    <w:rsid w:val="00123863"/>
    <w:rsid w:val="00123990"/>
    <w:rsid w:val="0012690E"/>
    <w:rsid w:val="001269CA"/>
    <w:rsid w:val="00126A55"/>
    <w:rsid w:val="001302D2"/>
    <w:rsid w:val="0013068D"/>
    <w:rsid w:val="00131D8C"/>
    <w:rsid w:val="00131E37"/>
    <w:rsid w:val="00132086"/>
    <w:rsid w:val="0013254E"/>
    <w:rsid w:val="001326D6"/>
    <w:rsid w:val="0013618F"/>
    <w:rsid w:val="001370F6"/>
    <w:rsid w:val="001377F9"/>
    <w:rsid w:val="00137E1C"/>
    <w:rsid w:val="00140314"/>
    <w:rsid w:val="00140B75"/>
    <w:rsid w:val="001415E3"/>
    <w:rsid w:val="00142BB0"/>
    <w:rsid w:val="001433BC"/>
    <w:rsid w:val="00143BA3"/>
    <w:rsid w:val="00144076"/>
    <w:rsid w:val="001449A8"/>
    <w:rsid w:val="00145104"/>
    <w:rsid w:val="0014550A"/>
    <w:rsid w:val="0014663D"/>
    <w:rsid w:val="001500C8"/>
    <w:rsid w:val="001505BE"/>
    <w:rsid w:val="00151127"/>
    <w:rsid w:val="001511EC"/>
    <w:rsid w:val="001512CC"/>
    <w:rsid w:val="0015172A"/>
    <w:rsid w:val="001521CE"/>
    <w:rsid w:val="00152B7B"/>
    <w:rsid w:val="00153209"/>
    <w:rsid w:val="00153530"/>
    <w:rsid w:val="00153A52"/>
    <w:rsid w:val="00153A77"/>
    <w:rsid w:val="00153F02"/>
    <w:rsid w:val="00154AF8"/>
    <w:rsid w:val="00154CAB"/>
    <w:rsid w:val="00154EEE"/>
    <w:rsid w:val="0015554F"/>
    <w:rsid w:val="0015576A"/>
    <w:rsid w:val="001559CB"/>
    <w:rsid w:val="00155E97"/>
    <w:rsid w:val="00156B67"/>
    <w:rsid w:val="00156EC7"/>
    <w:rsid w:val="00157128"/>
    <w:rsid w:val="00157204"/>
    <w:rsid w:val="001578AC"/>
    <w:rsid w:val="00160660"/>
    <w:rsid w:val="00160DB5"/>
    <w:rsid w:val="00162599"/>
    <w:rsid w:val="001627F5"/>
    <w:rsid w:val="001628B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0927"/>
    <w:rsid w:val="001732BB"/>
    <w:rsid w:val="00173713"/>
    <w:rsid w:val="00174459"/>
    <w:rsid w:val="00174D3E"/>
    <w:rsid w:val="00175199"/>
    <w:rsid w:val="0017564D"/>
    <w:rsid w:val="00175885"/>
    <w:rsid w:val="00175A45"/>
    <w:rsid w:val="00175F3D"/>
    <w:rsid w:val="0017688C"/>
    <w:rsid w:val="00176F87"/>
    <w:rsid w:val="00176F9A"/>
    <w:rsid w:val="001773F3"/>
    <w:rsid w:val="00180804"/>
    <w:rsid w:val="00182441"/>
    <w:rsid w:val="00182ADD"/>
    <w:rsid w:val="00182D0A"/>
    <w:rsid w:val="00182E34"/>
    <w:rsid w:val="0018311F"/>
    <w:rsid w:val="001839EC"/>
    <w:rsid w:val="00184230"/>
    <w:rsid w:val="00184A86"/>
    <w:rsid w:val="00184D19"/>
    <w:rsid w:val="00184DA5"/>
    <w:rsid w:val="00185064"/>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4B07"/>
    <w:rsid w:val="001A520F"/>
    <w:rsid w:val="001A5A66"/>
    <w:rsid w:val="001A6D6A"/>
    <w:rsid w:val="001A7162"/>
    <w:rsid w:val="001A7444"/>
    <w:rsid w:val="001A7E17"/>
    <w:rsid w:val="001B0869"/>
    <w:rsid w:val="001B0CAD"/>
    <w:rsid w:val="001B19AA"/>
    <w:rsid w:val="001B1B38"/>
    <w:rsid w:val="001B1CBE"/>
    <w:rsid w:val="001B27DC"/>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5C57"/>
    <w:rsid w:val="001C72B7"/>
    <w:rsid w:val="001D0F0F"/>
    <w:rsid w:val="001D0F29"/>
    <w:rsid w:val="001D1DC2"/>
    <w:rsid w:val="001D2780"/>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D7F89"/>
    <w:rsid w:val="001E075B"/>
    <w:rsid w:val="001E2549"/>
    <w:rsid w:val="001E2A81"/>
    <w:rsid w:val="001E31F1"/>
    <w:rsid w:val="001E34A3"/>
    <w:rsid w:val="001E3A07"/>
    <w:rsid w:val="001E42B4"/>
    <w:rsid w:val="001E4747"/>
    <w:rsid w:val="001E4B55"/>
    <w:rsid w:val="001E518D"/>
    <w:rsid w:val="001E5272"/>
    <w:rsid w:val="001E5BA5"/>
    <w:rsid w:val="001E6B4D"/>
    <w:rsid w:val="001E723D"/>
    <w:rsid w:val="001E7317"/>
    <w:rsid w:val="001E734D"/>
    <w:rsid w:val="001E7DA4"/>
    <w:rsid w:val="001E7F77"/>
    <w:rsid w:val="001F060B"/>
    <w:rsid w:val="001F0753"/>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0F51"/>
    <w:rsid w:val="00211229"/>
    <w:rsid w:val="00211511"/>
    <w:rsid w:val="002118F5"/>
    <w:rsid w:val="00212B6B"/>
    <w:rsid w:val="00213985"/>
    <w:rsid w:val="00213CC2"/>
    <w:rsid w:val="00213D28"/>
    <w:rsid w:val="002154F5"/>
    <w:rsid w:val="00216A49"/>
    <w:rsid w:val="0021757C"/>
    <w:rsid w:val="00217871"/>
    <w:rsid w:val="00220EF4"/>
    <w:rsid w:val="00223822"/>
    <w:rsid w:val="00223BFA"/>
    <w:rsid w:val="0022424F"/>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2C1"/>
    <w:rsid w:val="002427E2"/>
    <w:rsid w:val="00242CDC"/>
    <w:rsid w:val="00242CE3"/>
    <w:rsid w:val="00243DA8"/>
    <w:rsid w:val="00243FBA"/>
    <w:rsid w:val="002444B5"/>
    <w:rsid w:val="002455AF"/>
    <w:rsid w:val="00245EFD"/>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853"/>
    <w:rsid w:val="00271BCC"/>
    <w:rsid w:val="002725B8"/>
    <w:rsid w:val="0027373A"/>
    <w:rsid w:val="002752B8"/>
    <w:rsid w:val="002763B0"/>
    <w:rsid w:val="00276D7E"/>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23A"/>
    <w:rsid w:val="00292821"/>
    <w:rsid w:val="0029288A"/>
    <w:rsid w:val="0029334D"/>
    <w:rsid w:val="002933B9"/>
    <w:rsid w:val="0029359E"/>
    <w:rsid w:val="00294DAF"/>
    <w:rsid w:val="00294EE4"/>
    <w:rsid w:val="0029549D"/>
    <w:rsid w:val="00296151"/>
    <w:rsid w:val="00296C24"/>
    <w:rsid w:val="00297C1F"/>
    <w:rsid w:val="002A0B8E"/>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5B39"/>
    <w:rsid w:val="002B61C4"/>
    <w:rsid w:val="002B79CE"/>
    <w:rsid w:val="002C0704"/>
    <w:rsid w:val="002C18A2"/>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630"/>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A3"/>
    <w:rsid w:val="003068B0"/>
    <w:rsid w:val="00307026"/>
    <w:rsid w:val="0030791D"/>
    <w:rsid w:val="00310D9A"/>
    <w:rsid w:val="00310E49"/>
    <w:rsid w:val="00310E71"/>
    <w:rsid w:val="003129B0"/>
    <w:rsid w:val="00312D7E"/>
    <w:rsid w:val="00313091"/>
    <w:rsid w:val="00313354"/>
    <w:rsid w:val="00313FAE"/>
    <w:rsid w:val="00314580"/>
    <w:rsid w:val="00314861"/>
    <w:rsid w:val="0031554D"/>
    <w:rsid w:val="003158FC"/>
    <w:rsid w:val="00315AD3"/>
    <w:rsid w:val="00315E02"/>
    <w:rsid w:val="00316323"/>
    <w:rsid w:val="00316700"/>
    <w:rsid w:val="0031706C"/>
    <w:rsid w:val="003170DA"/>
    <w:rsid w:val="00317954"/>
    <w:rsid w:val="00317ABB"/>
    <w:rsid w:val="00317F66"/>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46806"/>
    <w:rsid w:val="003508F4"/>
    <w:rsid w:val="00350CA9"/>
    <w:rsid w:val="00351816"/>
    <w:rsid w:val="00352427"/>
    <w:rsid w:val="003537D8"/>
    <w:rsid w:val="00353B2C"/>
    <w:rsid w:val="00353E47"/>
    <w:rsid w:val="0035771B"/>
    <w:rsid w:val="0036006F"/>
    <w:rsid w:val="00360847"/>
    <w:rsid w:val="00360E82"/>
    <w:rsid w:val="00361355"/>
    <w:rsid w:val="00361A24"/>
    <w:rsid w:val="00362F15"/>
    <w:rsid w:val="00363649"/>
    <w:rsid w:val="0036421F"/>
    <w:rsid w:val="003642DF"/>
    <w:rsid w:val="00364E69"/>
    <w:rsid w:val="003650AF"/>
    <w:rsid w:val="0036620A"/>
    <w:rsid w:val="003669CA"/>
    <w:rsid w:val="00367424"/>
    <w:rsid w:val="00367535"/>
    <w:rsid w:val="00367BCE"/>
    <w:rsid w:val="00370817"/>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6A2B"/>
    <w:rsid w:val="0038732A"/>
    <w:rsid w:val="0038747C"/>
    <w:rsid w:val="003874BD"/>
    <w:rsid w:val="00387C63"/>
    <w:rsid w:val="00390DC2"/>
    <w:rsid w:val="003914A2"/>
    <w:rsid w:val="00391A64"/>
    <w:rsid w:val="00392316"/>
    <w:rsid w:val="003928AD"/>
    <w:rsid w:val="003928CC"/>
    <w:rsid w:val="00393119"/>
    <w:rsid w:val="00393629"/>
    <w:rsid w:val="00394453"/>
    <w:rsid w:val="00394858"/>
    <w:rsid w:val="003949AB"/>
    <w:rsid w:val="003958AB"/>
    <w:rsid w:val="0039686D"/>
    <w:rsid w:val="003A0902"/>
    <w:rsid w:val="003A11BB"/>
    <w:rsid w:val="003A1A0A"/>
    <w:rsid w:val="003A1A3E"/>
    <w:rsid w:val="003A1B42"/>
    <w:rsid w:val="003A2EB4"/>
    <w:rsid w:val="003A372A"/>
    <w:rsid w:val="003A37FE"/>
    <w:rsid w:val="003A398F"/>
    <w:rsid w:val="003A3BD3"/>
    <w:rsid w:val="003A3F59"/>
    <w:rsid w:val="003A458F"/>
    <w:rsid w:val="003A4600"/>
    <w:rsid w:val="003A4712"/>
    <w:rsid w:val="003A49EF"/>
    <w:rsid w:val="003A5755"/>
    <w:rsid w:val="003A5F8C"/>
    <w:rsid w:val="003A6090"/>
    <w:rsid w:val="003A709E"/>
    <w:rsid w:val="003A734C"/>
    <w:rsid w:val="003A75E2"/>
    <w:rsid w:val="003A7D1A"/>
    <w:rsid w:val="003B04C2"/>
    <w:rsid w:val="003B163E"/>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175D"/>
    <w:rsid w:val="003D23A1"/>
    <w:rsid w:val="003D3066"/>
    <w:rsid w:val="003D3569"/>
    <w:rsid w:val="003D401E"/>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886"/>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111"/>
    <w:rsid w:val="003F7509"/>
    <w:rsid w:val="003F797C"/>
    <w:rsid w:val="003F798B"/>
    <w:rsid w:val="003F7BE2"/>
    <w:rsid w:val="00400B53"/>
    <w:rsid w:val="004010AA"/>
    <w:rsid w:val="0040111E"/>
    <w:rsid w:val="00401407"/>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1F7D"/>
    <w:rsid w:val="004129DE"/>
    <w:rsid w:val="0041463F"/>
    <w:rsid w:val="004164E9"/>
    <w:rsid w:val="004166CD"/>
    <w:rsid w:val="00416B52"/>
    <w:rsid w:val="004177D8"/>
    <w:rsid w:val="00421B37"/>
    <w:rsid w:val="00421C4F"/>
    <w:rsid w:val="0042369D"/>
    <w:rsid w:val="00423A37"/>
    <w:rsid w:val="0042524E"/>
    <w:rsid w:val="004254C7"/>
    <w:rsid w:val="004255FA"/>
    <w:rsid w:val="0042589B"/>
    <w:rsid w:val="00425A6E"/>
    <w:rsid w:val="00425A74"/>
    <w:rsid w:val="00425F87"/>
    <w:rsid w:val="004264A8"/>
    <w:rsid w:val="00426CB2"/>
    <w:rsid w:val="00427485"/>
    <w:rsid w:val="0043020E"/>
    <w:rsid w:val="0043083C"/>
    <w:rsid w:val="00430C37"/>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04C6"/>
    <w:rsid w:val="004411C1"/>
    <w:rsid w:val="0044123B"/>
    <w:rsid w:val="004414D8"/>
    <w:rsid w:val="00441A02"/>
    <w:rsid w:val="00443188"/>
    <w:rsid w:val="00443B90"/>
    <w:rsid w:val="0044453F"/>
    <w:rsid w:val="0044500C"/>
    <w:rsid w:val="004452B4"/>
    <w:rsid w:val="004455F2"/>
    <w:rsid w:val="00446014"/>
    <w:rsid w:val="00447554"/>
    <w:rsid w:val="00447A93"/>
    <w:rsid w:val="0045172F"/>
    <w:rsid w:val="00451B48"/>
    <w:rsid w:val="004521AA"/>
    <w:rsid w:val="00453E1C"/>
    <w:rsid w:val="004544DB"/>
    <w:rsid w:val="0045486D"/>
    <w:rsid w:val="0045553A"/>
    <w:rsid w:val="00455A6C"/>
    <w:rsid w:val="004570FA"/>
    <w:rsid w:val="00457C59"/>
    <w:rsid w:val="00460314"/>
    <w:rsid w:val="00460DEF"/>
    <w:rsid w:val="00461922"/>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0C"/>
    <w:rsid w:val="00474491"/>
    <w:rsid w:val="00474D32"/>
    <w:rsid w:val="00474F5E"/>
    <w:rsid w:val="00475C02"/>
    <w:rsid w:val="004764A7"/>
    <w:rsid w:val="004776BD"/>
    <w:rsid w:val="0047791C"/>
    <w:rsid w:val="00481359"/>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3CE5"/>
    <w:rsid w:val="00494193"/>
    <w:rsid w:val="00494B7B"/>
    <w:rsid w:val="004951B6"/>
    <w:rsid w:val="004957D3"/>
    <w:rsid w:val="00495BBA"/>
    <w:rsid w:val="00495F1F"/>
    <w:rsid w:val="00497658"/>
    <w:rsid w:val="004A0845"/>
    <w:rsid w:val="004A0B52"/>
    <w:rsid w:val="004A0E75"/>
    <w:rsid w:val="004A0FB5"/>
    <w:rsid w:val="004A1077"/>
    <w:rsid w:val="004A1624"/>
    <w:rsid w:val="004A2113"/>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0A6"/>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604"/>
    <w:rsid w:val="00502D48"/>
    <w:rsid w:val="00503A74"/>
    <w:rsid w:val="00505ADB"/>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20D"/>
    <w:rsid w:val="005557BB"/>
    <w:rsid w:val="00556426"/>
    <w:rsid w:val="00557A53"/>
    <w:rsid w:val="00560A05"/>
    <w:rsid w:val="00562314"/>
    <w:rsid w:val="005628BB"/>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2A4"/>
    <w:rsid w:val="00586607"/>
    <w:rsid w:val="005866FB"/>
    <w:rsid w:val="005869ED"/>
    <w:rsid w:val="00587132"/>
    <w:rsid w:val="00587237"/>
    <w:rsid w:val="005902CE"/>
    <w:rsid w:val="0059129B"/>
    <w:rsid w:val="0059135D"/>
    <w:rsid w:val="0059198B"/>
    <w:rsid w:val="00592018"/>
    <w:rsid w:val="00592915"/>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74F"/>
    <w:rsid w:val="005B37AB"/>
    <w:rsid w:val="005B3879"/>
    <w:rsid w:val="005B476C"/>
    <w:rsid w:val="005B4B35"/>
    <w:rsid w:val="005B4C2C"/>
    <w:rsid w:val="005B4EF3"/>
    <w:rsid w:val="005B5D56"/>
    <w:rsid w:val="005B73CF"/>
    <w:rsid w:val="005C0368"/>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5D0"/>
    <w:rsid w:val="005F4916"/>
    <w:rsid w:val="005F59F6"/>
    <w:rsid w:val="005F6213"/>
    <w:rsid w:val="005F642A"/>
    <w:rsid w:val="005F6753"/>
    <w:rsid w:val="005F7072"/>
    <w:rsid w:val="005F7C9A"/>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27B5E"/>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4A"/>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36FB"/>
    <w:rsid w:val="006738CE"/>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6B9A"/>
    <w:rsid w:val="006970A5"/>
    <w:rsid w:val="006977E6"/>
    <w:rsid w:val="006A05A4"/>
    <w:rsid w:val="006A1666"/>
    <w:rsid w:val="006A2EAD"/>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5E6"/>
    <w:rsid w:val="006B78A0"/>
    <w:rsid w:val="006B7DC7"/>
    <w:rsid w:val="006C0D68"/>
    <w:rsid w:val="006C13D6"/>
    <w:rsid w:val="006C13F1"/>
    <w:rsid w:val="006C195E"/>
    <w:rsid w:val="006C1FD9"/>
    <w:rsid w:val="006C339A"/>
    <w:rsid w:val="006C3E9E"/>
    <w:rsid w:val="006C4174"/>
    <w:rsid w:val="006C41B2"/>
    <w:rsid w:val="006C4403"/>
    <w:rsid w:val="006C53E4"/>
    <w:rsid w:val="006C56BC"/>
    <w:rsid w:val="006C5B85"/>
    <w:rsid w:val="006C69AF"/>
    <w:rsid w:val="006C6C99"/>
    <w:rsid w:val="006C745C"/>
    <w:rsid w:val="006C74BA"/>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12D"/>
    <w:rsid w:val="006E12C4"/>
    <w:rsid w:val="006E1933"/>
    <w:rsid w:val="006E2250"/>
    <w:rsid w:val="006E2392"/>
    <w:rsid w:val="006E3275"/>
    <w:rsid w:val="006E3C6F"/>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6934"/>
    <w:rsid w:val="007070D1"/>
    <w:rsid w:val="0070726D"/>
    <w:rsid w:val="0070786A"/>
    <w:rsid w:val="00707F46"/>
    <w:rsid w:val="00710730"/>
    <w:rsid w:val="007115A5"/>
    <w:rsid w:val="00712751"/>
    <w:rsid w:val="00713640"/>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21"/>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68CF"/>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2D"/>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4E4"/>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55E"/>
    <w:rsid w:val="0077778A"/>
    <w:rsid w:val="00777B9E"/>
    <w:rsid w:val="0078043A"/>
    <w:rsid w:val="0078122F"/>
    <w:rsid w:val="00782D28"/>
    <w:rsid w:val="00783B59"/>
    <w:rsid w:val="00783C27"/>
    <w:rsid w:val="00784127"/>
    <w:rsid w:val="007850E9"/>
    <w:rsid w:val="0078615E"/>
    <w:rsid w:val="007863E0"/>
    <w:rsid w:val="00786799"/>
    <w:rsid w:val="0078797C"/>
    <w:rsid w:val="007908A5"/>
    <w:rsid w:val="007909BF"/>
    <w:rsid w:val="00791335"/>
    <w:rsid w:val="007914A4"/>
    <w:rsid w:val="0079151D"/>
    <w:rsid w:val="007918BA"/>
    <w:rsid w:val="00791AD7"/>
    <w:rsid w:val="00791C19"/>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0F29"/>
    <w:rsid w:val="007A1FF1"/>
    <w:rsid w:val="007A3059"/>
    <w:rsid w:val="007A3E9D"/>
    <w:rsid w:val="007A43CB"/>
    <w:rsid w:val="007A606B"/>
    <w:rsid w:val="007A62BF"/>
    <w:rsid w:val="007A6889"/>
    <w:rsid w:val="007A69F4"/>
    <w:rsid w:val="007A6E09"/>
    <w:rsid w:val="007A7258"/>
    <w:rsid w:val="007A77C0"/>
    <w:rsid w:val="007A7950"/>
    <w:rsid w:val="007A7A93"/>
    <w:rsid w:val="007B0C51"/>
    <w:rsid w:val="007B152B"/>
    <w:rsid w:val="007B2223"/>
    <w:rsid w:val="007B33F2"/>
    <w:rsid w:val="007B3937"/>
    <w:rsid w:val="007B41AD"/>
    <w:rsid w:val="007B42D4"/>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1CF"/>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1F85"/>
    <w:rsid w:val="007F2353"/>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6C34"/>
    <w:rsid w:val="00827015"/>
    <w:rsid w:val="008273D0"/>
    <w:rsid w:val="00827C50"/>
    <w:rsid w:val="008300F7"/>
    <w:rsid w:val="00830CD3"/>
    <w:rsid w:val="00830E82"/>
    <w:rsid w:val="008327AC"/>
    <w:rsid w:val="00832ADA"/>
    <w:rsid w:val="00833013"/>
    <w:rsid w:val="008333B7"/>
    <w:rsid w:val="00833AAE"/>
    <w:rsid w:val="00833AC2"/>
    <w:rsid w:val="00833CF8"/>
    <w:rsid w:val="00833D3B"/>
    <w:rsid w:val="008349FC"/>
    <w:rsid w:val="00835055"/>
    <w:rsid w:val="00836B38"/>
    <w:rsid w:val="00836C5B"/>
    <w:rsid w:val="00837744"/>
    <w:rsid w:val="00837763"/>
    <w:rsid w:val="008377C5"/>
    <w:rsid w:val="00837F2D"/>
    <w:rsid w:val="0084064B"/>
    <w:rsid w:val="0084078B"/>
    <w:rsid w:val="00840D23"/>
    <w:rsid w:val="0084160B"/>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571E2"/>
    <w:rsid w:val="00860687"/>
    <w:rsid w:val="008617C3"/>
    <w:rsid w:val="00862FDB"/>
    <w:rsid w:val="00863164"/>
    <w:rsid w:val="00864788"/>
    <w:rsid w:val="00864A03"/>
    <w:rsid w:val="00864F38"/>
    <w:rsid w:val="008651CB"/>
    <w:rsid w:val="0086640E"/>
    <w:rsid w:val="008664DE"/>
    <w:rsid w:val="008669AA"/>
    <w:rsid w:val="008670CB"/>
    <w:rsid w:val="008673E0"/>
    <w:rsid w:val="008705F6"/>
    <w:rsid w:val="008718BD"/>
    <w:rsid w:val="00872619"/>
    <w:rsid w:val="008727F1"/>
    <w:rsid w:val="008731B4"/>
    <w:rsid w:val="008739D7"/>
    <w:rsid w:val="00873A89"/>
    <w:rsid w:val="00873EFB"/>
    <w:rsid w:val="00874D5A"/>
    <w:rsid w:val="00874F49"/>
    <w:rsid w:val="0087549C"/>
    <w:rsid w:val="0087624E"/>
    <w:rsid w:val="00876EDA"/>
    <w:rsid w:val="008777BB"/>
    <w:rsid w:val="00877B00"/>
    <w:rsid w:val="00877CBF"/>
    <w:rsid w:val="00880906"/>
    <w:rsid w:val="00880FA9"/>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65A"/>
    <w:rsid w:val="008907B4"/>
    <w:rsid w:val="00890D2D"/>
    <w:rsid w:val="00891798"/>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3F5"/>
    <w:rsid w:val="008A55E9"/>
    <w:rsid w:val="008A5D10"/>
    <w:rsid w:val="008A629C"/>
    <w:rsid w:val="008A63CB"/>
    <w:rsid w:val="008A66A9"/>
    <w:rsid w:val="008A6BAC"/>
    <w:rsid w:val="008A78C3"/>
    <w:rsid w:val="008A7D21"/>
    <w:rsid w:val="008B03EC"/>
    <w:rsid w:val="008B0429"/>
    <w:rsid w:val="008B180B"/>
    <w:rsid w:val="008B181B"/>
    <w:rsid w:val="008B1E15"/>
    <w:rsid w:val="008B264C"/>
    <w:rsid w:val="008B2E11"/>
    <w:rsid w:val="008B31F7"/>
    <w:rsid w:val="008B35C5"/>
    <w:rsid w:val="008B5F5D"/>
    <w:rsid w:val="008B601C"/>
    <w:rsid w:val="008B6624"/>
    <w:rsid w:val="008B7267"/>
    <w:rsid w:val="008B74A6"/>
    <w:rsid w:val="008B74F1"/>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1DE"/>
    <w:rsid w:val="008D4C3A"/>
    <w:rsid w:val="008D532B"/>
    <w:rsid w:val="008D568E"/>
    <w:rsid w:val="008D5718"/>
    <w:rsid w:val="008D59B9"/>
    <w:rsid w:val="008D6085"/>
    <w:rsid w:val="008D645D"/>
    <w:rsid w:val="008D6F5E"/>
    <w:rsid w:val="008E00AF"/>
    <w:rsid w:val="008E01D4"/>
    <w:rsid w:val="008E1EA3"/>
    <w:rsid w:val="008E1EC5"/>
    <w:rsid w:val="008E2066"/>
    <w:rsid w:val="008E2479"/>
    <w:rsid w:val="008E2D6F"/>
    <w:rsid w:val="008E337D"/>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21B"/>
    <w:rsid w:val="008F2936"/>
    <w:rsid w:val="008F2FEA"/>
    <w:rsid w:val="008F3F56"/>
    <w:rsid w:val="008F3F91"/>
    <w:rsid w:val="008F4C98"/>
    <w:rsid w:val="008F6B1A"/>
    <w:rsid w:val="008F7ABF"/>
    <w:rsid w:val="008F7B56"/>
    <w:rsid w:val="009001CF"/>
    <w:rsid w:val="009001DD"/>
    <w:rsid w:val="00900A81"/>
    <w:rsid w:val="009019AA"/>
    <w:rsid w:val="00902373"/>
    <w:rsid w:val="00902946"/>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034"/>
    <w:rsid w:val="0091526B"/>
    <w:rsid w:val="009159B8"/>
    <w:rsid w:val="00915AC3"/>
    <w:rsid w:val="009163A2"/>
    <w:rsid w:val="00916928"/>
    <w:rsid w:val="00917027"/>
    <w:rsid w:val="00917238"/>
    <w:rsid w:val="009172ED"/>
    <w:rsid w:val="00917664"/>
    <w:rsid w:val="00917BFD"/>
    <w:rsid w:val="00920D0A"/>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47E4B"/>
    <w:rsid w:val="009503FB"/>
    <w:rsid w:val="009504A5"/>
    <w:rsid w:val="009510E5"/>
    <w:rsid w:val="009513BE"/>
    <w:rsid w:val="00951627"/>
    <w:rsid w:val="00951CEA"/>
    <w:rsid w:val="0095228F"/>
    <w:rsid w:val="00952744"/>
    <w:rsid w:val="00952C53"/>
    <w:rsid w:val="00953BB6"/>
    <w:rsid w:val="00953C37"/>
    <w:rsid w:val="00953C64"/>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65E"/>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52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97295"/>
    <w:rsid w:val="009A00A7"/>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15E"/>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20E"/>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2B0C"/>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19"/>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3F39"/>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1B64"/>
    <w:rsid w:val="00A4241A"/>
    <w:rsid w:val="00A4252B"/>
    <w:rsid w:val="00A429E4"/>
    <w:rsid w:val="00A42D88"/>
    <w:rsid w:val="00A4418F"/>
    <w:rsid w:val="00A44659"/>
    <w:rsid w:val="00A44728"/>
    <w:rsid w:val="00A4493A"/>
    <w:rsid w:val="00A458DC"/>
    <w:rsid w:val="00A45912"/>
    <w:rsid w:val="00A45D68"/>
    <w:rsid w:val="00A46A1D"/>
    <w:rsid w:val="00A46A88"/>
    <w:rsid w:val="00A46E57"/>
    <w:rsid w:val="00A4702C"/>
    <w:rsid w:val="00A479F7"/>
    <w:rsid w:val="00A47ADB"/>
    <w:rsid w:val="00A50C6A"/>
    <w:rsid w:val="00A51E9C"/>
    <w:rsid w:val="00A525EE"/>
    <w:rsid w:val="00A530A7"/>
    <w:rsid w:val="00A53E10"/>
    <w:rsid w:val="00A542CB"/>
    <w:rsid w:val="00A54D46"/>
    <w:rsid w:val="00A5506D"/>
    <w:rsid w:val="00A550EE"/>
    <w:rsid w:val="00A55135"/>
    <w:rsid w:val="00A5659D"/>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0C"/>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6562"/>
    <w:rsid w:val="00A9709F"/>
    <w:rsid w:val="00A97E15"/>
    <w:rsid w:val="00A97E8E"/>
    <w:rsid w:val="00AA02A7"/>
    <w:rsid w:val="00AA0684"/>
    <w:rsid w:val="00AA340D"/>
    <w:rsid w:val="00AA3A3D"/>
    <w:rsid w:val="00AA3F34"/>
    <w:rsid w:val="00AA48C9"/>
    <w:rsid w:val="00AA4B93"/>
    <w:rsid w:val="00AA4BF2"/>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3D4F"/>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5FC3"/>
    <w:rsid w:val="00AD6270"/>
    <w:rsid w:val="00AD679B"/>
    <w:rsid w:val="00AD737A"/>
    <w:rsid w:val="00AD7A8B"/>
    <w:rsid w:val="00AE0120"/>
    <w:rsid w:val="00AE0AAF"/>
    <w:rsid w:val="00AE1A19"/>
    <w:rsid w:val="00AE1B7B"/>
    <w:rsid w:val="00AE200E"/>
    <w:rsid w:val="00AE277D"/>
    <w:rsid w:val="00AE299A"/>
    <w:rsid w:val="00AE3299"/>
    <w:rsid w:val="00AE3955"/>
    <w:rsid w:val="00AE3BB6"/>
    <w:rsid w:val="00AE44F3"/>
    <w:rsid w:val="00AE483F"/>
    <w:rsid w:val="00AE5A77"/>
    <w:rsid w:val="00AE656C"/>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AEE"/>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590"/>
    <w:rsid w:val="00B2094E"/>
    <w:rsid w:val="00B22730"/>
    <w:rsid w:val="00B2283F"/>
    <w:rsid w:val="00B23400"/>
    <w:rsid w:val="00B23E47"/>
    <w:rsid w:val="00B24187"/>
    <w:rsid w:val="00B24C2C"/>
    <w:rsid w:val="00B25DB7"/>
    <w:rsid w:val="00B26169"/>
    <w:rsid w:val="00B26880"/>
    <w:rsid w:val="00B2766F"/>
    <w:rsid w:val="00B27B4F"/>
    <w:rsid w:val="00B30AA7"/>
    <w:rsid w:val="00B31E47"/>
    <w:rsid w:val="00B329FC"/>
    <w:rsid w:val="00B33A30"/>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8A0"/>
    <w:rsid w:val="00B8497B"/>
    <w:rsid w:val="00B85D54"/>
    <w:rsid w:val="00B85F06"/>
    <w:rsid w:val="00B91EF8"/>
    <w:rsid w:val="00B93E8D"/>
    <w:rsid w:val="00B94824"/>
    <w:rsid w:val="00B95708"/>
    <w:rsid w:val="00B95D1C"/>
    <w:rsid w:val="00B96081"/>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66FA"/>
    <w:rsid w:val="00BA7506"/>
    <w:rsid w:val="00BA7A32"/>
    <w:rsid w:val="00BA7F93"/>
    <w:rsid w:val="00BB0438"/>
    <w:rsid w:val="00BB0A3C"/>
    <w:rsid w:val="00BB0CD5"/>
    <w:rsid w:val="00BB2216"/>
    <w:rsid w:val="00BB2247"/>
    <w:rsid w:val="00BB2B1E"/>
    <w:rsid w:val="00BB34FB"/>
    <w:rsid w:val="00BB3A46"/>
    <w:rsid w:val="00BB3C12"/>
    <w:rsid w:val="00BB3D0C"/>
    <w:rsid w:val="00BB3D54"/>
    <w:rsid w:val="00BB432D"/>
    <w:rsid w:val="00BB481A"/>
    <w:rsid w:val="00BB55C1"/>
    <w:rsid w:val="00BB58B0"/>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3C3D"/>
    <w:rsid w:val="00BE4A2A"/>
    <w:rsid w:val="00BE4AB1"/>
    <w:rsid w:val="00BE6142"/>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863"/>
    <w:rsid w:val="00BF7E00"/>
    <w:rsid w:val="00C00E46"/>
    <w:rsid w:val="00C01265"/>
    <w:rsid w:val="00C01BB8"/>
    <w:rsid w:val="00C02A78"/>
    <w:rsid w:val="00C0427A"/>
    <w:rsid w:val="00C0513E"/>
    <w:rsid w:val="00C067A8"/>
    <w:rsid w:val="00C0707E"/>
    <w:rsid w:val="00C079D7"/>
    <w:rsid w:val="00C103C1"/>
    <w:rsid w:val="00C107C7"/>
    <w:rsid w:val="00C10F65"/>
    <w:rsid w:val="00C11549"/>
    <w:rsid w:val="00C11FD1"/>
    <w:rsid w:val="00C121F3"/>
    <w:rsid w:val="00C128F2"/>
    <w:rsid w:val="00C130D2"/>
    <w:rsid w:val="00C134F3"/>
    <w:rsid w:val="00C13FC5"/>
    <w:rsid w:val="00C14682"/>
    <w:rsid w:val="00C15DED"/>
    <w:rsid w:val="00C15E9D"/>
    <w:rsid w:val="00C16347"/>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A0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C9A"/>
    <w:rsid w:val="00C42D82"/>
    <w:rsid w:val="00C43B29"/>
    <w:rsid w:val="00C43EF8"/>
    <w:rsid w:val="00C4477E"/>
    <w:rsid w:val="00C44A92"/>
    <w:rsid w:val="00C45E35"/>
    <w:rsid w:val="00C46424"/>
    <w:rsid w:val="00C4698B"/>
    <w:rsid w:val="00C46CB9"/>
    <w:rsid w:val="00C46D40"/>
    <w:rsid w:val="00C4704D"/>
    <w:rsid w:val="00C47076"/>
    <w:rsid w:val="00C47498"/>
    <w:rsid w:val="00C50032"/>
    <w:rsid w:val="00C50FA4"/>
    <w:rsid w:val="00C52DC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69B3"/>
    <w:rsid w:val="00C87FFA"/>
    <w:rsid w:val="00C90773"/>
    <w:rsid w:val="00C90B2A"/>
    <w:rsid w:val="00C9112E"/>
    <w:rsid w:val="00C91657"/>
    <w:rsid w:val="00C923CB"/>
    <w:rsid w:val="00C93037"/>
    <w:rsid w:val="00C93202"/>
    <w:rsid w:val="00C948A7"/>
    <w:rsid w:val="00C94FA6"/>
    <w:rsid w:val="00C956D0"/>
    <w:rsid w:val="00C964AD"/>
    <w:rsid w:val="00C96B2B"/>
    <w:rsid w:val="00CA03DE"/>
    <w:rsid w:val="00CA0730"/>
    <w:rsid w:val="00CA0B83"/>
    <w:rsid w:val="00CA1113"/>
    <w:rsid w:val="00CA12D0"/>
    <w:rsid w:val="00CA2891"/>
    <w:rsid w:val="00CA3838"/>
    <w:rsid w:val="00CA3DE8"/>
    <w:rsid w:val="00CA49F0"/>
    <w:rsid w:val="00CA4A29"/>
    <w:rsid w:val="00CA52C6"/>
    <w:rsid w:val="00CA5393"/>
    <w:rsid w:val="00CA5B12"/>
    <w:rsid w:val="00CA5F41"/>
    <w:rsid w:val="00CA609E"/>
    <w:rsid w:val="00CA668E"/>
    <w:rsid w:val="00CA6B41"/>
    <w:rsid w:val="00CA704B"/>
    <w:rsid w:val="00CA772D"/>
    <w:rsid w:val="00CA7A41"/>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3967"/>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CF540D"/>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4ED7"/>
    <w:rsid w:val="00D15AA2"/>
    <w:rsid w:val="00D160AA"/>
    <w:rsid w:val="00D161E9"/>
    <w:rsid w:val="00D16803"/>
    <w:rsid w:val="00D17230"/>
    <w:rsid w:val="00D173FA"/>
    <w:rsid w:val="00D20B37"/>
    <w:rsid w:val="00D21360"/>
    <w:rsid w:val="00D217D6"/>
    <w:rsid w:val="00D22809"/>
    <w:rsid w:val="00D22812"/>
    <w:rsid w:val="00D22D9C"/>
    <w:rsid w:val="00D231E2"/>
    <w:rsid w:val="00D23CFF"/>
    <w:rsid w:val="00D25295"/>
    <w:rsid w:val="00D25348"/>
    <w:rsid w:val="00D2574E"/>
    <w:rsid w:val="00D2587D"/>
    <w:rsid w:val="00D262B9"/>
    <w:rsid w:val="00D26379"/>
    <w:rsid w:val="00D274D5"/>
    <w:rsid w:val="00D27856"/>
    <w:rsid w:val="00D27CD3"/>
    <w:rsid w:val="00D301C5"/>
    <w:rsid w:val="00D30887"/>
    <w:rsid w:val="00D30C59"/>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046C"/>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5E54"/>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6E7"/>
    <w:rsid w:val="00D64840"/>
    <w:rsid w:val="00D64874"/>
    <w:rsid w:val="00D6500D"/>
    <w:rsid w:val="00D653A8"/>
    <w:rsid w:val="00D65CFB"/>
    <w:rsid w:val="00D65DA8"/>
    <w:rsid w:val="00D663E0"/>
    <w:rsid w:val="00D669A4"/>
    <w:rsid w:val="00D67B9F"/>
    <w:rsid w:val="00D70E1E"/>
    <w:rsid w:val="00D70E69"/>
    <w:rsid w:val="00D71E06"/>
    <w:rsid w:val="00D720A5"/>
    <w:rsid w:val="00D727F0"/>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2D6"/>
    <w:rsid w:val="00D97320"/>
    <w:rsid w:val="00D97A25"/>
    <w:rsid w:val="00DA02A4"/>
    <w:rsid w:val="00DA0940"/>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3ED"/>
    <w:rsid w:val="00DB389E"/>
    <w:rsid w:val="00DB3B95"/>
    <w:rsid w:val="00DB4176"/>
    <w:rsid w:val="00DB420C"/>
    <w:rsid w:val="00DB5B96"/>
    <w:rsid w:val="00DB7617"/>
    <w:rsid w:val="00DB7920"/>
    <w:rsid w:val="00DC0A63"/>
    <w:rsid w:val="00DC1175"/>
    <w:rsid w:val="00DC177A"/>
    <w:rsid w:val="00DC1B10"/>
    <w:rsid w:val="00DC1FC0"/>
    <w:rsid w:val="00DC269C"/>
    <w:rsid w:val="00DC2930"/>
    <w:rsid w:val="00DC2C79"/>
    <w:rsid w:val="00DC2F2C"/>
    <w:rsid w:val="00DC3FCA"/>
    <w:rsid w:val="00DC471A"/>
    <w:rsid w:val="00DC4E76"/>
    <w:rsid w:val="00DC525C"/>
    <w:rsid w:val="00DC6037"/>
    <w:rsid w:val="00DC61E0"/>
    <w:rsid w:val="00DC67C4"/>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23C9"/>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3749"/>
    <w:rsid w:val="00E24FFC"/>
    <w:rsid w:val="00E268A7"/>
    <w:rsid w:val="00E26F8B"/>
    <w:rsid w:val="00E27F5E"/>
    <w:rsid w:val="00E303B0"/>
    <w:rsid w:val="00E3207A"/>
    <w:rsid w:val="00E32A11"/>
    <w:rsid w:val="00E32DC5"/>
    <w:rsid w:val="00E33967"/>
    <w:rsid w:val="00E343D8"/>
    <w:rsid w:val="00E348D5"/>
    <w:rsid w:val="00E34BE5"/>
    <w:rsid w:val="00E3572C"/>
    <w:rsid w:val="00E35822"/>
    <w:rsid w:val="00E35AE1"/>
    <w:rsid w:val="00E3611B"/>
    <w:rsid w:val="00E36E51"/>
    <w:rsid w:val="00E37DB2"/>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3351"/>
    <w:rsid w:val="00E5448D"/>
    <w:rsid w:val="00E55026"/>
    <w:rsid w:val="00E55361"/>
    <w:rsid w:val="00E563FF"/>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114"/>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3B5D"/>
    <w:rsid w:val="00EA3EAF"/>
    <w:rsid w:val="00EA4758"/>
    <w:rsid w:val="00EA4A3E"/>
    <w:rsid w:val="00EA5F34"/>
    <w:rsid w:val="00EA6104"/>
    <w:rsid w:val="00EA61DF"/>
    <w:rsid w:val="00EA6E3B"/>
    <w:rsid w:val="00EA734E"/>
    <w:rsid w:val="00EA75D7"/>
    <w:rsid w:val="00EA7A8B"/>
    <w:rsid w:val="00EA7DB8"/>
    <w:rsid w:val="00EA7FE9"/>
    <w:rsid w:val="00EB125A"/>
    <w:rsid w:val="00EB1F62"/>
    <w:rsid w:val="00EB41DF"/>
    <w:rsid w:val="00EB4429"/>
    <w:rsid w:val="00EB4434"/>
    <w:rsid w:val="00EB4FD9"/>
    <w:rsid w:val="00EB567C"/>
    <w:rsid w:val="00EB5FC6"/>
    <w:rsid w:val="00EB638C"/>
    <w:rsid w:val="00EB64E5"/>
    <w:rsid w:val="00EB68F6"/>
    <w:rsid w:val="00EB697C"/>
    <w:rsid w:val="00EB7A4A"/>
    <w:rsid w:val="00EC1594"/>
    <w:rsid w:val="00EC1A9A"/>
    <w:rsid w:val="00EC1F4C"/>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3ECC"/>
    <w:rsid w:val="00EE4100"/>
    <w:rsid w:val="00EE4F69"/>
    <w:rsid w:val="00EE4FEE"/>
    <w:rsid w:val="00EE538D"/>
    <w:rsid w:val="00EE57ED"/>
    <w:rsid w:val="00EE58F8"/>
    <w:rsid w:val="00EE6D36"/>
    <w:rsid w:val="00EE6D63"/>
    <w:rsid w:val="00EE7008"/>
    <w:rsid w:val="00EE7945"/>
    <w:rsid w:val="00EE7C94"/>
    <w:rsid w:val="00EF05E9"/>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506"/>
    <w:rsid w:val="00F169C2"/>
    <w:rsid w:val="00F16EA5"/>
    <w:rsid w:val="00F20D81"/>
    <w:rsid w:val="00F20E57"/>
    <w:rsid w:val="00F21034"/>
    <w:rsid w:val="00F2166C"/>
    <w:rsid w:val="00F216DD"/>
    <w:rsid w:val="00F21AE8"/>
    <w:rsid w:val="00F22191"/>
    <w:rsid w:val="00F23665"/>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19CE"/>
    <w:rsid w:val="00F42665"/>
    <w:rsid w:val="00F4272F"/>
    <w:rsid w:val="00F42897"/>
    <w:rsid w:val="00F4477F"/>
    <w:rsid w:val="00F454BB"/>
    <w:rsid w:val="00F45ACE"/>
    <w:rsid w:val="00F4613C"/>
    <w:rsid w:val="00F463EF"/>
    <w:rsid w:val="00F465F4"/>
    <w:rsid w:val="00F472CD"/>
    <w:rsid w:val="00F4789F"/>
    <w:rsid w:val="00F501FE"/>
    <w:rsid w:val="00F50479"/>
    <w:rsid w:val="00F5077A"/>
    <w:rsid w:val="00F5155B"/>
    <w:rsid w:val="00F52744"/>
    <w:rsid w:val="00F553DD"/>
    <w:rsid w:val="00F5620B"/>
    <w:rsid w:val="00F5651B"/>
    <w:rsid w:val="00F57F15"/>
    <w:rsid w:val="00F611FF"/>
    <w:rsid w:val="00F618F8"/>
    <w:rsid w:val="00F62C1F"/>
    <w:rsid w:val="00F63DA6"/>
    <w:rsid w:val="00F64368"/>
    <w:rsid w:val="00F6493E"/>
    <w:rsid w:val="00F64A4E"/>
    <w:rsid w:val="00F65717"/>
    <w:rsid w:val="00F65DE6"/>
    <w:rsid w:val="00F65FC1"/>
    <w:rsid w:val="00F6691F"/>
    <w:rsid w:val="00F70D72"/>
    <w:rsid w:val="00F70FB7"/>
    <w:rsid w:val="00F72202"/>
    <w:rsid w:val="00F7259B"/>
    <w:rsid w:val="00F726F7"/>
    <w:rsid w:val="00F72A94"/>
    <w:rsid w:val="00F7315E"/>
    <w:rsid w:val="00F733A7"/>
    <w:rsid w:val="00F735D9"/>
    <w:rsid w:val="00F73F34"/>
    <w:rsid w:val="00F74684"/>
    <w:rsid w:val="00F74966"/>
    <w:rsid w:val="00F74A02"/>
    <w:rsid w:val="00F74D4A"/>
    <w:rsid w:val="00F7693C"/>
    <w:rsid w:val="00F76ABF"/>
    <w:rsid w:val="00F777AF"/>
    <w:rsid w:val="00F77E02"/>
    <w:rsid w:val="00F80C8B"/>
    <w:rsid w:val="00F81910"/>
    <w:rsid w:val="00F81DEC"/>
    <w:rsid w:val="00F8229D"/>
    <w:rsid w:val="00F8251A"/>
    <w:rsid w:val="00F825C7"/>
    <w:rsid w:val="00F82A38"/>
    <w:rsid w:val="00F82F76"/>
    <w:rsid w:val="00F83E00"/>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05E6"/>
    <w:rsid w:val="00FD196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4184"/>
    <w:rsid w:val="00FF4B5A"/>
    <w:rsid w:val="00FF5588"/>
    <w:rsid w:val="00FF5E9D"/>
    <w:rsid w:val="00FF69ED"/>
    <w:rsid w:val="00FF6B0F"/>
    <w:rsid w:val="00FF6CB8"/>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E514B"/>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 w:type="character" w:styleId="UnresolvedMention">
    <w:name w:val="Unresolved Mention"/>
    <w:basedOn w:val="DefaultParagraphFont"/>
    <w:uiPriority w:val="99"/>
    <w:semiHidden/>
    <w:unhideWhenUsed/>
    <w:rsid w:val="00401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etf.org/rfc/rfc2045.txt" TargetMode="External"/><Relationship Id="rId117" Type="http://schemas.microsoft.com/office/2011/relationships/people" Target="people.xml"/><Relationship Id="rId21" Type="http://schemas.openxmlformats.org/officeDocument/2006/relationships/hyperlink" Target="https://bintray.com/rfo-basic/android/RFO-BASIC" TargetMode="External"/><Relationship Id="rId42" Type="http://schemas.openxmlformats.org/officeDocument/2006/relationships/hyperlink" Target="ftp://ftp.delete" TargetMode="External"/><Relationship Id="rId47" Type="http://schemas.openxmlformats.org/officeDocument/2006/relationships/hyperlink" Target="file:///\\n" TargetMode="External"/><Relationship Id="rId63" Type="http://schemas.openxmlformats.org/officeDocument/2006/relationships/hyperlink" Target="http://www.sqlite.org/mostdeployed.html" TargetMode="External"/><Relationship Id="rId68" Type="http://schemas.openxmlformats.org/officeDocument/2006/relationships/image" Target="media/image5.jpeg"/><Relationship Id="rId84" Type="http://schemas.openxmlformats.org/officeDocument/2006/relationships/image" Target="media/image15.png"/><Relationship Id="rId89" Type="http://schemas.openxmlformats.org/officeDocument/2006/relationships/hyperlink" Target="http://developer.android.com/sdk/index.html" TargetMode="External"/><Relationship Id="rId112" Type="http://schemas.openxmlformats.org/officeDocument/2006/relationships/image" Target="media/image32.png"/><Relationship Id="rId16" Type="http://schemas.openxmlformats.org/officeDocument/2006/relationships/hyperlink" Target="http://rfobasic.com" TargetMode="External"/><Relationship Id="rId107" Type="http://schemas.openxmlformats.org/officeDocument/2006/relationships/image" Target="media/image27.png"/><Relationship Id="rId11" Type="http://schemas.openxmlformats.org/officeDocument/2006/relationships/hyperlink" Target="https://github.com/RFO-BASIC/De-Re-Basic/issues" TargetMode="External"/><Relationship Id="rId32" Type="http://schemas.openxmlformats.org/officeDocument/2006/relationships/hyperlink" Target="file:///C:\sdcard\" TargetMode="External"/><Relationship Id="rId37" Type="http://schemas.openxmlformats.org/officeDocument/2006/relationships/hyperlink" Target="ftp://ftp.put" TargetMode="External"/><Relationship Id="rId53" Type="http://schemas.openxmlformats.org/officeDocument/2006/relationships/hyperlink" Target="http://developer.android.com/reference/android/os/PowerManager.html" TargetMode="External"/><Relationship Id="rId58" Type="http://schemas.openxmlformats.org/officeDocument/2006/relationships/image" Target="media/image4.jpeg"/><Relationship Id="rId74" Type="http://schemas.openxmlformats.org/officeDocument/2006/relationships/image" Target="media/image11.png"/><Relationship Id="rId79" Type="http://schemas.openxmlformats.org/officeDocument/2006/relationships/hyperlink" Target="http://developer.android.com/reference/android/hardware/SensorEvent.html" TargetMode="External"/><Relationship Id="rId102"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eclipse.org/downloads/" TargetMode="External"/><Relationship Id="rId95" Type="http://schemas.openxmlformats.org/officeDocument/2006/relationships/hyperlink" Target="https://github.com/RFO-BASIC/Basic" TargetMode="External"/><Relationship Id="rId22" Type="http://schemas.openxmlformats.org/officeDocument/2006/relationships/hyperlink" Target="https://github.com/RFO-BASIC" TargetMode="External"/><Relationship Id="rId27" Type="http://schemas.openxmlformats.org/officeDocument/2006/relationships/hyperlink" Target="http://www.ietf.org/rfc/rfc3548.txt" TargetMode="External"/><Relationship Id="rId43" Type="http://schemas.openxmlformats.org/officeDocument/2006/relationships/hyperlink" Target="ftp://ftp.rmdir" TargetMode="External"/><Relationship Id="rId48" Type="http://schemas.openxmlformats.org/officeDocument/2006/relationships/hyperlink" Target="http://developer.android.com/reference/android/os/PowerManager.html" TargetMode="External"/><Relationship Id="rId64" Type="http://schemas.openxmlformats.org/officeDocument/2006/relationships/hyperlink" Target="http://www.sqlite.org/" TargetMode="External"/><Relationship Id="rId69" Type="http://schemas.openxmlformats.org/officeDocument/2006/relationships/image" Target="media/image6.png"/><Relationship Id="rId113" Type="http://schemas.openxmlformats.org/officeDocument/2006/relationships/image" Target="media/image33.png"/><Relationship Id="rId118" Type="http://schemas.openxmlformats.org/officeDocument/2006/relationships/theme" Target="theme/theme1.xml"/><Relationship Id="rId80" Type="http://schemas.openxmlformats.org/officeDocument/2006/relationships/hyperlink" Target="http://developer.android.com/reference/android/hardware/SensorEvent.html" TargetMode="External"/><Relationship Id="rId85" Type="http://schemas.openxmlformats.org/officeDocument/2006/relationships/image" Target="media/image16.png"/><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33" Type="http://schemas.openxmlformats.org/officeDocument/2006/relationships/hyperlink" Target="http://icanhazip.com" TargetMode="External"/><Relationship Id="rId38" Type="http://schemas.openxmlformats.org/officeDocument/2006/relationships/hyperlink" Target="ftp://ftp.get" TargetMode="External"/><Relationship Id="rId59" Type="http://schemas.openxmlformats.org/officeDocument/2006/relationships/hyperlink" Target="http://www.sqlite.org/selfcontained.html" TargetMode="External"/><Relationship Id="rId103" Type="http://schemas.openxmlformats.org/officeDocument/2006/relationships/image" Target="media/image24.png"/><Relationship Id="rId108" Type="http://schemas.openxmlformats.org/officeDocument/2006/relationships/image" Target="media/image28.png"/><Relationship Id="rId54" Type="http://schemas.openxmlformats.org/officeDocument/2006/relationships/hyperlink" Target="http://developer.android.com/reference/android/net/wifi/WifiManager.html"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hyperlink" Target="https://eclipse.org/kepler/"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rfo-basic.com/PrivacyPolicy.html" TargetMode="External"/><Relationship Id="rId28" Type="http://schemas.openxmlformats.org/officeDocument/2006/relationships/hyperlink" Target="http://www.w3.org/TR/html4/interact/forms.html" TargetMode="External"/><Relationship Id="rId49" Type="http://schemas.openxmlformats.org/officeDocument/2006/relationships/hyperlink" Target="http://developer.android.com/reference/android/os/PowerManager.html" TargetMode="External"/><Relationship Id="rId114" Type="http://schemas.openxmlformats.org/officeDocument/2006/relationships/image" Target="media/image34.png"/><Relationship Id="rId10" Type="http://schemas.openxmlformats.org/officeDocument/2006/relationships/hyperlink" Target="http://rfobasic.freeforums.org/shared-basic-programs-f6.html" TargetMode="External"/><Relationship Id="rId31" Type="http://schemas.openxmlformats.org/officeDocument/2006/relationships/hyperlink" Target="http://developer.android.com/reference/java/util/Formatter.html" TargetMode="External"/><Relationship Id="rId44" Type="http://schemas.openxmlformats.org/officeDocument/2006/relationships/hyperlink" Target="ftp://ftp.mkdir" TargetMode="External"/><Relationship Id="rId52" Type="http://schemas.openxmlformats.org/officeDocument/2006/relationships/hyperlink" Target="http://developer.android.com/reference/android/os/PowerManager.html" TargetMode="External"/><Relationship Id="rId60" Type="http://schemas.openxmlformats.org/officeDocument/2006/relationships/hyperlink" Target="http://www.sqlite.org/serverless.html" TargetMode="External"/><Relationship Id="rId65" Type="http://schemas.openxmlformats.org/officeDocument/2006/relationships/hyperlink" Target="http://www.sqlite.org/" TargetMode="External"/><Relationship Id="rId73" Type="http://schemas.openxmlformats.org/officeDocument/2006/relationships/image" Target="media/image10.png"/><Relationship Id="rId78" Type="http://schemas.openxmlformats.org/officeDocument/2006/relationships/hyperlink" Target="http://developer.android.com/reference/android/hardware/SensorEvent.html" TargetMode="External"/><Relationship Id="rId81" Type="http://schemas.openxmlformats.org/officeDocument/2006/relationships/footer" Target="footer1.xml"/><Relationship Id="rId86" Type="http://schemas.openxmlformats.org/officeDocument/2006/relationships/image" Target="media/image17.png"/><Relationship Id="rId94" Type="http://schemas.openxmlformats.org/officeDocument/2006/relationships/hyperlink" Target="http://rfobasic.freeforums.org" TargetMode="External"/><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rfo-basic.com/manual" TargetMode="External"/><Relationship Id="rId18" Type="http://schemas.openxmlformats.org/officeDocument/2006/relationships/hyperlink" Target="http://rfo-basic.com" TargetMode="External"/><Relationship Id="rId39" Type="http://schemas.openxmlformats.org/officeDocument/2006/relationships/hyperlink" Target="ftp://ftp.dir" TargetMode="External"/><Relationship Id="rId109" Type="http://schemas.openxmlformats.org/officeDocument/2006/relationships/image" Target="media/image29.jpeg"/><Relationship Id="rId34" Type="http://schemas.openxmlformats.org/officeDocument/2006/relationships/hyperlink" Target="http://icanhazip.com" TargetMode="External"/><Relationship Id="rId50" Type="http://schemas.openxmlformats.org/officeDocument/2006/relationships/hyperlink" Target="http://developer.android.com/reference/android/os/PowerManager.html" TargetMode="External"/><Relationship Id="rId55" Type="http://schemas.openxmlformats.org/officeDocument/2006/relationships/hyperlink" Target="http://developer.android.com/reference/android/net/wifi/WifiManager.html" TargetMode="External"/><Relationship Id="rId76" Type="http://schemas.openxmlformats.org/officeDocument/2006/relationships/image" Target="media/image13.png"/><Relationship Id="rId97" Type="http://schemas.openxmlformats.org/officeDocument/2006/relationships/image" Target="media/image19.png"/><Relationship Id="rId10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eclipse.org/juno/" TargetMode="External"/><Relationship Id="rId2" Type="http://schemas.openxmlformats.org/officeDocument/2006/relationships/numbering" Target="numbering.xml"/><Relationship Id="rId29" Type="http://schemas.openxmlformats.org/officeDocument/2006/relationships/hyperlink" Target="http://www.ietf.org/rfc/rfc2045.txt" TargetMode="External"/><Relationship Id="rId24" Type="http://schemas.openxmlformats.org/officeDocument/2006/relationships/image" Target="media/image2.jpeg"/><Relationship Id="rId40" Type="http://schemas.openxmlformats.org/officeDocument/2006/relationships/hyperlink" Target="ftp://ftp.cd" TargetMode="External"/><Relationship Id="rId45" Type="http://schemas.openxmlformats.org/officeDocument/2006/relationships/hyperlink" Target="http://farwestab.wordpress.com/2011/02/05/some-tips-on-android-and-bluetooth/" TargetMode="External"/><Relationship Id="rId66" Type="http://schemas.openxmlformats.org/officeDocument/2006/relationships/hyperlink" Target="http://www.w3schools.com/sql/default.asp" TargetMode="External"/><Relationship Id="rId87" Type="http://schemas.openxmlformats.org/officeDocument/2006/relationships/hyperlink" Target="http://rfobasic.freeforums.org/rfo-basic-app-builder-f20.html" TargetMode="External"/><Relationship Id="rId110" Type="http://schemas.openxmlformats.org/officeDocument/2006/relationships/image" Target="media/image30.jpeg"/><Relationship Id="rId115" Type="http://schemas.openxmlformats.org/officeDocument/2006/relationships/image" Target="media/image35.png"/><Relationship Id="rId61" Type="http://schemas.openxmlformats.org/officeDocument/2006/relationships/hyperlink" Target="http://www.sqlite.org/zeroconf.html" TargetMode="External"/><Relationship Id="rId82" Type="http://schemas.openxmlformats.org/officeDocument/2006/relationships/footer" Target="footer2.xml"/><Relationship Id="rId19" Type="http://schemas.openxmlformats.org/officeDocument/2006/relationships/hyperlink" Target="http://rfobasic.freeforums.org" TargetMode="External"/><Relationship Id="rId14" Type="http://schemas.openxmlformats.org/officeDocument/2006/relationships/hyperlink" Target="https://github.com/RFO-BASIC/De-Re-Basic" TargetMode="External"/><Relationship Id="rId30" Type="http://schemas.openxmlformats.org/officeDocument/2006/relationships/hyperlink" Target="http://www.ietf.org/rfc/rfc3548.txt" TargetMode="External"/><Relationship Id="rId35" Type="http://schemas.openxmlformats.org/officeDocument/2006/relationships/hyperlink" Target="ftp://ftp.open" TargetMode="External"/><Relationship Id="rId56" Type="http://schemas.openxmlformats.org/officeDocument/2006/relationships/hyperlink" Target="http://developer.android.com/reference/android/net/wifi/WifiManager.html" TargetMode="External"/><Relationship Id="rId77" Type="http://schemas.openxmlformats.org/officeDocument/2006/relationships/hyperlink" Target="https://developer.android.com/guide/appendix/media-formats.html" TargetMode="External"/><Relationship Id="rId100" Type="http://schemas.openxmlformats.org/officeDocument/2006/relationships/image" Target="media/image21.png"/><Relationship Id="rId105" Type="http://schemas.openxmlformats.org/officeDocument/2006/relationships/hyperlink" Target="http://developer.android.com/tools/publishing/app-signing.html" TargetMode="External"/><Relationship Id="rId8" Type="http://schemas.openxmlformats.org/officeDocument/2006/relationships/image" Target="media/image1.jpeg"/><Relationship Id="rId51" Type="http://schemas.openxmlformats.org/officeDocument/2006/relationships/hyperlink" Target="http://developer.android.com/reference/android/os/PowerManager.html" TargetMode="External"/><Relationship Id="rId72" Type="http://schemas.openxmlformats.org/officeDocument/2006/relationships/image" Target="media/image9.png"/><Relationship Id="rId93" Type="http://schemas.openxmlformats.org/officeDocument/2006/relationships/hyperlink" Target="http://developer.android.com/sdk/installing/installing-adt.html" TargetMode="External"/><Relationship Id="rId98" Type="http://schemas.openxmlformats.org/officeDocument/2006/relationships/hyperlink" Target="http://laughton.com/basic/versions/index.html" TargetMode="External"/><Relationship Id="rId3" Type="http://schemas.openxmlformats.org/officeDocument/2006/relationships/styles" Target="styles.xml"/><Relationship Id="rId25" Type="http://schemas.openxmlformats.org/officeDocument/2006/relationships/hyperlink" Target="http://www.w3.org/TR/html4/interact/forms.html" TargetMode="External"/><Relationship Id="rId46" Type="http://schemas.openxmlformats.org/officeDocument/2006/relationships/hyperlink" Target="http://developer.android.com/reference/java/util/regex/Pattern.html" TargetMode="External"/><Relationship Id="rId67" Type="http://schemas.openxmlformats.org/officeDocument/2006/relationships/hyperlink" Target="http://www.sqlite.org/lang_expr.html" TargetMode="External"/><Relationship Id="rId116" Type="http://schemas.openxmlformats.org/officeDocument/2006/relationships/fontTable" Target="fontTable.xml"/><Relationship Id="rId20" Type="http://schemas.openxmlformats.org/officeDocument/2006/relationships/hyperlink" Target="http://laughton.com/basic/programs" TargetMode="External"/><Relationship Id="rId41" Type="http://schemas.openxmlformats.org/officeDocument/2006/relationships/hyperlink" Target="ftp://ftp.rename" TargetMode="External"/><Relationship Id="rId62" Type="http://schemas.openxmlformats.org/officeDocument/2006/relationships/hyperlink" Target="http://www.sqlite.org/transactional.html" TargetMode="External"/><Relationship Id="rId83" Type="http://schemas.openxmlformats.org/officeDocument/2006/relationships/image" Target="media/image14.png"/><Relationship Id="rId88" Type="http://schemas.openxmlformats.org/officeDocument/2006/relationships/hyperlink" Target="http://laughton.com/basic/license.html" TargetMode="External"/><Relationship Id="rId111" Type="http://schemas.openxmlformats.org/officeDocument/2006/relationships/image" Target="media/image31.png"/><Relationship Id="rId15" Type="http://schemas.openxmlformats.org/officeDocument/2006/relationships/hyperlink" Target="http://rfobasic.freeforums.org" TargetMode="External"/><Relationship Id="rId36" Type="http://schemas.openxmlformats.org/officeDocument/2006/relationships/hyperlink" Target="ftp://ftp.laughton.com" TargetMode="External"/><Relationship Id="rId57" Type="http://schemas.openxmlformats.org/officeDocument/2006/relationships/image" Target="media/image3.png"/><Relationship Id="rId10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90358-098B-4ABC-B60A-D8EAB7E48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89849</TotalTime>
  <Pages>1</Pages>
  <Words>84475</Words>
  <Characters>481511</Characters>
  <Application>Microsoft Office Word</Application>
  <DocSecurity>0</DocSecurity>
  <Lines>4012</Lines>
  <Paragraphs>1129</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263</cp:revision>
  <cp:lastPrinted>2017-03-14T04:55:00Z</cp:lastPrinted>
  <dcterms:created xsi:type="dcterms:W3CDTF">2012-08-24T05:42:00Z</dcterms:created>
  <dcterms:modified xsi:type="dcterms:W3CDTF">2019-04-05T12:50:00Z</dcterms:modified>
</cp:coreProperties>
</file>